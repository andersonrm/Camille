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DD8A" w14:textId="12C3FD9C" w:rsidR="00E41716" w:rsidRDefault="00DC6485">
      <w:pPr>
        <w:rPr>
          <w:rFonts w:ascii="Times New Roman" w:hAnsi="Times New Roman" w:cs="Times New Roman"/>
          <w:sz w:val="24"/>
          <w:szCs w:val="24"/>
        </w:rPr>
      </w:pPr>
      <w:r w:rsidRPr="009D4378">
        <w:rPr>
          <w:rFonts w:ascii="Times New Roman" w:hAnsi="Times New Roman" w:cs="Times New Roman"/>
          <w:sz w:val="24"/>
          <w:szCs w:val="24"/>
        </w:rPr>
        <w:t>FIG 1 – (Finalizing 300 dpi image of map cites</w:t>
      </w:r>
      <w:r w:rsidR="006C633F">
        <w:rPr>
          <w:rFonts w:ascii="Times New Roman" w:hAnsi="Times New Roman" w:cs="Times New Roman"/>
          <w:sz w:val="24"/>
          <w:szCs w:val="24"/>
        </w:rPr>
        <w:t xml:space="preserve"> w/ Ping</w:t>
      </w:r>
      <w:r w:rsidR="00E41716">
        <w:rPr>
          <w:rFonts w:ascii="Times New Roman" w:hAnsi="Times New Roman" w:cs="Times New Roman"/>
          <w:sz w:val="24"/>
          <w:szCs w:val="24"/>
        </w:rPr>
        <w:t xml:space="preserve">, will look </w:t>
      </w:r>
      <w:proofErr w:type="gramStart"/>
      <w:r w:rsidR="00E41716">
        <w:rPr>
          <w:rFonts w:ascii="Times New Roman" w:hAnsi="Times New Roman" w:cs="Times New Roman"/>
          <w:sz w:val="24"/>
          <w:szCs w:val="24"/>
        </w:rPr>
        <w:t>similar to</w:t>
      </w:r>
      <w:proofErr w:type="gramEnd"/>
      <w:r w:rsidR="00E41716">
        <w:rPr>
          <w:rFonts w:ascii="Times New Roman" w:hAnsi="Times New Roman" w:cs="Times New Roman"/>
          <w:sz w:val="24"/>
          <w:szCs w:val="24"/>
        </w:rPr>
        <w:t xml:space="preserve"> this but better</w:t>
      </w:r>
      <w:r w:rsidRPr="009D4378">
        <w:rPr>
          <w:rFonts w:ascii="Times New Roman" w:hAnsi="Times New Roman" w:cs="Times New Roman"/>
          <w:sz w:val="24"/>
          <w:szCs w:val="24"/>
        </w:rPr>
        <w:t>)</w:t>
      </w:r>
    </w:p>
    <w:p w14:paraId="5202936A" w14:textId="33AFFA8D" w:rsidR="006C633F" w:rsidRDefault="00E4171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2BD29C" wp14:editId="3A7D64C9">
            <wp:extent cx="2298700" cy="2161465"/>
            <wp:effectExtent l="0" t="0" r="6350" b="0"/>
            <wp:docPr id="139626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8302" name="Picture 13962683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04225" cy="2166660"/>
                    </a:xfrm>
                    <a:prstGeom prst="rect">
                      <a:avLst/>
                    </a:prstGeom>
                  </pic:spPr>
                </pic:pic>
              </a:graphicData>
            </a:graphic>
          </wp:inline>
        </w:drawing>
      </w:r>
      <w:r w:rsidR="00DC6485" w:rsidRPr="009D4378">
        <w:rPr>
          <w:rFonts w:ascii="Times New Roman" w:hAnsi="Times New Roman" w:cs="Times New Roman"/>
          <w:sz w:val="24"/>
          <w:szCs w:val="24"/>
        </w:rPr>
        <w:t xml:space="preserve"> </w:t>
      </w:r>
    </w:p>
    <w:p w14:paraId="3272F241" w14:textId="0E619E4C" w:rsidR="00DC6485" w:rsidRDefault="00DC6485">
      <w:pPr>
        <w:rPr>
          <w:rFonts w:ascii="Times New Roman" w:hAnsi="Times New Roman" w:cs="Times New Roman"/>
          <w:sz w:val="24"/>
          <w:szCs w:val="24"/>
        </w:rPr>
      </w:pPr>
      <w:r w:rsidRPr="009D4378">
        <w:rPr>
          <w:rFonts w:ascii="Times New Roman" w:hAnsi="Times New Roman" w:cs="Times New Roman"/>
          <w:b/>
          <w:bCs/>
          <w:sz w:val="24"/>
          <w:szCs w:val="24"/>
        </w:rPr>
        <w:t>Figure 1. Map</w:t>
      </w:r>
      <w:r w:rsidR="009D4378" w:rsidRPr="009D4378">
        <w:rPr>
          <w:rFonts w:ascii="Times New Roman" w:hAnsi="Times New Roman" w:cs="Times New Roman"/>
          <w:sz w:val="24"/>
          <w:szCs w:val="24"/>
        </w:rPr>
        <w:t>. Collection</w:t>
      </w:r>
      <w:r w:rsidRPr="009D4378">
        <w:rPr>
          <w:rFonts w:ascii="Times New Roman" w:hAnsi="Times New Roman" w:cs="Times New Roman"/>
          <w:sz w:val="24"/>
          <w:szCs w:val="24"/>
        </w:rPr>
        <w:t xml:space="preserve"> sites </w:t>
      </w:r>
      <w:r w:rsidR="009D4378" w:rsidRPr="009D4378">
        <w:rPr>
          <w:rFonts w:ascii="Times New Roman" w:hAnsi="Times New Roman" w:cs="Times New Roman"/>
          <w:sz w:val="24"/>
          <w:szCs w:val="24"/>
        </w:rPr>
        <w:t>for</w:t>
      </w:r>
      <w:r w:rsidRPr="009D4378">
        <w:rPr>
          <w:rFonts w:ascii="Times New Roman" w:hAnsi="Times New Roman" w:cs="Times New Roman"/>
          <w:sz w:val="24"/>
          <w:szCs w:val="24"/>
        </w:rPr>
        <w:t xml:space="preserve"> </w:t>
      </w:r>
      <w:r w:rsidRPr="009D4378">
        <w:rPr>
          <w:rFonts w:ascii="Times New Roman" w:hAnsi="Times New Roman" w:cs="Times New Roman"/>
          <w:i/>
          <w:iCs/>
          <w:sz w:val="24"/>
          <w:szCs w:val="24"/>
        </w:rPr>
        <w:t>N. tenellus</w:t>
      </w:r>
      <w:r w:rsidRPr="009D4378">
        <w:rPr>
          <w:rFonts w:ascii="Times New Roman" w:hAnsi="Times New Roman" w:cs="Times New Roman"/>
          <w:sz w:val="24"/>
          <w:szCs w:val="24"/>
        </w:rPr>
        <w:t xml:space="preserve"> </w:t>
      </w:r>
      <w:r w:rsidR="009D4378" w:rsidRPr="009D4378">
        <w:rPr>
          <w:rFonts w:ascii="Times New Roman" w:hAnsi="Times New Roman" w:cs="Times New Roman"/>
          <w:sz w:val="24"/>
          <w:szCs w:val="24"/>
        </w:rPr>
        <w:t>by</w:t>
      </w:r>
      <w:r w:rsidRPr="009D4378">
        <w:rPr>
          <w:rFonts w:ascii="Times New Roman" w:hAnsi="Times New Roman" w:cs="Times New Roman"/>
          <w:sz w:val="24"/>
          <w:szCs w:val="24"/>
        </w:rPr>
        <w:t xml:space="preserve"> year.</w:t>
      </w:r>
    </w:p>
    <w:p w14:paraId="374269F0" w14:textId="77777777" w:rsidR="00E41716" w:rsidRDefault="00E41716">
      <w:pPr>
        <w:rPr>
          <w:rFonts w:ascii="Times New Roman" w:hAnsi="Times New Roman" w:cs="Times New Roman"/>
          <w:sz w:val="24"/>
          <w:szCs w:val="24"/>
        </w:rPr>
      </w:pPr>
    </w:p>
    <w:p w14:paraId="0AC46127" w14:textId="77777777" w:rsidR="00E41716" w:rsidRDefault="00E41716">
      <w:pPr>
        <w:rPr>
          <w:rFonts w:ascii="Times New Roman" w:hAnsi="Times New Roman" w:cs="Times New Roman"/>
          <w:sz w:val="24"/>
          <w:szCs w:val="24"/>
        </w:rPr>
      </w:pPr>
    </w:p>
    <w:p w14:paraId="4FCEEEA6" w14:textId="77777777" w:rsidR="00E41716" w:rsidRDefault="00E41716">
      <w:pPr>
        <w:rPr>
          <w:rFonts w:ascii="Times New Roman" w:hAnsi="Times New Roman" w:cs="Times New Roman"/>
          <w:sz w:val="24"/>
          <w:szCs w:val="24"/>
        </w:rPr>
      </w:pPr>
    </w:p>
    <w:p w14:paraId="15F5E60F" w14:textId="77777777" w:rsidR="00E41716" w:rsidRPr="009D4378" w:rsidRDefault="00E41716">
      <w:pPr>
        <w:rPr>
          <w:rFonts w:ascii="Times New Roman" w:hAnsi="Times New Roman" w:cs="Times New Roman"/>
          <w:sz w:val="24"/>
          <w:szCs w:val="24"/>
        </w:rPr>
      </w:pPr>
    </w:p>
    <w:p w14:paraId="73BBE14E" w14:textId="400B2870" w:rsidR="00DC6485" w:rsidRPr="009D4378" w:rsidRDefault="00DC6485">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FIG 2 - </w:t>
      </w:r>
      <w:r w:rsidRPr="009D4378">
        <w:rPr>
          <w:rFonts w:ascii="Times New Roman" w:hAnsi="Times New Roman" w:cs="Times New Roman"/>
          <w:noProof/>
          <w:sz w:val="24"/>
          <w:szCs w:val="24"/>
        </w:rPr>
        <w:drawing>
          <wp:inline distT="0" distB="0" distL="0" distR="0" wp14:anchorId="576F69E1" wp14:editId="3CFFE544">
            <wp:extent cx="5943600" cy="4160520"/>
            <wp:effectExtent l="0" t="0" r="0" b="0"/>
            <wp:docPr id="209418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8865" name="Picture 20941888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1677757" w14:textId="12D96A51" w:rsidR="00DC6485" w:rsidRDefault="00DC6485" w:rsidP="00DC6485">
      <w:pPr>
        <w:rPr>
          <w:rFonts w:ascii="Times New Roman" w:hAnsi="Times New Roman" w:cs="Times New Roman"/>
          <w:sz w:val="24"/>
          <w:szCs w:val="24"/>
        </w:rPr>
      </w:pPr>
      <w:r w:rsidRPr="009D4378">
        <w:rPr>
          <w:rFonts w:ascii="Times New Roman" w:hAnsi="Times New Roman" w:cs="Times New Roman"/>
          <w:b/>
          <w:bCs/>
          <w:sz w:val="24"/>
          <w:szCs w:val="24"/>
        </w:rPr>
        <w:t xml:space="preserve">Figure 2. </w:t>
      </w:r>
      <w:proofErr w:type="spellStart"/>
      <w:r w:rsidRPr="009D4378">
        <w:rPr>
          <w:rFonts w:ascii="Times New Roman" w:hAnsi="Times New Roman" w:cs="Times New Roman"/>
          <w:b/>
          <w:bCs/>
          <w:i/>
          <w:iCs/>
          <w:sz w:val="24"/>
          <w:szCs w:val="24"/>
        </w:rPr>
        <w:t>Neoaliturus</w:t>
      </w:r>
      <w:proofErr w:type="spellEnd"/>
      <w:r w:rsidRPr="009D4378">
        <w:rPr>
          <w:rFonts w:ascii="Times New Roman" w:hAnsi="Times New Roman" w:cs="Times New Roman"/>
          <w:b/>
          <w:bCs/>
          <w:i/>
          <w:iCs/>
          <w:sz w:val="24"/>
          <w:szCs w:val="24"/>
        </w:rPr>
        <w:t xml:space="preserve"> tenellus</w:t>
      </w:r>
      <w:r w:rsidRPr="009D4378">
        <w:rPr>
          <w:rFonts w:ascii="Times New Roman" w:hAnsi="Times New Roman" w:cs="Times New Roman"/>
          <w:b/>
          <w:bCs/>
          <w:sz w:val="24"/>
          <w:szCs w:val="24"/>
        </w:rPr>
        <w:t xml:space="preserve"> Gut Content Analysis</w:t>
      </w:r>
      <w:r w:rsidRPr="009D4378">
        <w:rPr>
          <w:rFonts w:ascii="Times New Roman" w:hAnsi="Times New Roman" w:cs="Times New Roman"/>
          <w:sz w:val="24"/>
          <w:szCs w:val="24"/>
        </w:rPr>
        <w:t xml:space="preserve">. Counts of plant genera in individual </w:t>
      </w:r>
      <w:r w:rsidRPr="009D4378">
        <w:rPr>
          <w:rFonts w:ascii="Times New Roman" w:hAnsi="Times New Roman" w:cs="Times New Roman"/>
          <w:i/>
          <w:iCs/>
          <w:sz w:val="24"/>
          <w:szCs w:val="24"/>
        </w:rPr>
        <w:t>N. tenellus</w:t>
      </w:r>
      <w:r w:rsidRPr="009D4378">
        <w:rPr>
          <w:rFonts w:ascii="Times New Roman" w:hAnsi="Times New Roman" w:cs="Times New Roman"/>
          <w:sz w:val="24"/>
          <w:szCs w:val="24"/>
        </w:rPr>
        <w:t xml:space="preserve"> gut contents, categorized into three groups: non-crops (or weeds), crops, and trees. The x-axis represents the count of leafhoppers in which each plant type was detected, while the y-axis lists the plant genera identified. </w:t>
      </w:r>
      <w:ins w:id="0" w:author="Anderson, Riley Morgan" w:date="2026-01-14T12:19:00Z" w16du:dateUtc="2026-01-14T17:19:00Z">
        <w:r w:rsidR="007A13F3">
          <w:rPr>
            <w:rFonts w:ascii="Times New Roman" w:hAnsi="Times New Roman" w:cs="Times New Roman"/>
            <w:sz w:val="24"/>
            <w:szCs w:val="24"/>
          </w:rPr>
          <w:t>The lower panel shows the distribution of infection status</w:t>
        </w:r>
      </w:ins>
      <w:ins w:id="1" w:author="Anderson, Riley Morgan" w:date="2026-01-14T12:20:00Z" w16du:dateUtc="2026-01-14T17:20:00Z">
        <w:r w:rsidR="007A13F3">
          <w:rPr>
            <w:rFonts w:ascii="Times New Roman" w:hAnsi="Times New Roman" w:cs="Times New Roman"/>
            <w:sz w:val="24"/>
            <w:szCs w:val="24"/>
          </w:rPr>
          <w:t xml:space="preserve"> across the three plant groups. </w:t>
        </w:r>
      </w:ins>
      <w:del w:id="2" w:author="Anderson, Riley Morgan" w:date="2026-01-14T12:20:00Z" w16du:dateUtc="2026-01-14T17:20:00Z">
        <w:r w:rsidRPr="009D4378" w:rsidDel="007A13F3">
          <w:rPr>
            <w:rFonts w:ascii="Times New Roman" w:hAnsi="Times New Roman" w:cs="Times New Roman"/>
            <w:sz w:val="24"/>
            <w:szCs w:val="24"/>
          </w:rPr>
          <w:delText>The legend indicates infection status, w</w:delText>
        </w:r>
      </w:del>
      <w:del w:id="3" w:author="Anderson, Riley Morgan" w:date="2026-01-14T12:21:00Z" w16du:dateUtc="2026-01-14T17:21:00Z">
        <w:r w:rsidRPr="009D4378" w:rsidDel="007A13F3">
          <w:rPr>
            <w:rFonts w:ascii="Times New Roman" w:hAnsi="Times New Roman" w:cs="Times New Roman"/>
            <w:sz w:val="24"/>
            <w:szCs w:val="24"/>
          </w:rPr>
          <w:delText>ith c</w:delText>
        </w:r>
      </w:del>
      <w:ins w:id="4" w:author="Anderson, Riley Morgan" w:date="2026-01-14T12:21:00Z" w16du:dateUtc="2026-01-14T17:21:00Z">
        <w:r w:rsidR="007A13F3">
          <w:rPr>
            <w:rFonts w:ascii="Times New Roman" w:hAnsi="Times New Roman" w:cs="Times New Roman"/>
            <w:sz w:val="24"/>
            <w:szCs w:val="24"/>
          </w:rPr>
          <w:t>C</w:t>
        </w:r>
      </w:ins>
      <w:r w:rsidRPr="009D4378">
        <w:rPr>
          <w:rFonts w:ascii="Times New Roman" w:hAnsi="Times New Roman" w:cs="Times New Roman"/>
          <w:sz w:val="24"/>
          <w:szCs w:val="24"/>
        </w:rPr>
        <w:t xml:space="preserve">o-infection </w:t>
      </w:r>
      <w:del w:id="5" w:author="Anderson, Riley Morgan" w:date="2026-01-14T12:21:00Z" w16du:dateUtc="2026-01-14T17:21:00Z">
        <w:r w:rsidRPr="009D4378" w:rsidDel="007A13F3">
          <w:rPr>
            <w:rFonts w:ascii="Times New Roman" w:hAnsi="Times New Roman" w:cs="Times New Roman"/>
            <w:sz w:val="24"/>
            <w:szCs w:val="24"/>
          </w:rPr>
          <w:delText xml:space="preserve">referring </w:delText>
        </w:r>
      </w:del>
      <w:ins w:id="6" w:author="Anderson, Riley Morgan" w:date="2026-01-14T12:21:00Z" w16du:dateUtc="2026-01-14T17:21:00Z">
        <w:r w:rsidR="007A13F3" w:rsidRPr="009D4378">
          <w:rPr>
            <w:rFonts w:ascii="Times New Roman" w:hAnsi="Times New Roman" w:cs="Times New Roman"/>
            <w:sz w:val="24"/>
            <w:szCs w:val="24"/>
          </w:rPr>
          <w:t>refer</w:t>
        </w:r>
        <w:r w:rsidR="007A13F3">
          <w:rPr>
            <w:rFonts w:ascii="Times New Roman" w:hAnsi="Times New Roman" w:cs="Times New Roman"/>
            <w:sz w:val="24"/>
            <w:szCs w:val="24"/>
          </w:rPr>
          <w:t>s</w:t>
        </w:r>
        <w:r w:rsidR="007A13F3" w:rsidRPr="009D4378">
          <w:rPr>
            <w:rFonts w:ascii="Times New Roman" w:hAnsi="Times New Roman" w:cs="Times New Roman"/>
            <w:sz w:val="24"/>
            <w:szCs w:val="24"/>
          </w:rPr>
          <w:t xml:space="preserve"> </w:t>
        </w:r>
      </w:ins>
      <w:r w:rsidRPr="009D4378">
        <w:rPr>
          <w:rFonts w:ascii="Times New Roman" w:hAnsi="Times New Roman" w:cs="Times New Roman"/>
          <w:sz w:val="24"/>
          <w:szCs w:val="24"/>
        </w:rPr>
        <w:t>to the presence of both ‘</w:t>
      </w:r>
      <w:r w:rsidRPr="009D4378">
        <w:rPr>
          <w:rFonts w:ascii="Times New Roman" w:hAnsi="Times New Roman" w:cs="Times New Roman"/>
          <w:i/>
          <w:iCs/>
          <w:sz w:val="24"/>
          <w:szCs w:val="24"/>
        </w:rPr>
        <w:t>Candidatus</w:t>
      </w:r>
      <w:r w:rsidRPr="009D4378">
        <w:rPr>
          <w:rFonts w:ascii="Times New Roman" w:hAnsi="Times New Roman" w:cs="Times New Roman"/>
          <w:sz w:val="24"/>
          <w:szCs w:val="24"/>
        </w:rPr>
        <w:t xml:space="preserve"> Phytoplasma </w:t>
      </w:r>
      <w:proofErr w:type="spellStart"/>
      <w:r w:rsidRPr="009D4378">
        <w:rPr>
          <w:rFonts w:ascii="Times New Roman" w:hAnsi="Times New Roman" w:cs="Times New Roman"/>
          <w:sz w:val="24"/>
          <w:szCs w:val="24"/>
        </w:rPr>
        <w:t>trifolii</w:t>
      </w:r>
      <w:proofErr w:type="spellEnd"/>
      <w:r w:rsidRPr="009D4378">
        <w:rPr>
          <w:rFonts w:ascii="Times New Roman" w:hAnsi="Times New Roman" w:cs="Times New Roman"/>
          <w:sz w:val="24"/>
          <w:szCs w:val="24"/>
        </w:rPr>
        <w:t>’ (CPt) and beet curly top virus (BCTV).</w:t>
      </w:r>
    </w:p>
    <w:p w14:paraId="79460112" w14:textId="77777777" w:rsidR="00E41716" w:rsidRDefault="00E41716" w:rsidP="00DC6485">
      <w:pPr>
        <w:rPr>
          <w:rFonts w:ascii="Times New Roman" w:hAnsi="Times New Roman" w:cs="Times New Roman"/>
          <w:sz w:val="24"/>
          <w:szCs w:val="24"/>
        </w:rPr>
      </w:pPr>
    </w:p>
    <w:p w14:paraId="67B537F2" w14:textId="77777777" w:rsidR="00E41716" w:rsidRPr="009D4378" w:rsidRDefault="00E41716" w:rsidP="00DC6485">
      <w:pPr>
        <w:rPr>
          <w:rFonts w:ascii="Times New Roman" w:hAnsi="Times New Roman" w:cs="Times New Roman"/>
          <w:sz w:val="24"/>
          <w:szCs w:val="24"/>
        </w:rPr>
      </w:pPr>
    </w:p>
    <w:p w14:paraId="352D71E4" w14:textId="76A1919A" w:rsidR="00DC6485" w:rsidRPr="009D4378" w:rsidRDefault="00DC6485">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FIG 3 - </w:t>
      </w:r>
      <w:r w:rsidRPr="009D4378">
        <w:rPr>
          <w:rFonts w:ascii="Times New Roman" w:hAnsi="Times New Roman" w:cs="Times New Roman"/>
          <w:noProof/>
          <w:sz w:val="24"/>
          <w:szCs w:val="24"/>
        </w:rPr>
        <w:drawing>
          <wp:inline distT="0" distB="0" distL="0" distR="0" wp14:anchorId="2F5BC592" wp14:editId="2075ABB6">
            <wp:extent cx="5943600" cy="2971800"/>
            <wp:effectExtent l="0" t="0" r="0" b="0"/>
            <wp:docPr id="1492175544" name="Picture 2"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75544" name="Picture 2" descr="A diagram of a cel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F1F757A" w14:textId="0894523B" w:rsidR="00DC6485" w:rsidRPr="009D4378" w:rsidRDefault="00DC6485" w:rsidP="00DC6485">
      <w:pPr>
        <w:rPr>
          <w:rFonts w:ascii="Times New Roman" w:hAnsi="Times New Roman" w:cs="Times New Roman"/>
          <w:sz w:val="24"/>
          <w:szCs w:val="24"/>
        </w:rPr>
      </w:pPr>
      <w:r w:rsidRPr="009D4378">
        <w:rPr>
          <w:rFonts w:ascii="Times New Roman" w:hAnsi="Times New Roman" w:cs="Times New Roman"/>
          <w:b/>
          <w:bCs/>
          <w:sz w:val="24"/>
          <w:szCs w:val="24"/>
        </w:rPr>
        <w:t>Figure 3. Canonical Analysis of Principal Coordinates for gut contents</w:t>
      </w:r>
      <w:r w:rsidRPr="009D4378">
        <w:rPr>
          <w:rFonts w:ascii="Times New Roman" w:hAnsi="Times New Roman" w:cs="Times New Roman"/>
          <w:sz w:val="24"/>
          <w:szCs w:val="24"/>
        </w:rPr>
        <w:t>. CAP1 represents</w:t>
      </w:r>
      <w:del w:id="7" w:author="Anderson, Riley Morgan" w:date="2026-01-14T12:21:00Z" w16du:dateUtc="2026-01-14T17:21:00Z">
        <w:r w:rsidRPr="009D4378" w:rsidDel="007A13F3">
          <w:rPr>
            <w:rFonts w:ascii="Times New Roman" w:hAnsi="Times New Roman" w:cs="Times New Roman"/>
            <w:sz w:val="24"/>
            <w:szCs w:val="24"/>
          </w:rPr>
          <w:delText xml:space="preserve"> all</w:delText>
        </w:r>
      </w:del>
      <w:r w:rsidRPr="009D4378">
        <w:rPr>
          <w:rFonts w:ascii="Times New Roman" w:hAnsi="Times New Roman" w:cs="Times New Roman"/>
          <w:sz w:val="24"/>
          <w:szCs w:val="24"/>
        </w:rPr>
        <w:t xml:space="preserve"> variation in gut content plant community composition constrained to show separation by BCTV infection status. MDS1 represents the first major axis of residual (unconstrained) variation in community composition. Points are individual </w:t>
      </w:r>
      <w:r w:rsidRPr="009D4378">
        <w:rPr>
          <w:rFonts w:ascii="Times New Roman" w:hAnsi="Times New Roman" w:cs="Times New Roman"/>
          <w:i/>
          <w:iCs/>
          <w:sz w:val="24"/>
          <w:szCs w:val="24"/>
        </w:rPr>
        <w:t>N. tenellus</w:t>
      </w:r>
      <w:r w:rsidRPr="009D4378">
        <w:rPr>
          <w:rFonts w:ascii="Times New Roman" w:hAnsi="Times New Roman" w:cs="Times New Roman"/>
          <w:sz w:val="24"/>
          <w:szCs w:val="24"/>
        </w:rPr>
        <w:t xml:space="preserve"> gut assays. The direction of species vectors indicates increases in relative abundance across the ordination space, while the length of the vector indicates the strength of correlation between each species and variation in ordination space. Vectors aligned with CAP1 would indicate collinearity with BCTV infection. Vectors orthogonal to CAP1 indicate species whose abundances are primarily independent of BCTV infection. Grey isoclines represent sampling date across the growing season and are generated by a GAMM surface overlay. Numbers on isoclines are the day of year from 1 January.</w:t>
      </w:r>
    </w:p>
    <w:p w14:paraId="03DDE116" w14:textId="77777777" w:rsidR="00DC6485" w:rsidRPr="009D4378" w:rsidRDefault="00DC6485" w:rsidP="00DC6485">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FIG 4 - </w:t>
      </w:r>
      <w:r w:rsidRPr="009D4378">
        <w:rPr>
          <w:rFonts w:ascii="Times New Roman" w:hAnsi="Times New Roman" w:cs="Times New Roman"/>
          <w:noProof/>
          <w:sz w:val="24"/>
          <w:szCs w:val="24"/>
        </w:rPr>
        <w:drawing>
          <wp:inline distT="0" distB="0" distL="0" distR="0" wp14:anchorId="41341558" wp14:editId="01ECE26D">
            <wp:extent cx="3536319" cy="6483335"/>
            <wp:effectExtent l="0" t="0" r="6985" b="0"/>
            <wp:docPr id="1667278364" name="Picture 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8364" name="Picture 3" descr="A graph of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6134" cy="6501329"/>
                    </a:xfrm>
                    <a:prstGeom prst="rect">
                      <a:avLst/>
                    </a:prstGeom>
                  </pic:spPr>
                </pic:pic>
              </a:graphicData>
            </a:graphic>
          </wp:inline>
        </w:drawing>
      </w:r>
    </w:p>
    <w:p w14:paraId="3B61B610" w14:textId="135F0EA5" w:rsidR="00DC6485" w:rsidRPr="009D4378" w:rsidRDefault="00DC6485">
      <w:pPr>
        <w:rPr>
          <w:rFonts w:ascii="Times New Roman" w:hAnsi="Times New Roman" w:cs="Times New Roman"/>
          <w:sz w:val="24"/>
          <w:szCs w:val="24"/>
        </w:rPr>
      </w:pPr>
      <w:r w:rsidRPr="009D4378">
        <w:rPr>
          <w:rFonts w:ascii="Times New Roman" w:hAnsi="Times New Roman" w:cs="Times New Roman"/>
          <w:b/>
          <w:bCs/>
          <w:sz w:val="24"/>
          <w:szCs w:val="24"/>
        </w:rPr>
        <w:t xml:space="preserve">Figure 4. Seasonality of </w:t>
      </w:r>
      <w:r w:rsidRPr="009D4378">
        <w:rPr>
          <w:rFonts w:ascii="Times New Roman" w:hAnsi="Times New Roman" w:cs="Times New Roman"/>
          <w:b/>
          <w:bCs/>
          <w:i/>
          <w:iCs/>
          <w:sz w:val="24"/>
          <w:szCs w:val="24"/>
        </w:rPr>
        <w:t>N</w:t>
      </w:r>
      <w:r w:rsidR="009D4378" w:rsidRPr="009D4378">
        <w:rPr>
          <w:rFonts w:ascii="Times New Roman" w:hAnsi="Times New Roman" w:cs="Times New Roman"/>
          <w:b/>
          <w:bCs/>
          <w:i/>
          <w:iCs/>
          <w:sz w:val="24"/>
          <w:szCs w:val="24"/>
        </w:rPr>
        <w:t>.</w:t>
      </w:r>
      <w:r w:rsidRPr="009D4378">
        <w:rPr>
          <w:rFonts w:ascii="Times New Roman" w:hAnsi="Times New Roman" w:cs="Times New Roman"/>
          <w:b/>
          <w:bCs/>
          <w:i/>
          <w:iCs/>
          <w:sz w:val="24"/>
          <w:szCs w:val="24"/>
        </w:rPr>
        <w:t xml:space="preserve"> tenellus </w:t>
      </w:r>
      <w:r w:rsidRPr="009D4378">
        <w:rPr>
          <w:rFonts w:ascii="Times New Roman" w:hAnsi="Times New Roman" w:cs="Times New Roman"/>
          <w:b/>
          <w:bCs/>
          <w:sz w:val="24"/>
          <w:szCs w:val="24"/>
        </w:rPr>
        <w:t>Gut Content Analysis</w:t>
      </w:r>
      <w:r w:rsidRPr="009D4378">
        <w:rPr>
          <w:rFonts w:ascii="Times New Roman" w:hAnsi="Times New Roman" w:cs="Times New Roman"/>
          <w:sz w:val="24"/>
          <w:szCs w:val="24"/>
        </w:rPr>
        <w:t>. Genus-level seasonal distributions of</w:t>
      </w:r>
      <w:r w:rsidR="009D4378" w:rsidRPr="009D4378">
        <w:rPr>
          <w:rFonts w:ascii="Times New Roman" w:hAnsi="Times New Roman" w:cs="Times New Roman"/>
          <w:sz w:val="24"/>
          <w:szCs w:val="24"/>
        </w:rPr>
        <w:t xml:space="preserve"> </w:t>
      </w:r>
      <w:r w:rsidRPr="009D4378">
        <w:rPr>
          <w:rFonts w:ascii="Times New Roman" w:hAnsi="Times New Roman" w:cs="Times New Roman"/>
          <w:sz w:val="24"/>
          <w:szCs w:val="24"/>
        </w:rPr>
        <w:t xml:space="preserve">plants detected in </w:t>
      </w:r>
      <w:r w:rsidRPr="009D4378">
        <w:rPr>
          <w:rFonts w:ascii="Times New Roman" w:hAnsi="Times New Roman" w:cs="Times New Roman"/>
          <w:i/>
          <w:iCs/>
          <w:sz w:val="24"/>
          <w:szCs w:val="24"/>
        </w:rPr>
        <w:t>N. tenellus</w:t>
      </w:r>
      <w:r w:rsidRPr="009D4378">
        <w:rPr>
          <w:rFonts w:ascii="Times New Roman" w:hAnsi="Times New Roman" w:cs="Times New Roman"/>
          <w:sz w:val="24"/>
          <w:szCs w:val="24"/>
        </w:rPr>
        <w:t xml:space="preserve"> gut contents, grouped into A) non-crops, B) crops, and C) trees. The x-axis represents the collection date of leafhopper samples, while the y-axis lists the plant genera identified.</w:t>
      </w:r>
      <w:r w:rsidR="009D4378" w:rsidRPr="009D4378">
        <w:rPr>
          <w:rFonts w:ascii="Times New Roman" w:hAnsi="Times New Roman" w:cs="Times New Roman"/>
          <w:sz w:val="24"/>
          <w:szCs w:val="24"/>
        </w:rPr>
        <w:t xml:space="preserve"> </w:t>
      </w:r>
      <w:r w:rsidRPr="009D4378">
        <w:rPr>
          <w:rFonts w:ascii="Times New Roman" w:hAnsi="Times New Roman" w:cs="Times New Roman"/>
          <w:sz w:val="24"/>
          <w:szCs w:val="24"/>
        </w:rPr>
        <w:t>The vertical dashed line corresponds to 21 June.</w:t>
      </w:r>
      <w:r w:rsidR="009D4378" w:rsidRPr="009D4378">
        <w:rPr>
          <w:rFonts w:ascii="Times New Roman" w:hAnsi="Times New Roman" w:cs="Times New Roman"/>
          <w:sz w:val="24"/>
          <w:szCs w:val="24"/>
        </w:rPr>
        <w:t xml:space="preserve"> The magnitude of the ridges represent density at each timepoint proportional to the sample size of each genus (numbers to the right of ridges). Genera with small sample sizes will have larger magnitudes and greater uncertainty of the true seasonal distribution.</w:t>
      </w:r>
    </w:p>
    <w:p w14:paraId="3F70493B" w14:textId="168CA3F1" w:rsidR="00DC6485" w:rsidRPr="009D4378" w:rsidRDefault="00DC6485">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SUPPLEMENTAL FIGURE - </w:t>
      </w:r>
      <w:r w:rsidRPr="009D4378">
        <w:rPr>
          <w:rFonts w:ascii="Times New Roman" w:hAnsi="Times New Roman" w:cs="Times New Roman"/>
          <w:noProof/>
          <w:sz w:val="24"/>
          <w:szCs w:val="24"/>
        </w:rPr>
        <w:drawing>
          <wp:inline distT="0" distB="0" distL="0" distR="0" wp14:anchorId="2C7A1D15" wp14:editId="5639C950">
            <wp:extent cx="2802732" cy="7473950"/>
            <wp:effectExtent l="0" t="0" r="0" b="0"/>
            <wp:docPr id="1982005046" name="Picture 4" descr="A graph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05046" name="Picture 4" descr="A graph with a number of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5909" cy="7482421"/>
                    </a:xfrm>
                    <a:prstGeom prst="rect">
                      <a:avLst/>
                    </a:prstGeom>
                  </pic:spPr>
                </pic:pic>
              </a:graphicData>
            </a:graphic>
          </wp:inline>
        </w:drawing>
      </w:r>
    </w:p>
    <w:p w14:paraId="78C92B9F" w14:textId="0D321AC6" w:rsidR="009D4378" w:rsidRPr="009D4378" w:rsidRDefault="009D4378">
      <w:pPr>
        <w:rPr>
          <w:rFonts w:ascii="Times New Roman" w:hAnsi="Times New Roman" w:cs="Times New Roman"/>
          <w:sz w:val="24"/>
          <w:szCs w:val="24"/>
        </w:rPr>
      </w:pPr>
      <w:r w:rsidRPr="009D4378">
        <w:rPr>
          <w:rFonts w:ascii="Times New Roman" w:hAnsi="Times New Roman" w:cs="Times New Roman"/>
          <w:b/>
          <w:bCs/>
          <w:sz w:val="24"/>
          <w:szCs w:val="24"/>
        </w:rPr>
        <w:t xml:space="preserve">Supplemental Figure. Count of all Plant Genera found in Gut Contents. </w:t>
      </w:r>
      <w:r w:rsidRPr="009D4378">
        <w:rPr>
          <w:rFonts w:ascii="Times New Roman" w:hAnsi="Times New Roman" w:cs="Times New Roman"/>
          <w:sz w:val="24"/>
          <w:szCs w:val="24"/>
        </w:rPr>
        <w:t xml:space="preserve">Counts of all plant genera identified in leafhopper gut contents, stratified by pathogen infection status of </w:t>
      </w:r>
      <w:r w:rsidRPr="009D4378">
        <w:rPr>
          <w:rFonts w:ascii="Times New Roman" w:hAnsi="Times New Roman" w:cs="Times New Roman"/>
          <w:i/>
          <w:iCs/>
          <w:sz w:val="24"/>
          <w:szCs w:val="24"/>
        </w:rPr>
        <w:t>N. tenellus</w:t>
      </w:r>
      <w:r w:rsidRPr="009D4378">
        <w:rPr>
          <w:rFonts w:ascii="Times New Roman" w:hAnsi="Times New Roman" w:cs="Times New Roman"/>
          <w:sz w:val="24"/>
          <w:szCs w:val="24"/>
        </w:rPr>
        <w:t>.</w:t>
      </w:r>
    </w:p>
    <w:p w14:paraId="28A750A8" w14:textId="0B335280" w:rsidR="009D4378" w:rsidRDefault="009D4378" w:rsidP="009D4378">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TABLE </w:t>
      </w:r>
      <w:del w:id="8" w:author="Anderson, Riley Morgan" w:date="2026-01-14T12:26:00Z" w16du:dateUtc="2026-01-14T17:26:00Z">
        <w:r w:rsidRPr="009D4378" w:rsidDel="007A13F3">
          <w:rPr>
            <w:rFonts w:ascii="Times New Roman" w:hAnsi="Times New Roman" w:cs="Times New Roman"/>
            <w:sz w:val="24"/>
            <w:szCs w:val="24"/>
          </w:rPr>
          <w:delText xml:space="preserve">1 </w:delText>
        </w:r>
      </w:del>
      <w:ins w:id="9" w:author="Anderson, Riley Morgan" w:date="2026-01-14T12:26:00Z" w16du:dateUtc="2026-01-14T17:26:00Z">
        <w:r w:rsidR="007A13F3">
          <w:rPr>
            <w:rFonts w:ascii="Times New Roman" w:hAnsi="Times New Roman" w:cs="Times New Roman"/>
            <w:sz w:val="24"/>
            <w:szCs w:val="24"/>
          </w:rPr>
          <w:t>2</w:t>
        </w:r>
        <w:r w:rsidR="007A13F3" w:rsidRPr="009D4378">
          <w:rPr>
            <w:rFonts w:ascii="Times New Roman" w:hAnsi="Times New Roman" w:cs="Times New Roman"/>
            <w:sz w:val="24"/>
            <w:szCs w:val="24"/>
          </w:rPr>
          <w:t xml:space="preserve"> </w:t>
        </w:r>
      </w:ins>
      <w:r w:rsidRPr="009D4378">
        <w:rPr>
          <w:rFonts w:ascii="Times New Roman" w:hAnsi="Times New Roman" w:cs="Times New Roman"/>
          <w:sz w:val="24"/>
          <w:szCs w:val="24"/>
        </w:rPr>
        <w:t xml:space="preserve">– </w:t>
      </w:r>
    </w:p>
    <w:tbl>
      <w:tblPr>
        <w:tblStyle w:val="TableGrid"/>
        <w:tblW w:w="9194" w:type="dxa"/>
        <w:tblLook w:val="04A0" w:firstRow="1" w:lastRow="0" w:firstColumn="1" w:lastColumn="0" w:noHBand="0" w:noVBand="1"/>
      </w:tblPr>
      <w:tblGrid>
        <w:gridCol w:w="2335"/>
        <w:gridCol w:w="1260"/>
        <w:gridCol w:w="1369"/>
        <w:gridCol w:w="1350"/>
        <w:gridCol w:w="1440"/>
        <w:gridCol w:w="1440"/>
      </w:tblGrid>
      <w:tr w:rsidR="006C633F" w:rsidRPr="00263A0E" w14:paraId="71BF82CE" w14:textId="77777777" w:rsidTr="00C009E3">
        <w:trPr>
          <w:trHeight w:hRule="exact" w:val="288"/>
        </w:trPr>
        <w:tc>
          <w:tcPr>
            <w:tcW w:w="2335" w:type="dxa"/>
          </w:tcPr>
          <w:p w14:paraId="46A923DA" w14:textId="77777777" w:rsidR="006C633F" w:rsidRPr="00263A0E" w:rsidRDefault="006C633F" w:rsidP="00C009E3">
            <w:pPr>
              <w:pStyle w:val="paragraph"/>
              <w:spacing w:before="0" w:beforeAutospacing="0" w:after="0" w:afterAutospacing="0" w:line="480" w:lineRule="auto"/>
              <w:contextualSpacing/>
              <w:textAlignment w:val="baseline"/>
              <w:rPr>
                <w:b/>
                <w:bCs/>
              </w:rPr>
            </w:pPr>
            <w:r>
              <w:rPr>
                <w:b/>
                <w:bCs/>
              </w:rPr>
              <w:t>Factor</w:t>
            </w:r>
          </w:p>
        </w:tc>
        <w:tc>
          <w:tcPr>
            <w:tcW w:w="1260" w:type="dxa"/>
          </w:tcPr>
          <w:p w14:paraId="61D1313E" w14:textId="77777777" w:rsidR="006C633F" w:rsidRPr="00E528E9" w:rsidRDefault="006C633F" w:rsidP="00C009E3">
            <w:pPr>
              <w:pStyle w:val="paragraph"/>
              <w:spacing w:before="0" w:beforeAutospacing="0" w:after="0" w:afterAutospacing="0" w:line="480" w:lineRule="auto"/>
              <w:contextualSpacing/>
              <w:jc w:val="center"/>
              <w:textAlignment w:val="baseline"/>
              <w:rPr>
                <w:b/>
                <w:bCs/>
              </w:rPr>
            </w:pPr>
            <w:proofErr w:type="spellStart"/>
            <w:r w:rsidRPr="00E528E9">
              <w:rPr>
                <w:b/>
                <w:bCs/>
              </w:rPr>
              <w:t>df</w:t>
            </w:r>
            <w:proofErr w:type="spellEnd"/>
          </w:p>
        </w:tc>
        <w:tc>
          <w:tcPr>
            <w:tcW w:w="1369" w:type="dxa"/>
            <w:vAlign w:val="bottom"/>
          </w:tcPr>
          <w:p w14:paraId="315B0991" w14:textId="77777777" w:rsidR="006C633F" w:rsidRPr="00E528E9" w:rsidRDefault="006C633F" w:rsidP="00C009E3">
            <w:pPr>
              <w:pStyle w:val="paragraph"/>
              <w:spacing w:before="0" w:beforeAutospacing="0" w:after="0" w:afterAutospacing="0" w:line="480" w:lineRule="auto"/>
              <w:contextualSpacing/>
              <w:jc w:val="center"/>
              <w:textAlignment w:val="baseline"/>
              <w:rPr>
                <w:b/>
                <w:bCs/>
              </w:rPr>
            </w:pPr>
            <w:r w:rsidRPr="00E528E9">
              <w:rPr>
                <w:b/>
                <w:bCs/>
              </w:rPr>
              <w:t>∑(squares)</w:t>
            </w:r>
          </w:p>
        </w:tc>
        <w:tc>
          <w:tcPr>
            <w:tcW w:w="1350" w:type="dxa"/>
            <w:vAlign w:val="bottom"/>
          </w:tcPr>
          <w:p w14:paraId="0C8AC4B0" w14:textId="77777777" w:rsidR="006C633F" w:rsidRPr="00E528E9" w:rsidRDefault="006C633F" w:rsidP="00C009E3">
            <w:pPr>
              <w:pStyle w:val="paragraph"/>
              <w:spacing w:before="0" w:beforeAutospacing="0" w:after="0" w:afterAutospacing="0" w:line="480" w:lineRule="auto"/>
              <w:contextualSpacing/>
              <w:jc w:val="center"/>
              <w:textAlignment w:val="baseline"/>
              <w:rPr>
                <w:b/>
                <w:bCs/>
              </w:rPr>
            </w:pPr>
            <w:r w:rsidRPr="00E528E9">
              <w:rPr>
                <w:b/>
                <w:bCs/>
              </w:rPr>
              <w:t>R</w:t>
            </w:r>
            <w:r w:rsidRPr="00E528E9">
              <w:rPr>
                <w:b/>
                <w:bCs/>
                <w:vertAlign w:val="superscript"/>
              </w:rPr>
              <w:t>2</w:t>
            </w:r>
          </w:p>
        </w:tc>
        <w:tc>
          <w:tcPr>
            <w:tcW w:w="1440" w:type="dxa"/>
            <w:vAlign w:val="bottom"/>
          </w:tcPr>
          <w:p w14:paraId="42A85294" w14:textId="77777777" w:rsidR="006C633F" w:rsidRPr="00E528E9" w:rsidRDefault="006C633F" w:rsidP="00C009E3">
            <w:pPr>
              <w:pStyle w:val="paragraph"/>
              <w:spacing w:before="0" w:beforeAutospacing="0" w:after="0" w:afterAutospacing="0" w:line="480" w:lineRule="auto"/>
              <w:contextualSpacing/>
              <w:jc w:val="center"/>
              <w:textAlignment w:val="baseline"/>
              <w:rPr>
                <w:b/>
                <w:bCs/>
              </w:rPr>
            </w:pPr>
            <w:r w:rsidRPr="00E528E9">
              <w:rPr>
                <w:b/>
                <w:bCs/>
                <w:i/>
                <w:iCs/>
              </w:rPr>
              <w:t>F</w:t>
            </w:r>
          </w:p>
        </w:tc>
        <w:tc>
          <w:tcPr>
            <w:tcW w:w="1440" w:type="dxa"/>
            <w:vAlign w:val="bottom"/>
          </w:tcPr>
          <w:p w14:paraId="4E74CBE9" w14:textId="77777777" w:rsidR="006C633F" w:rsidRPr="00E528E9" w:rsidRDefault="006C633F" w:rsidP="00C009E3">
            <w:pPr>
              <w:pStyle w:val="paragraph"/>
              <w:spacing w:before="0" w:beforeAutospacing="0" w:after="0" w:afterAutospacing="0" w:line="480" w:lineRule="auto"/>
              <w:contextualSpacing/>
              <w:jc w:val="center"/>
              <w:textAlignment w:val="baseline"/>
              <w:rPr>
                <w:b/>
                <w:bCs/>
              </w:rPr>
            </w:pPr>
            <w:r w:rsidRPr="00E528E9">
              <w:rPr>
                <w:b/>
                <w:bCs/>
                <w:i/>
                <w:iCs/>
              </w:rPr>
              <w:t>P</w:t>
            </w:r>
          </w:p>
        </w:tc>
      </w:tr>
      <w:tr w:rsidR="006C633F" w14:paraId="0712692E" w14:textId="77777777" w:rsidTr="00C009E3">
        <w:trPr>
          <w:trHeight w:hRule="exact" w:val="288"/>
        </w:trPr>
        <w:tc>
          <w:tcPr>
            <w:tcW w:w="2335" w:type="dxa"/>
          </w:tcPr>
          <w:p w14:paraId="5B0A1EE2" w14:textId="77777777" w:rsidR="006C633F" w:rsidRDefault="006C633F" w:rsidP="00C009E3">
            <w:pPr>
              <w:pStyle w:val="paragraph"/>
              <w:spacing w:before="0" w:beforeAutospacing="0" w:after="0" w:afterAutospacing="0" w:line="480" w:lineRule="auto"/>
              <w:contextualSpacing/>
              <w:textAlignment w:val="baseline"/>
            </w:pPr>
            <w:r>
              <w:t>Sample data (spline)</w:t>
            </w:r>
          </w:p>
        </w:tc>
        <w:tc>
          <w:tcPr>
            <w:tcW w:w="1260" w:type="dxa"/>
          </w:tcPr>
          <w:p w14:paraId="2E4F9C4B" w14:textId="77777777" w:rsidR="006C633F" w:rsidRDefault="006C633F" w:rsidP="00C009E3">
            <w:pPr>
              <w:pStyle w:val="paragraph"/>
              <w:spacing w:before="0" w:beforeAutospacing="0" w:after="0" w:afterAutospacing="0" w:line="480" w:lineRule="auto"/>
              <w:contextualSpacing/>
              <w:jc w:val="center"/>
              <w:textAlignment w:val="baseline"/>
            </w:pPr>
            <w:r>
              <w:t>5</w:t>
            </w:r>
          </w:p>
        </w:tc>
        <w:tc>
          <w:tcPr>
            <w:tcW w:w="1369" w:type="dxa"/>
            <w:vAlign w:val="bottom"/>
          </w:tcPr>
          <w:p w14:paraId="3F2BBB11" w14:textId="77777777" w:rsidR="006C633F" w:rsidRDefault="006C633F" w:rsidP="00C009E3">
            <w:pPr>
              <w:pStyle w:val="paragraph"/>
              <w:spacing w:before="0" w:beforeAutospacing="0" w:after="0" w:afterAutospacing="0" w:line="480" w:lineRule="auto"/>
              <w:contextualSpacing/>
              <w:jc w:val="center"/>
              <w:textAlignment w:val="baseline"/>
            </w:pPr>
            <w:r>
              <w:t>10.0</w:t>
            </w:r>
          </w:p>
        </w:tc>
        <w:tc>
          <w:tcPr>
            <w:tcW w:w="1350" w:type="dxa"/>
            <w:vAlign w:val="bottom"/>
          </w:tcPr>
          <w:p w14:paraId="0BB46281" w14:textId="77777777" w:rsidR="006C633F" w:rsidRDefault="006C633F" w:rsidP="00C009E3">
            <w:pPr>
              <w:pStyle w:val="paragraph"/>
              <w:spacing w:before="0" w:beforeAutospacing="0" w:after="0" w:afterAutospacing="0" w:line="480" w:lineRule="auto"/>
              <w:contextualSpacing/>
              <w:jc w:val="center"/>
              <w:textAlignment w:val="baseline"/>
            </w:pPr>
            <w:r>
              <w:t>0.16</w:t>
            </w:r>
          </w:p>
        </w:tc>
        <w:tc>
          <w:tcPr>
            <w:tcW w:w="1440" w:type="dxa"/>
            <w:vAlign w:val="bottom"/>
          </w:tcPr>
          <w:p w14:paraId="2233B4D9" w14:textId="77777777" w:rsidR="006C633F" w:rsidRDefault="006C633F" w:rsidP="00C009E3">
            <w:pPr>
              <w:pStyle w:val="paragraph"/>
              <w:spacing w:before="0" w:beforeAutospacing="0" w:after="0" w:afterAutospacing="0" w:line="480" w:lineRule="auto"/>
              <w:contextualSpacing/>
              <w:jc w:val="center"/>
              <w:textAlignment w:val="baseline"/>
            </w:pPr>
            <w:r>
              <w:t>10.3</w:t>
            </w:r>
          </w:p>
        </w:tc>
        <w:tc>
          <w:tcPr>
            <w:tcW w:w="1440" w:type="dxa"/>
            <w:vAlign w:val="bottom"/>
          </w:tcPr>
          <w:p w14:paraId="34ADB556" w14:textId="77777777" w:rsidR="006C633F" w:rsidRDefault="006C633F" w:rsidP="00C009E3">
            <w:pPr>
              <w:pStyle w:val="paragraph"/>
              <w:spacing w:before="0" w:beforeAutospacing="0" w:after="0" w:afterAutospacing="0" w:line="480" w:lineRule="auto"/>
              <w:contextualSpacing/>
              <w:jc w:val="center"/>
              <w:textAlignment w:val="baseline"/>
            </w:pPr>
            <w:r>
              <w:t>&lt; 0.0001</w:t>
            </w:r>
          </w:p>
        </w:tc>
      </w:tr>
      <w:tr w:rsidR="006C633F" w14:paraId="3CC78A95" w14:textId="77777777" w:rsidTr="00C009E3">
        <w:trPr>
          <w:trHeight w:hRule="exact" w:val="288"/>
        </w:trPr>
        <w:tc>
          <w:tcPr>
            <w:tcW w:w="2335" w:type="dxa"/>
          </w:tcPr>
          <w:p w14:paraId="6859C161" w14:textId="77777777" w:rsidR="006C633F" w:rsidRDefault="006C633F" w:rsidP="00C009E3">
            <w:pPr>
              <w:pStyle w:val="paragraph"/>
              <w:spacing w:before="0" w:beforeAutospacing="0" w:after="0" w:afterAutospacing="0" w:line="480" w:lineRule="auto"/>
              <w:contextualSpacing/>
              <w:textAlignment w:val="baseline"/>
            </w:pPr>
            <w:r>
              <w:t>BCTV</w:t>
            </w:r>
          </w:p>
        </w:tc>
        <w:tc>
          <w:tcPr>
            <w:tcW w:w="1260" w:type="dxa"/>
          </w:tcPr>
          <w:p w14:paraId="565CA4DE" w14:textId="77777777" w:rsidR="006C633F" w:rsidRDefault="006C633F" w:rsidP="00C009E3">
            <w:pPr>
              <w:pStyle w:val="paragraph"/>
              <w:spacing w:before="0" w:beforeAutospacing="0" w:after="0" w:afterAutospacing="0" w:line="480" w:lineRule="auto"/>
              <w:contextualSpacing/>
              <w:jc w:val="center"/>
              <w:textAlignment w:val="baseline"/>
            </w:pPr>
            <w:r>
              <w:t>1</w:t>
            </w:r>
          </w:p>
        </w:tc>
        <w:tc>
          <w:tcPr>
            <w:tcW w:w="1369" w:type="dxa"/>
          </w:tcPr>
          <w:p w14:paraId="3B2DB170" w14:textId="77777777" w:rsidR="006C633F" w:rsidRDefault="006C633F" w:rsidP="00C009E3">
            <w:pPr>
              <w:pStyle w:val="paragraph"/>
              <w:spacing w:before="0" w:beforeAutospacing="0" w:after="0" w:afterAutospacing="0" w:line="480" w:lineRule="auto"/>
              <w:contextualSpacing/>
              <w:jc w:val="center"/>
              <w:textAlignment w:val="baseline"/>
            </w:pPr>
            <w:r>
              <w:t>0.70</w:t>
            </w:r>
          </w:p>
        </w:tc>
        <w:tc>
          <w:tcPr>
            <w:tcW w:w="1350" w:type="dxa"/>
          </w:tcPr>
          <w:p w14:paraId="62FCF8E4" w14:textId="77777777" w:rsidR="006C633F" w:rsidRDefault="006C633F" w:rsidP="00C009E3">
            <w:pPr>
              <w:pStyle w:val="paragraph"/>
              <w:spacing w:before="0" w:beforeAutospacing="0" w:after="0" w:afterAutospacing="0" w:line="480" w:lineRule="auto"/>
              <w:contextualSpacing/>
              <w:jc w:val="center"/>
              <w:textAlignment w:val="baseline"/>
            </w:pPr>
            <w:r>
              <w:t>0.01</w:t>
            </w:r>
          </w:p>
        </w:tc>
        <w:tc>
          <w:tcPr>
            <w:tcW w:w="1440" w:type="dxa"/>
          </w:tcPr>
          <w:p w14:paraId="1DE52F8D" w14:textId="77777777" w:rsidR="006C633F" w:rsidRDefault="006C633F" w:rsidP="00C009E3">
            <w:pPr>
              <w:pStyle w:val="paragraph"/>
              <w:spacing w:before="0" w:beforeAutospacing="0" w:after="0" w:afterAutospacing="0" w:line="480" w:lineRule="auto"/>
              <w:contextualSpacing/>
              <w:jc w:val="center"/>
              <w:textAlignment w:val="baseline"/>
            </w:pPr>
            <w:r>
              <w:t>3.62</w:t>
            </w:r>
          </w:p>
        </w:tc>
        <w:tc>
          <w:tcPr>
            <w:tcW w:w="1440" w:type="dxa"/>
          </w:tcPr>
          <w:p w14:paraId="7C5DFD33" w14:textId="77777777" w:rsidR="006C633F" w:rsidRDefault="006C633F" w:rsidP="00C009E3">
            <w:pPr>
              <w:pStyle w:val="paragraph"/>
              <w:spacing w:before="0" w:beforeAutospacing="0" w:after="0" w:afterAutospacing="0" w:line="480" w:lineRule="auto"/>
              <w:contextualSpacing/>
              <w:jc w:val="center"/>
              <w:textAlignment w:val="baseline"/>
            </w:pPr>
            <w:r>
              <w:t>0.01</w:t>
            </w:r>
          </w:p>
        </w:tc>
      </w:tr>
      <w:tr w:rsidR="006C633F" w14:paraId="660DE421" w14:textId="77777777" w:rsidTr="00C009E3">
        <w:trPr>
          <w:trHeight w:hRule="exact" w:val="288"/>
        </w:trPr>
        <w:tc>
          <w:tcPr>
            <w:tcW w:w="2335" w:type="dxa"/>
          </w:tcPr>
          <w:p w14:paraId="4E1C561D" w14:textId="77777777" w:rsidR="006C633F" w:rsidRDefault="006C633F" w:rsidP="00C009E3">
            <w:pPr>
              <w:pStyle w:val="paragraph"/>
              <w:spacing w:before="0" w:beforeAutospacing="0" w:after="0" w:afterAutospacing="0" w:line="480" w:lineRule="auto"/>
              <w:contextualSpacing/>
              <w:textAlignment w:val="baseline"/>
            </w:pPr>
            <w:r>
              <w:t>Year</w:t>
            </w:r>
          </w:p>
        </w:tc>
        <w:tc>
          <w:tcPr>
            <w:tcW w:w="1260" w:type="dxa"/>
          </w:tcPr>
          <w:p w14:paraId="3020642A" w14:textId="77777777" w:rsidR="006C633F" w:rsidRDefault="006C633F" w:rsidP="00C009E3">
            <w:pPr>
              <w:pStyle w:val="paragraph"/>
              <w:spacing w:before="0" w:beforeAutospacing="0" w:after="0" w:afterAutospacing="0" w:line="480" w:lineRule="auto"/>
              <w:contextualSpacing/>
              <w:jc w:val="center"/>
              <w:textAlignment w:val="baseline"/>
            </w:pPr>
            <w:r>
              <w:t>2</w:t>
            </w:r>
          </w:p>
        </w:tc>
        <w:tc>
          <w:tcPr>
            <w:tcW w:w="1369" w:type="dxa"/>
          </w:tcPr>
          <w:p w14:paraId="65AF59A0" w14:textId="77777777" w:rsidR="006C633F" w:rsidRDefault="006C633F" w:rsidP="00C009E3">
            <w:pPr>
              <w:pStyle w:val="paragraph"/>
              <w:spacing w:before="0" w:beforeAutospacing="0" w:after="0" w:afterAutospacing="0" w:line="480" w:lineRule="auto"/>
              <w:contextualSpacing/>
              <w:jc w:val="center"/>
              <w:textAlignment w:val="baseline"/>
            </w:pPr>
            <w:r>
              <w:t>8.16</w:t>
            </w:r>
          </w:p>
        </w:tc>
        <w:tc>
          <w:tcPr>
            <w:tcW w:w="1350" w:type="dxa"/>
          </w:tcPr>
          <w:p w14:paraId="130E3C13" w14:textId="77777777" w:rsidR="006C633F" w:rsidRDefault="006C633F" w:rsidP="00C009E3">
            <w:pPr>
              <w:pStyle w:val="paragraph"/>
              <w:spacing w:before="0" w:beforeAutospacing="0" w:after="0" w:afterAutospacing="0" w:line="480" w:lineRule="auto"/>
              <w:contextualSpacing/>
              <w:jc w:val="center"/>
              <w:textAlignment w:val="baseline"/>
            </w:pPr>
            <w:r>
              <w:t>0.13</w:t>
            </w:r>
          </w:p>
        </w:tc>
        <w:tc>
          <w:tcPr>
            <w:tcW w:w="1440" w:type="dxa"/>
          </w:tcPr>
          <w:p w14:paraId="24235C6D" w14:textId="77777777" w:rsidR="006C633F" w:rsidRDefault="006C633F" w:rsidP="00C009E3">
            <w:pPr>
              <w:pStyle w:val="paragraph"/>
              <w:spacing w:before="0" w:beforeAutospacing="0" w:after="0" w:afterAutospacing="0" w:line="480" w:lineRule="auto"/>
              <w:contextualSpacing/>
              <w:jc w:val="center"/>
              <w:textAlignment w:val="baseline"/>
            </w:pPr>
            <w:r>
              <w:t>21.0</w:t>
            </w:r>
          </w:p>
        </w:tc>
        <w:tc>
          <w:tcPr>
            <w:tcW w:w="1440" w:type="dxa"/>
          </w:tcPr>
          <w:p w14:paraId="7B9D8BEC" w14:textId="77777777" w:rsidR="006C633F" w:rsidRDefault="006C633F" w:rsidP="00C009E3">
            <w:pPr>
              <w:pStyle w:val="paragraph"/>
              <w:spacing w:before="0" w:beforeAutospacing="0" w:after="0" w:afterAutospacing="0" w:line="480" w:lineRule="auto"/>
              <w:contextualSpacing/>
              <w:jc w:val="center"/>
              <w:textAlignment w:val="baseline"/>
            </w:pPr>
            <w:r>
              <w:t>&lt; 0.0001</w:t>
            </w:r>
          </w:p>
        </w:tc>
      </w:tr>
      <w:tr w:rsidR="006C633F" w14:paraId="0936F5DF" w14:textId="77777777" w:rsidTr="00C009E3">
        <w:trPr>
          <w:trHeight w:hRule="exact" w:val="288"/>
        </w:trPr>
        <w:tc>
          <w:tcPr>
            <w:tcW w:w="2335" w:type="dxa"/>
          </w:tcPr>
          <w:p w14:paraId="3DF5A885" w14:textId="77777777" w:rsidR="006C633F" w:rsidRDefault="006C633F" w:rsidP="00C009E3">
            <w:pPr>
              <w:pStyle w:val="paragraph"/>
              <w:spacing w:before="0" w:beforeAutospacing="0" w:after="0" w:afterAutospacing="0" w:line="480" w:lineRule="auto"/>
              <w:contextualSpacing/>
              <w:textAlignment w:val="baseline"/>
            </w:pPr>
            <w:r>
              <w:t>CPt</w:t>
            </w:r>
          </w:p>
        </w:tc>
        <w:tc>
          <w:tcPr>
            <w:tcW w:w="1260" w:type="dxa"/>
          </w:tcPr>
          <w:p w14:paraId="144ECAB0" w14:textId="77777777" w:rsidR="006C633F" w:rsidRDefault="006C633F" w:rsidP="00C009E3">
            <w:pPr>
              <w:pStyle w:val="paragraph"/>
              <w:spacing w:before="0" w:beforeAutospacing="0" w:after="0" w:afterAutospacing="0" w:line="480" w:lineRule="auto"/>
              <w:contextualSpacing/>
              <w:jc w:val="center"/>
              <w:textAlignment w:val="baseline"/>
            </w:pPr>
            <w:r>
              <w:t>1</w:t>
            </w:r>
          </w:p>
        </w:tc>
        <w:tc>
          <w:tcPr>
            <w:tcW w:w="1369" w:type="dxa"/>
          </w:tcPr>
          <w:p w14:paraId="2DC289A5" w14:textId="77777777" w:rsidR="006C633F" w:rsidRDefault="006C633F" w:rsidP="00C009E3">
            <w:pPr>
              <w:pStyle w:val="paragraph"/>
              <w:spacing w:before="0" w:beforeAutospacing="0" w:after="0" w:afterAutospacing="0" w:line="480" w:lineRule="auto"/>
              <w:contextualSpacing/>
              <w:jc w:val="center"/>
              <w:textAlignment w:val="baseline"/>
            </w:pPr>
            <w:r>
              <w:t>0.28</w:t>
            </w:r>
          </w:p>
        </w:tc>
        <w:tc>
          <w:tcPr>
            <w:tcW w:w="1350" w:type="dxa"/>
          </w:tcPr>
          <w:p w14:paraId="1B275244" w14:textId="77777777" w:rsidR="006C633F" w:rsidRDefault="006C633F" w:rsidP="00C009E3">
            <w:pPr>
              <w:pStyle w:val="paragraph"/>
              <w:spacing w:before="0" w:beforeAutospacing="0" w:after="0" w:afterAutospacing="0" w:line="480" w:lineRule="auto"/>
              <w:contextualSpacing/>
              <w:jc w:val="center"/>
              <w:textAlignment w:val="baseline"/>
            </w:pPr>
            <w:r>
              <w:t>0.00</w:t>
            </w:r>
          </w:p>
        </w:tc>
        <w:tc>
          <w:tcPr>
            <w:tcW w:w="1440" w:type="dxa"/>
          </w:tcPr>
          <w:p w14:paraId="4E8BAD94" w14:textId="77777777" w:rsidR="006C633F" w:rsidRDefault="006C633F" w:rsidP="00C009E3">
            <w:pPr>
              <w:pStyle w:val="paragraph"/>
              <w:spacing w:before="0" w:beforeAutospacing="0" w:after="0" w:afterAutospacing="0" w:line="480" w:lineRule="auto"/>
              <w:contextualSpacing/>
              <w:jc w:val="center"/>
              <w:textAlignment w:val="baseline"/>
            </w:pPr>
            <w:r>
              <w:t>1.44</w:t>
            </w:r>
          </w:p>
        </w:tc>
        <w:tc>
          <w:tcPr>
            <w:tcW w:w="1440" w:type="dxa"/>
          </w:tcPr>
          <w:p w14:paraId="5F8EED6A" w14:textId="77777777" w:rsidR="006C633F" w:rsidRDefault="006C633F" w:rsidP="00C009E3">
            <w:pPr>
              <w:pStyle w:val="paragraph"/>
              <w:spacing w:before="0" w:beforeAutospacing="0" w:after="0" w:afterAutospacing="0" w:line="480" w:lineRule="auto"/>
              <w:contextualSpacing/>
              <w:jc w:val="center"/>
              <w:textAlignment w:val="baseline"/>
            </w:pPr>
            <w:r>
              <w:t>0.30</w:t>
            </w:r>
          </w:p>
        </w:tc>
      </w:tr>
      <w:tr w:rsidR="006C633F" w14:paraId="2A3857A2" w14:textId="77777777" w:rsidTr="00C009E3">
        <w:trPr>
          <w:trHeight w:hRule="exact" w:val="288"/>
        </w:trPr>
        <w:tc>
          <w:tcPr>
            <w:tcW w:w="2335" w:type="dxa"/>
          </w:tcPr>
          <w:p w14:paraId="1C8310E1" w14:textId="77777777" w:rsidR="006C633F" w:rsidRDefault="006C633F" w:rsidP="00C009E3">
            <w:pPr>
              <w:pStyle w:val="paragraph"/>
              <w:spacing w:before="0" w:beforeAutospacing="0" w:after="0" w:afterAutospacing="0" w:line="480" w:lineRule="auto"/>
              <w:contextualSpacing/>
              <w:textAlignment w:val="baseline"/>
            </w:pPr>
            <w:r>
              <w:t>Region</w:t>
            </w:r>
          </w:p>
        </w:tc>
        <w:tc>
          <w:tcPr>
            <w:tcW w:w="1260" w:type="dxa"/>
          </w:tcPr>
          <w:p w14:paraId="6B2B494C" w14:textId="77777777" w:rsidR="006C633F" w:rsidRDefault="006C633F" w:rsidP="00C009E3">
            <w:pPr>
              <w:pStyle w:val="paragraph"/>
              <w:spacing w:before="0" w:beforeAutospacing="0" w:after="0" w:afterAutospacing="0" w:line="480" w:lineRule="auto"/>
              <w:contextualSpacing/>
              <w:jc w:val="center"/>
              <w:textAlignment w:val="baseline"/>
            </w:pPr>
            <w:r>
              <w:t>4</w:t>
            </w:r>
          </w:p>
        </w:tc>
        <w:tc>
          <w:tcPr>
            <w:tcW w:w="1369" w:type="dxa"/>
          </w:tcPr>
          <w:p w14:paraId="76A7E656" w14:textId="77777777" w:rsidR="006C633F" w:rsidRDefault="006C633F" w:rsidP="00C009E3">
            <w:pPr>
              <w:pStyle w:val="paragraph"/>
              <w:spacing w:before="0" w:beforeAutospacing="0" w:after="0" w:afterAutospacing="0" w:line="480" w:lineRule="auto"/>
              <w:contextualSpacing/>
              <w:jc w:val="center"/>
              <w:textAlignment w:val="baseline"/>
            </w:pPr>
            <w:r>
              <w:t>1.07</w:t>
            </w:r>
          </w:p>
        </w:tc>
        <w:tc>
          <w:tcPr>
            <w:tcW w:w="1350" w:type="dxa"/>
          </w:tcPr>
          <w:p w14:paraId="223C69A7" w14:textId="77777777" w:rsidR="006C633F" w:rsidRDefault="006C633F" w:rsidP="00C009E3">
            <w:pPr>
              <w:pStyle w:val="paragraph"/>
              <w:spacing w:before="0" w:beforeAutospacing="0" w:after="0" w:afterAutospacing="0" w:line="480" w:lineRule="auto"/>
              <w:contextualSpacing/>
              <w:jc w:val="center"/>
              <w:textAlignment w:val="baseline"/>
            </w:pPr>
            <w:r>
              <w:t>0.02</w:t>
            </w:r>
          </w:p>
        </w:tc>
        <w:tc>
          <w:tcPr>
            <w:tcW w:w="1440" w:type="dxa"/>
          </w:tcPr>
          <w:p w14:paraId="02AE019D" w14:textId="77777777" w:rsidR="006C633F" w:rsidRDefault="006C633F" w:rsidP="00C009E3">
            <w:pPr>
              <w:pStyle w:val="paragraph"/>
              <w:spacing w:before="0" w:beforeAutospacing="0" w:after="0" w:afterAutospacing="0" w:line="480" w:lineRule="auto"/>
              <w:contextualSpacing/>
              <w:jc w:val="center"/>
              <w:textAlignment w:val="baseline"/>
            </w:pPr>
            <w:r>
              <w:t>1.38</w:t>
            </w:r>
          </w:p>
        </w:tc>
        <w:tc>
          <w:tcPr>
            <w:tcW w:w="1440" w:type="dxa"/>
          </w:tcPr>
          <w:p w14:paraId="6880A49F" w14:textId="77777777" w:rsidR="006C633F" w:rsidRDefault="006C633F" w:rsidP="00C009E3">
            <w:pPr>
              <w:pStyle w:val="paragraph"/>
              <w:spacing w:before="0" w:beforeAutospacing="0" w:after="0" w:afterAutospacing="0" w:line="480" w:lineRule="auto"/>
              <w:contextualSpacing/>
              <w:jc w:val="center"/>
              <w:textAlignment w:val="baseline"/>
            </w:pPr>
            <w:r>
              <w:t>0.38</w:t>
            </w:r>
          </w:p>
        </w:tc>
      </w:tr>
      <w:tr w:rsidR="006C633F" w14:paraId="71AF1BD9" w14:textId="77777777" w:rsidTr="00C009E3">
        <w:trPr>
          <w:trHeight w:hRule="exact" w:val="288"/>
        </w:trPr>
        <w:tc>
          <w:tcPr>
            <w:tcW w:w="2335" w:type="dxa"/>
          </w:tcPr>
          <w:p w14:paraId="4E86B399" w14:textId="77777777" w:rsidR="006C633F" w:rsidRDefault="006C633F" w:rsidP="00C009E3">
            <w:pPr>
              <w:pStyle w:val="paragraph"/>
              <w:spacing w:before="0" w:beforeAutospacing="0" w:after="0" w:afterAutospacing="0" w:line="480" w:lineRule="auto"/>
              <w:contextualSpacing/>
              <w:textAlignment w:val="baseline"/>
            </w:pPr>
            <w:r>
              <w:t>BCTV × Year</w:t>
            </w:r>
          </w:p>
        </w:tc>
        <w:tc>
          <w:tcPr>
            <w:tcW w:w="1260" w:type="dxa"/>
          </w:tcPr>
          <w:p w14:paraId="20A4D4F1" w14:textId="77777777" w:rsidR="006C633F" w:rsidRDefault="006C633F" w:rsidP="00C009E3">
            <w:pPr>
              <w:pStyle w:val="paragraph"/>
              <w:spacing w:before="0" w:beforeAutospacing="0" w:after="0" w:afterAutospacing="0" w:line="480" w:lineRule="auto"/>
              <w:contextualSpacing/>
              <w:jc w:val="center"/>
              <w:textAlignment w:val="baseline"/>
            </w:pPr>
            <w:r>
              <w:t>2</w:t>
            </w:r>
          </w:p>
        </w:tc>
        <w:tc>
          <w:tcPr>
            <w:tcW w:w="1369" w:type="dxa"/>
          </w:tcPr>
          <w:p w14:paraId="6E89EBA7" w14:textId="77777777" w:rsidR="006C633F" w:rsidRDefault="006C633F" w:rsidP="00C009E3">
            <w:pPr>
              <w:pStyle w:val="paragraph"/>
              <w:spacing w:before="0" w:beforeAutospacing="0" w:after="0" w:afterAutospacing="0" w:line="480" w:lineRule="auto"/>
              <w:contextualSpacing/>
              <w:jc w:val="center"/>
              <w:textAlignment w:val="baseline"/>
            </w:pPr>
            <w:r>
              <w:t>0.63</w:t>
            </w:r>
          </w:p>
        </w:tc>
        <w:tc>
          <w:tcPr>
            <w:tcW w:w="1350" w:type="dxa"/>
          </w:tcPr>
          <w:p w14:paraId="3C225829" w14:textId="77777777" w:rsidR="006C633F" w:rsidRDefault="006C633F" w:rsidP="00C009E3">
            <w:pPr>
              <w:pStyle w:val="paragraph"/>
              <w:spacing w:before="0" w:beforeAutospacing="0" w:after="0" w:afterAutospacing="0" w:line="480" w:lineRule="auto"/>
              <w:contextualSpacing/>
              <w:jc w:val="center"/>
              <w:textAlignment w:val="baseline"/>
            </w:pPr>
            <w:r>
              <w:t>0.01</w:t>
            </w:r>
          </w:p>
        </w:tc>
        <w:tc>
          <w:tcPr>
            <w:tcW w:w="1440" w:type="dxa"/>
          </w:tcPr>
          <w:p w14:paraId="0C9CE55B" w14:textId="77777777" w:rsidR="006C633F" w:rsidRDefault="006C633F" w:rsidP="00C009E3">
            <w:pPr>
              <w:pStyle w:val="paragraph"/>
              <w:spacing w:before="0" w:beforeAutospacing="0" w:after="0" w:afterAutospacing="0" w:line="480" w:lineRule="auto"/>
              <w:contextualSpacing/>
              <w:jc w:val="center"/>
              <w:textAlignment w:val="baseline"/>
            </w:pPr>
            <w:r>
              <w:t>1.63</w:t>
            </w:r>
          </w:p>
        </w:tc>
        <w:tc>
          <w:tcPr>
            <w:tcW w:w="1440" w:type="dxa"/>
          </w:tcPr>
          <w:p w14:paraId="7A1779F8" w14:textId="77777777" w:rsidR="006C633F" w:rsidRDefault="006C633F" w:rsidP="00C009E3">
            <w:pPr>
              <w:pStyle w:val="paragraph"/>
              <w:spacing w:before="0" w:beforeAutospacing="0" w:after="0" w:afterAutospacing="0" w:line="480" w:lineRule="auto"/>
              <w:contextualSpacing/>
              <w:jc w:val="center"/>
              <w:textAlignment w:val="baseline"/>
            </w:pPr>
            <w:r>
              <w:t>0.23</w:t>
            </w:r>
          </w:p>
        </w:tc>
      </w:tr>
      <w:tr w:rsidR="006C633F" w14:paraId="50A0233D" w14:textId="77777777" w:rsidTr="00C009E3">
        <w:trPr>
          <w:trHeight w:hRule="exact" w:val="288"/>
        </w:trPr>
        <w:tc>
          <w:tcPr>
            <w:tcW w:w="2335" w:type="dxa"/>
          </w:tcPr>
          <w:p w14:paraId="65CC3E4E" w14:textId="77777777" w:rsidR="006C633F" w:rsidRDefault="006C633F" w:rsidP="00C009E3">
            <w:pPr>
              <w:pStyle w:val="paragraph"/>
              <w:spacing w:before="0" w:beforeAutospacing="0" w:after="0" w:afterAutospacing="0" w:line="480" w:lineRule="auto"/>
              <w:contextualSpacing/>
              <w:textAlignment w:val="baseline"/>
            </w:pPr>
            <w:r>
              <w:t>Residual</w:t>
            </w:r>
          </w:p>
        </w:tc>
        <w:tc>
          <w:tcPr>
            <w:tcW w:w="1260" w:type="dxa"/>
          </w:tcPr>
          <w:p w14:paraId="677F1485" w14:textId="77777777" w:rsidR="006C633F" w:rsidRDefault="006C633F" w:rsidP="00C009E3">
            <w:pPr>
              <w:pStyle w:val="paragraph"/>
              <w:spacing w:before="0" w:beforeAutospacing="0" w:after="0" w:afterAutospacing="0" w:line="480" w:lineRule="auto"/>
              <w:contextualSpacing/>
              <w:jc w:val="center"/>
              <w:textAlignment w:val="baseline"/>
            </w:pPr>
            <w:r>
              <w:t>211</w:t>
            </w:r>
          </w:p>
        </w:tc>
        <w:tc>
          <w:tcPr>
            <w:tcW w:w="1369" w:type="dxa"/>
          </w:tcPr>
          <w:p w14:paraId="11431886" w14:textId="77777777" w:rsidR="006C633F" w:rsidRDefault="006C633F" w:rsidP="00C009E3">
            <w:pPr>
              <w:pStyle w:val="paragraph"/>
              <w:spacing w:before="0" w:beforeAutospacing="0" w:after="0" w:afterAutospacing="0" w:line="480" w:lineRule="auto"/>
              <w:contextualSpacing/>
              <w:jc w:val="center"/>
              <w:textAlignment w:val="baseline"/>
            </w:pPr>
            <w:r>
              <w:t>41.0</w:t>
            </w:r>
          </w:p>
        </w:tc>
        <w:tc>
          <w:tcPr>
            <w:tcW w:w="1350" w:type="dxa"/>
          </w:tcPr>
          <w:p w14:paraId="561076DD" w14:textId="77777777" w:rsidR="006C633F" w:rsidRDefault="006C633F" w:rsidP="00C009E3">
            <w:pPr>
              <w:pStyle w:val="paragraph"/>
              <w:spacing w:before="0" w:beforeAutospacing="0" w:after="0" w:afterAutospacing="0" w:line="480" w:lineRule="auto"/>
              <w:contextualSpacing/>
              <w:jc w:val="center"/>
              <w:textAlignment w:val="baseline"/>
            </w:pPr>
            <w:r>
              <w:t>0.66</w:t>
            </w:r>
          </w:p>
        </w:tc>
        <w:tc>
          <w:tcPr>
            <w:tcW w:w="1440" w:type="dxa"/>
          </w:tcPr>
          <w:p w14:paraId="50ACE03D" w14:textId="77777777" w:rsidR="006C633F" w:rsidRDefault="006C633F" w:rsidP="00C009E3">
            <w:pPr>
              <w:pStyle w:val="paragraph"/>
              <w:spacing w:before="0" w:beforeAutospacing="0" w:after="0" w:afterAutospacing="0" w:line="480" w:lineRule="auto"/>
              <w:contextualSpacing/>
              <w:jc w:val="center"/>
              <w:textAlignment w:val="baseline"/>
            </w:pPr>
            <w:r>
              <w:t>-</w:t>
            </w:r>
          </w:p>
        </w:tc>
        <w:tc>
          <w:tcPr>
            <w:tcW w:w="1440" w:type="dxa"/>
          </w:tcPr>
          <w:p w14:paraId="132369D7" w14:textId="77777777" w:rsidR="006C633F" w:rsidRDefault="006C633F" w:rsidP="00C009E3">
            <w:pPr>
              <w:pStyle w:val="paragraph"/>
              <w:spacing w:before="0" w:beforeAutospacing="0" w:after="0" w:afterAutospacing="0" w:line="480" w:lineRule="auto"/>
              <w:contextualSpacing/>
              <w:jc w:val="center"/>
              <w:textAlignment w:val="baseline"/>
            </w:pPr>
            <w:r>
              <w:t>-</w:t>
            </w:r>
          </w:p>
        </w:tc>
      </w:tr>
      <w:tr w:rsidR="006C633F" w14:paraId="05EEB67C" w14:textId="77777777" w:rsidTr="00C009E3">
        <w:trPr>
          <w:trHeight w:hRule="exact" w:val="288"/>
        </w:trPr>
        <w:tc>
          <w:tcPr>
            <w:tcW w:w="2335" w:type="dxa"/>
          </w:tcPr>
          <w:p w14:paraId="2A74B59A" w14:textId="77777777" w:rsidR="006C633F" w:rsidRDefault="006C633F" w:rsidP="00C009E3">
            <w:pPr>
              <w:pStyle w:val="paragraph"/>
              <w:spacing w:before="0" w:beforeAutospacing="0" w:after="0" w:afterAutospacing="0" w:line="480" w:lineRule="auto"/>
              <w:contextualSpacing/>
              <w:textAlignment w:val="baseline"/>
            </w:pPr>
            <w:r>
              <w:t>Total</w:t>
            </w:r>
          </w:p>
        </w:tc>
        <w:tc>
          <w:tcPr>
            <w:tcW w:w="1260" w:type="dxa"/>
          </w:tcPr>
          <w:p w14:paraId="5A6791A3" w14:textId="77777777" w:rsidR="006C633F" w:rsidRDefault="006C633F" w:rsidP="00C009E3">
            <w:pPr>
              <w:pStyle w:val="paragraph"/>
              <w:spacing w:before="0" w:beforeAutospacing="0" w:after="0" w:afterAutospacing="0" w:line="480" w:lineRule="auto"/>
              <w:contextualSpacing/>
              <w:jc w:val="center"/>
              <w:textAlignment w:val="baseline"/>
            </w:pPr>
            <w:r>
              <w:t>226</w:t>
            </w:r>
          </w:p>
        </w:tc>
        <w:tc>
          <w:tcPr>
            <w:tcW w:w="1369" w:type="dxa"/>
          </w:tcPr>
          <w:p w14:paraId="524AF900" w14:textId="77777777" w:rsidR="006C633F" w:rsidRDefault="006C633F" w:rsidP="00C009E3">
            <w:pPr>
              <w:pStyle w:val="paragraph"/>
              <w:spacing w:before="0" w:beforeAutospacing="0" w:after="0" w:afterAutospacing="0" w:line="480" w:lineRule="auto"/>
              <w:contextualSpacing/>
              <w:jc w:val="center"/>
              <w:textAlignment w:val="baseline"/>
            </w:pPr>
            <w:r>
              <w:t>61.8</w:t>
            </w:r>
          </w:p>
        </w:tc>
        <w:tc>
          <w:tcPr>
            <w:tcW w:w="1350" w:type="dxa"/>
          </w:tcPr>
          <w:p w14:paraId="213F4639" w14:textId="77777777" w:rsidR="006C633F" w:rsidRDefault="006C633F" w:rsidP="00C009E3">
            <w:pPr>
              <w:pStyle w:val="paragraph"/>
              <w:spacing w:before="0" w:beforeAutospacing="0" w:after="0" w:afterAutospacing="0" w:line="480" w:lineRule="auto"/>
              <w:contextualSpacing/>
              <w:jc w:val="center"/>
              <w:textAlignment w:val="baseline"/>
            </w:pPr>
            <w:r>
              <w:t>1.00</w:t>
            </w:r>
          </w:p>
        </w:tc>
        <w:tc>
          <w:tcPr>
            <w:tcW w:w="1440" w:type="dxa"/>
          </w:tcPr>
          <w:p w14:paraId="1375CEA7" w14:textId="77777777" w:rsidR="006C633F" w:rsidRDefault="006C633F" w:rsidP="00C009E3">
            <w:pPr>
              <w:pStyle w:val="paragraph"/>
              <w:spacing w:before="0" w:beforeAutospacing="0" w:after="0" w:afterAutospacing="0" w:line="480" w:lineRule="auto"/>
              <w:contextualSpacing/>
              <w:jc w:val="center"/>
              <w:textAlignment w:val="baseline"/>
            </w:pPr>
            <w:r>
              <w:t>-</w:t>
            </w:r>
          </w:p>
        </w:tc>
        <w:tc>
          <w:tcPr>
            <w:tcW w:w="1440" w:type="dxa"/>
          </w:tcPr>
          <w:p w14:paraId="29859D42" w14:textId="77777777" w:rsidR="006C633F" w:rsidRDefault="006C633F" w:rsidP="00C009E3">
            <w:pPr>
              <w:pStyle w:val="paragraph"/>
              <w:spacing w:before="0" w:beforeAutospacing="0" w:after="0" w:afterAutospacing="0" w:line="480" w:lineRule="auto"/>
              <w:contextualSpacing/>
              <w:jc w:val="center"/>
              <w:textAlignment w:val="baseline"/>
            </w:pPr>
            <w:r>
              <w:t>-</w:t>
            </w:r>
          </w:p>
        </w:tc>
      </w:tr>
    </w:tbl>
    <w:p w14:paraId="14AC9BBD" w14:textId="77777777" w:rsidR="006C633F" w:rsidRDefault="006C633F" w:rsidP="009D4378">
      <w:pPr>
        <w:rPr>
          <w:rFonts w:ascii="Times New Roman" w:hAnsi="Times New Roman" w:cs="Times New Roman"/>
          <w:b/>
          <w:bCs/>
          <w:sz w:val="24"/>
          <w:szCs w:val="24"/>
        </w:rPr>
      </w:pPr>
    </w:p>
    <w:p w14:paraId="4897A0FC" w14:textId="5A53AE44" w:rsidR="006C633F" w:rsidRDefault="006C633F" w:rsidP="009D4378">
      <w:pPr>
        <w:rPr>
          <w:rFonts w:ascii="Times New Roman" w:hAnsi="Times New Roman" w:cs="Times New Roman"/>
          <w:sz w:val="24"/>
          <w:szCs w:val="24"/>
        </w:rPr>
      </w:pPr>
      <w:r w:rsidRPr="006C633F">
        <w:rPr>
          <w:rFonts w:ascii="Times New Roman" w:hAnsi="Times New Roman" w:cs="Times New Roman"/>
          <w:b/>
          <w:bCs/>
          <w:sz w:val="24"/>
          <w:szCs w:val="24"/>
        </w:rPr>
        <w:t xml:space="preserve">Table </w:t>
      </w:r>
      <w:del w:id="10" w:author="Anderson, Riley Morgan" w:date="2026-01-14T12:26:00Z" w16du:dateUtc="2026-01-14T17:26:00Z">
        <w:r w:rsidRPr="006C633F" w:rsidDel="007A13F3">
          <w:rPr>
            <w:rFonts w:ascii="Times New Roman" w:hAnsi="Times New Roman" w:cs="Times New Roman"/>
            <w:b/>
            <w:bCs/>
            <w:sz w:val="24"/>
            <w:szCs w:val="24"/>
          </w:rPr>
          <w:delText>1</w:delText>
        </w:r>
      </w:del>
      <w:ins w:id="11" w:author="Anderson, Riley Morgan" w:date="2026-01-14T12:26:00Z" w16du:dateUtc="2026-01-14T17:26:00Z">
        <w:r w:rsidR="007A13F3">
          <w:rPr>
            <w:rFonts w:ascii="Times New Roman" w:hAnsi="Times New Roman" w:cs="Times New Roman"/>
            <w:b/>
            <w:bCs/>
            <w:sz w:val="24"/>
            <w:szCs w:val="24"/>
          </w:rPr>
          <w:t>2</w:t>
        </w:r>
      </w:ins>
      <w:r w:rsidRPr="006C633F">
        <w:rPr>
          <w:rFonts w:ascii="Times New Roman" w:hAnsi="Times New Roman" w:cs="Times New Roman"/>
          <w:b/>
          <w:bCs/>
          <w:sz w:val="24"/>
          <w:szCs w:val="24"/>
        </w:rPr>
        <w:t>.</w:t>
      </w:r>
      <w:r>
        <w:rPr>
          <w:rFonts w:ascii="Times New Roman" w:hAnsi="Times New Roman" w:cs="Times New Roman"/>
          <w:sz w:val="24"/>
          <w:szCs w:val="24"/>
        </w:rPr>
        <w:t xml:space="preserve"> Summary statistics from </w:t>
      </w:r>
      <w:del w:id="12" w:author="Anderson, Riley Morgan" w:date="2026-01-14T12:25:00Z" w16du:dateUtc="2026-01-14T17:25:00Z">
        <w:r w:rsidDel="007A13F3">
          <w:rPr>
            <w:rFonts w:ascii="Times New Roman" w:hAnsi="Times New Roman" w:cs="Times New Roman"/>
            <w:sz w:val="24"/>
            <w:szCs w:val="24"/>
          </w:rPr>
          <w:delText xml:space="preserve">the </w:delText>
        </w:r>
      </w:del>
      <w:ins w:id="13" w:author="Anderson, Riley Morgan" w:date="2026-01-14T12:25:00Z" w16du:dateUtc="2026-01-14T17:25:00Z">
        <w:r w:rsidR="007A13F3">
          <w:rPr>
            <w:rFonts w:ascii="Times New Roman" w:hAnsi="Times New Roman" w:cs="Times New Roman"/>
            <w:sz w:val="24"/>
            <w:szCs w:val="24"/>
          </w:rPr>
          <w:t>a</w:t>
        </w:r>
        <w:r w:rsidR="007A13F3">
          <w:rPr>
            <w:rFonts w:ascii="Times New Roman" w:hAnsi="Times New Roman" w:cs="Times New Roman"/>
            <w:sz w:val="24"/>
            <w:szCs w:val="24"/>
          </w:rPr>
          <w:t xml:space="preserve"> </w:t>
        </w:r>
      </w:ins>
      <w:r>
        <w:rPr>
          <w:rFonts w:ascii="Times New Roman" w:hAnsi="Times New Roman" w:cs="Times New Roman"/>
          <w:sz w:val="24"/>
          <w:szCs w:val="24"/>
        </w:rPr>
        <w:t xml:space="preserve">PERMANOVA fitting a matrix of plant community composition in </w:t>
      </w:r>
      <w:r w:rsidRPr="006C633F">
        <w:rPr>
          <w:rFonts w:ascii="Times New Roman" w:hAnsi="Times New Roman" w:cs="Times New Roman"/>
          <w:i/>
          <w:iCs/>
          <w:sz w:val="24"/>
          <w:szCs w:val="24"/>
        </w:rPr>
        <w:t>N. tenellus</w:t>
      </w:r>
      <w:r>
        <w:rPr>
          <w:rFonts w:ascii="Times New Roman" w:hAnsi="Times New Roman" w:cs="Times New Roman"/>
          <w:sz w:val="24"/>
          <w:szCs w:val="24"/>
        </w:rPr>
        <w:t xml:space="preserve"> guts as a function of sample date (a spline term with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 = 5), BCTV infection status, collection year, CPt infection status, collection region, and the BCTV x year interaction. The host plant from which each </w:t>
      </w:r>
      <w:r w:rsidRPr="006C633F">
        <w:rPr>
          <w:rFonts w:ascii="Times New Roman" w:hAnsi="Times New Roman" w:cs="Times New Roman"/>
          <w:i/>
          <w:iCs/>
          <w:sz w:val="24"/>
          <w:szCs w:val="24"/>
        </w:rPr>
        <w:t>N. tenellus</w:t>
      </w:r>
      <w:r>
        <w:rPr>
          <w:rFonts w:ascii="Times New Roman" w:hAnsi="Times New Roman" w:cs="Times New Roman"/>
          <w:sz w:val="24"/>
          <w:szCs w:val="24"/>
        </w:rPr>
        <w:t xml:space="preserve"> collected was used to stratify the PERMANOVA with a random intercept.</w:t>
      </w:r>
    </w:p>
    <w:p w14:paraId="730E1994" w14:textId="77777777" w:rsidR="006C633F" w:rsidRDefault="006C633F" w:rsidP="009D4378">
      <w:pPr>
        <w:rPr>
          <w:rFonts w:ascii="Times New Roman" w:hAnsi="Times New Roman" w:cs="Times New Roman"/>
          <w:sz w:val="24"/>
          <w:szCs w:val="24"/>
        </w:rPr>
      </w:pPr>
    </w:p>
    <w:p w14:paraId="0D8EB190" w14:textId="77777777" w:rsidR="00E41716" w:rsidRDefault="00E41716" w:rsidP="009D4378">
      <w:pPr>
        <w:rPr>
          <w:rFonts w:ascii="Times New Roman" w:hAnsi="Times New Roman" w:cs="Times New Roman"/>
          <w:sz w:val="24"/>
          <w:szCs w:val="24"/>
        </w:rPr>
      </w:pPr>
    </w:p>
    <w:p w14:paraId="195AA102" w14:textId="77777777" w:rsidR="00E41716" w:rsidRDefault="00E41716" w:rsidP="009D4378">
      <w:pPr>
        <w:rPr>
          <w:rFonts w:ascii="Times New Roman" w:hAnsi="Times New Roman" w:cs="Times New Roman"/>
          <w:sz w:val="24"/>
          <w:szCs w:val="24"/>
        </w:rPr>
      </w:pPr>
    </w:p>
    <w:p w14:paraId="4C6B8A38" w14:textId="77777777" w:rsidR="00E41716" w:rsidRDefault="00E41716" w:rsidP="009D4378">
      <w:pPr>
        <w:rPr>
          <w:rFonts w:ascii="Times New Roman" w:hAnsi="Times New Roman" w:cs="Times New Roman"/>
          <w:sz w:val="24"/>
          <w:szCs w:val="24"/>
        </w:rPr>
      </w:pPr>
    </w:p>
    <w:p w14:paraId="737C0650" w14:textId="77777777" w:rsidR="00E41716" w:rsidRDefault="00E41716" w:rsidP="009D4378">
      <w:pPr>
        <w:rPr>
          <w:rFonts w:ascii="Times New Roman" w:hAnsi="Times New Roman" w:cs="Times New Roman"/>
          <w:sz w:val="24"/>
          <w:szCs w:val="24"/>
        </w:rPr>
      </w:pPr>
    </w:p>
    <w:p w14:paraId="5F2BA596" w14:textId="77777777" w:rsidR="00E41716" w:rsidRDefault="00E41716" w:rsidP="009D4378">
      <w:pPr>
        <w:rPr>
          <w:rFonts w:ascii="Times New Roman" w:hAnsi="Times New Roman" w:cs="Times New Roman"/>
          <w:sz w:val="24"/>
          <w:szCs w:val="24"/>
        </w:rPr>
      </w:pPr>
    </w:p>
    <w:p w14:paraId="45FD7733" w14:textId="77777777" w:rsidR="00E41716" w:rsidRDefault="00E41716" w:rsidP="009D4378">
      <w:pPr>
        <w:rPr>
          <w:rFonts w:ascii="Times New Roman" w:hAnsi="Times New Roman" w:cs="Times New Roman"/>
          <w:sz w:val="24"/>
          <w:szCs w:val="24"/>
        </w:rPr>
      </w:pPr>
    </w:p>
    <w:p w14:paraId="5CD5BD86" w14:textId="77777777" w:rsidR="00E41716" w:rsidRDefault="00E41716" w:rsidP="009D4378">
      <w:pPr>
        <w:rPr>
          <w:rFonts w:ascii="Times New Roman" w:hAnsi="Times New Roman" w:cs="Times New Roman"/>
          <w:sz w:val="24"/>
          <w:szCs w:val="24"/>
        </w:rPr>
      </w:pPr>
    </w:p>
    <w:p w14:paraId="0CBA1B82" w14:textId="77777777" w:rsidR="00E41716" w:rsidRDefault="00E41716" w:rsidP="009D4378">
      <w:pPr>
        <w:rPr>
          <w:rFonts w:ascii="Times New Roman" w:hAnsi="Times New Roman" w:cs="Times New Roman"/>
          <w:sz w:val="24"/>
          <w:szCs w:val="24"/>
        </w:rPr>
      </w:pPr>
    </w:p>
    <w:p w14:paraId="4821D863" w14:textId="77777777" w:rsidR="00E41716" w:rsidRDefault="00E41716" w:rsidP="009D4378">
      <w:pPr>
        <w:rPr>
          <w:rFonts w:ascii="Times New Roman" w:hAnsi="Times New Roman" w:cs="Times New Roman"/>
          <w:sz w:val="24"/>
          <w:szCs w:val="24"/>
        </w:rPr>
      </w:pPr>
    </w:p>
    <w:p w14:paraId="573EDB82" w14:textId="77777777" w:rsidR="00E41716" w:rsidRDefault="00E41716" w:rsidP="009D4378">
      <w:pPr>
        <w:rPr>
          <w:rFonts w:ascii="Times New Roman" w:hAnsi="Times New Roman" w:cs="Times New Roman"/>
          <w:sz w:val="24"/>
          <w:szCs w:val="24"/>
        </w:rPr>
      </w:pPr>
    </w:p>
    <w:p w14:paraId="0F63F2A0" w14:textId="77777777" w:rsidR="00E41716" w:rsidRDefault="00E41716" w:rsidP="009D4378">
      <w:pPr>
        <w:rPr>
          <w:rFonts w:ascii="Times New Roman" w:hAnsi="Times New Roman" w:cs="Times New Roman"/>
          <w:sz w:val="24"/>
          <w:szCs w:val="24"/>
        </w:rPr>
      </w:pPr>
    </w:p>
    <w:p w14:paraId="59EB16B7" w14:textId="77777777" w:rsidR="00E41716" w:rsidRDefault="00E41716" w:rsidP="009D4378">
      <w:pPr>
        <w:rPr>
          <w:rFonts w:ascii="Times New Roman" w:hAnsi="Times New Roman" w:cs="Times New Roman"/>
          <w:sz w:val="24"/>
          <w:szCs w:val="24"/>
        </w:rPr>
      </w:pPr>
    </w:p>
    <w:p w14:paraId="06FF034F" w14:textId="77777777" w:rsidR="00E41716" w:rsidRDefault="00E41716" w:rsidP="009D4378">
      <w:pPr>
        <w:rPr>
          <w:rFonts w:ascii="Times New Roman" w:hAnsi="Times New Roman" w:cs="Times New Roman"/>
          <w:sz w:val="24"/>
          <w:szCs w:val="24"/>
        </w:rPr>
      </w:pPr>
    </w:p>
    <w:p w14:paraId="17491444" w14:textId="77777777" w:rsidR="00E41716" w:rsidRDefault="00E41716" w:rsidP="009D4378">
      <w:pPr>
        <w:rPr>
          <w:rFonts w:ascii="Times New Roman" w:hAnsi="Times New Roman" w:cs="Times New Roman"/>
          <w:sz w:val="24"/>
          <w:szCs w:val="24"/>
        </w:rPr>
      </w:pPr>
    </w:p>
    <w:p w14:paraId="00670C7F" w14:textId="77777777" w:rsidR="00E41716" w:rsidRDefault="00E41716" w:rsidP="009D4378">
      <w:pPr>
        <w:rPr>
          <w:rFonts w:ascii="Times New Roman" w:hAnsi="Times New Roman" w:cs="Times New Roman"/>
          <w:sz w:val="24"/>
          <w:szCs w:val="24"/>
        </w:rPr>
      </w:pPr>
    </w:p>
    <w:p w14:paraId="035A1D69" w14:textId="77777777" w:rsidR="00E41716" w:rsidRPr="006C633F" w:rsidRDefault="00E41716" w:rsidP="009D4378">
      <w:pPr>
        <w:rPr>
          <w:rFonts w:ascii="Times New Roman" w:hAnsi="Times New Roman" w:cs="Times New Roman"/>
          <w:sz w:val="24"/>
          <w:szCs w:val="24"/>
        </w:rPr>
      </w:pPr>
    </w:p>
    <w:p w14:paraId="752A6AFF" w14:textId="2410B607" w:rsidR="009D4378" w:rsidRPr="00E41716" w:rsidRDefault="009D4378">
      <w:pPr>
        <w:rPr>
          <w:rFonts w:ascii="Times New Roman" w:hAnsi="Times New Roman" w:cs="Times New Roman"/>
          <w:sz w:val="24"/>
          <w:szCs w:val="24"/>
        </w:rPr>
      </w:pPr>
      <w:r w:rsidRPr="009D4378">
        <w:rPr>
          <w:rFonts w:ascii="Times New Roman" w:hAnsi="Times New Roman" w:cs="Times New Roman"/>
          <w:sz w:val="24"/>
          <w:szCs w:val="24"/>
        </w:rPr>
        <w:lastRenderedPageBreak/>
        <w:t xml:space="preserve">TABLE </w:t>
      </w:r>
      <w:del w:id="14" w:author="Anderson, Riley Morgan" w:date="2026-01-14T12:26:00Z" w16du:dateUtc="2026-01-14T17:26:00Z">
        <w:r w:rsidRPr="009D4378" w:rsidDel="007A13F3">
          <w:rPr>
            <w:rFonts w:ascii="Times New Roman" w:hAnsi="Times New Roman" w:cs="Times New Roman"/>
            <w:sz w:val="24"/>
            <w:szCs w:val="24"/>
          </w:rPr>
          <w:delText xml:space="preserve">2 </w:delText>
        </w:r>
      </w:del>
      <w:ins w:id="15" w:author="Anderson, Riley Morgan" w:date="2026-01-14T12:26:00Z" w16du:dateUtc="2026-01-14T17:26:00Z">
        <w:r w:rsidR="007A13F3">
          <w:rPr>
            <w:rFonts w:ascii="Times New Roman" w:hAnsi="Times New Roman" w:cs="Times New Roman"/>
            <w:sz w:val="24"/>
            <w:szCs w:val="24"/>
          </w:rPr>
          <w:t>1</w:t>
        </w:r>
        <w:r w:rsidR="007A13F3" w:rsidRPr="009D4378">
          <w:rPr>
            <w:rFonts w:ascii="Times New Roman" w:hAnsi="Times New Roman" w:cs="Times New Roman"/>
            <w:sz w:val="24"/>
            <w:szCs w:val="24"/>
          </w:rPr>
          <w:t xml:space="preserve"> </w:t>
        </w:r>
      </w:ins>
      <w:r w:rsidRPr="009D4378">
        <w:rPr>
          <w:rFonts w:ascii="Times New Roman" w:hAnsi="Times New Roman" w:cs="Times New Roman"/>
          <w:sz w:val="24"/>
          <w:szCs w:val="24"/>
        </w:rPr>
        <w:t xml:space="preserve">– </w:t>
      </w:r>
      <w:r w:rsidR="00E41716">
        <w:rPr>
          <w:rFonts w:ascii="Times New Roman" w:hAnsi="Times New Roman" w:cs="Times New Roman"/>
          <w:sz w:val="24"/>
          <w:szCs w:val="24"/>
        </w:rPr>
        <w:t>(</w:t>
      </w:r>
      <w:r w:rsidRPr="009D4378">
        <w:rPr>
          <w:rFonts w:ascii="Times New Roman" w:hAnsi="Times New Roman" w:cs="Times New Roman"/>
          <w:sz w:val="24"/>
          <w:szCs w:val="24"/>
        </w:rPr>
        <w:t>see attached excel TABLE2_plant_table.csv</w:t>
      </w:r>
      <w:r w:rsidR="00E41716">
        <w:rPr>
          <w:rFonts w:ascii="Times New Roman" w:hAnsi="Times New Roman" w:cs="Times New Roman"/>
          <w:sz w:val="24"/>
          <w:szCs w:val="24"/>
        </w:rPr>
        <w:t>)</w:t>
      </w:r>
    </w:p>
    <w:tbl>
      <w:tblPr>
        <w:tblW w:w="5499" w:type="dxa"/>
        <w:tblLook w:val="04A0" w:firstRow="1" w:lastRow="0" w:firstColumn="1" w:lastColumn="0" w:noHBand="0" w:noVBand="1"/>
      </w:tblPr>
      <w:tblGrid>
        <w:gridCol w:w="1624"/>
        <w:gridCol w:w="1701"/>
        <w:gridCol w:w="1214"/>
        <w:gridCol w:w="960"/>
      </w:tblGrid>
      <w:tr w:rsidR="00E41716" w:rsidRPr="00E41716" w14:paraId="3BAB61A0" w14:textId="77777777" w:rsidTr="00E41716">
        <w:trPr>
          <w:trHeight w:val="300"/>
        </w:trPr>
        <w:tc>
          <w:tcPr>
            <w:tcW w:w="1624" w:type="dxa"/>
            <w:tcBorders>
              <w:top w:val="single" w:sz="8" w:space="0" w:color="auto"/>
              <w:left w:val="single" w:sz="8" w:space="0" w:color="auto"/>
              <w:bottom w:val="single" w:sz="8" w:space="0" w:color="auto"/>
              <w:right w:val="single" w:sz="4" w:space="0" w:color="auto"/>
            </w:tcBorders>
            <w:noWrap/>
            <w:vAlign w:val="bottom"/>
            <w:hideMark/>
          </w:tcPr>
          <w:p w14:paraId="32523F7C" w14:textId="77777777" w:rsidR="00E41716" w:rsidRPr="00E41716" w:rsidRDefault="00E41716" w:rsidP="00E41716">
            <w:pPr>
              <w:spacing w:after="0" w:line="240" w:lineRule="auto"/>
              <w:rPr>
                <w:rFonts w:ascii="Aptos Narrow" w:eastAsia="Times New Roman" w:hAnsi="Aptos Narrow" w:cs="Times New Roman"/>
                <w:b/>
                <w:bCs/>
                <w:color w:val="000000"/>
                <w:kern w:val="0"/>
                <w14:ligatures w14:val="none"/>
              </w:rPr>
            </w:pPr>
            <w:r w:rsidRPr="00E41716">
              <w:rPr>
                <w:rFonts w:ascii="Aptos Narrow" w:eastAsia="Times New Roman" w:hAnsi="Aptos Narrow" w:cs="Times New Roman"/>
                <w:b/>
                <w:bCs/>
                <w:color w:val="000000"/>
                <w:kern w:val="0"/>
                <w14:ligatures w14:val="none"/>
              </w:rPr>
              <w:t>Family</w:t>
            </w:r>
          </w:p>
        </w:tc>
        <w:tc>
          <w:tcPr>
            <w:tcW w:w="1701" w:type="dxa"/>
            <w:tcBorders>
              <w:top w:val="single" w:sz="8" w:space="0" w:color="auto"/>
              <w:left w:val="nil"/>
              <w:bottom w:val="single" w:sz="8" w:space="0" w:color="auto"/>
              <w:right w:val="single" w:sz="4" w:space="0" w:color="auto"/>
            </w:tcBorders>
            <w:noWrap/>
            <w:vAlign w:val="bottom"/>
            <w:hideMark/>
          </w:tcPr>
          <w:p w14:paraId="185A3BEF" w14:textId="77777777" w:rsidR="00E41716" w:rsidRPr="00E41716" w:rsidRDefault="00E41716" w:rsidP="00E41716">
            <w:pPr>
              <w:spacing w:after="0" w:line="240" w:lineRule="auto"/>
              <w:rPr>
                <w:rFonts w:ascii="Aptos Narrow" w:eastAsia="Times New Roman" w:hAnsi="Aptos Narrow" w:cs="Times New Roman"/>
                <w:b/>
                <w:bCs/>
                <w:color w:val="000000"/>
                <w:kern w:val="0"/>
                <w14:ligatures w14:val="none"/>
              </w:rPr>
            </w:pPr>
            <w:r w:rsidRPr="00E41716">
              <w:rPr>
                <w:rFonts w:ascii="Aptos Narrow" w:eastAsia="Times New Roman" w:hAnsi="Aptos Narrow" w:cs="Times New Roman"/>
                <w:b/>
                <w:bCs/>
                <w:color w:val="000000"/>
                <w:kern w:val="0"/>
                <w14:ligatures w14:val="none"/>
              </w:rPr>
              <w:t>Genus</w:t>
            </w:r>
          </w:p>
        </w:tc>
        <w:tc>
          <w:tcPr>
            <w:tcW w:w="1214" w:type="dxa"/>
            <w:tcBorders>
              <w:top w:val="single" w:sz="8" w:space="0" w:color="auto"/>
              <w:left w:val="nil"/>
              <w:bottom w:val="single" w:sz="8" w:space="0" w:color="auto"/>
              <w:right w:val="single" w:sz="4" w:space="0" w:color="auto"/>
            </w:tcBorders>
            <w:noWrap/>
            <w:vAlign w:val="bottom"/>
            <w:hideMark/>
          </w:tcPr>
          <w:p w14:paraId="58BA0907" w14:textId="77777777" w:rsidR="00E41716" w:rsidRPr="00E41716" w:rsidRDefault="00E41716" w:rsidP="00E41716">
            <w:pPr>
              <w:spacing w:after="0" w:line="240" w:lineRule="auto"/>
              <w:rPr>
                <w:rFonts w:ascii="Aptos Narrow" w:eastAsia="Times New Roman" w:hAnsi="Aptos Narrow" w:cs="Times New Roman"/>
                <w:b/>
                <w:bCs/>
                <w:color w:val="000000"/>
                <w:kern w:val="0"/>
                <w14:ligatures w14:val="none"/>
              </w:rPr>
            </w:pPr>
            <w:r w:rsidRPr="00E41716">
              <w:rPr>
                <w:rFonts w:ascii="Aptos Narrow" w:eastAsia="Times New Roman" w:hAnsi="Aptos Narrow" w:cs="Times New Roman"/>
                <w:b/>
                <w:bCs/>
                <w:color w:val="000000"/>
                <w:kern w:val="0"/>
                <w14:ligatures w14:val="none"/>
              </w:rPr>
              <w:t>Detections</w:t>
            </w:r>
          </w:p>
        </w:tc>
        <w:tc>
          <w:tcPr>
            <w:tcW w:w="960" w:type="dxa"/>
            <w:tcBorders>
              <w:top w:val="single" w:sz="8" w:space="0" w:color="auto"/>
              <w:left w:val="nil"/>
              <w:bottom w:val="single" w:sz="8" w:space="0" w:color="auto"/>
              <w:right w:val="single" w:sz="8" w:space="0" w:color="auto"/>
            </w:tcBorders>
            <w:noWrap/>
            <w:vAlign w:val="bottom"/>
            <w:hideMark/>
          </w:tcPr>
          <w:p w14:paraId="73F93D23" w14:textId="77777777" w:rsidR="00E41716" w:rsidRPr="00E41716" w:rsidRDefault="00E41716" w:rsidP="00E41716">
            <w:pPr>
              <w:spacing w:after="0" w:line="240" w:lineRule="auto"/>
              <w:rPr>
                <w:rFonts w:ascii="Aptos Narrow" w:eastAsia="Times New Roman" w:hAnsi="Aptos Narrow" w:cs="Times New Roman"/>
                <w:b/>
                <w:bCs/>
                <w:color w:val="000000"/>
                <w:kern w:val="0"/>
                <w14:ligatures w14:val="none"/>
              </w:rPr>
            </w:pPr>
            <w:r w:rsidRPr="00E41716">
              <w:rPr>
                <w:rFonts w:ascii="Aptos Narrow" w:eastAsia="Times New Roman" w:hAnsi="Aptos Narrow" w:cs="Times New Roman"/>
                <w:b/>
                <w:bCs/>
                <w:color w:val="000000"/>
                <w:kern w:val="0"/>
                <w14:ligatures w14:val="none"/>
              </w:rPr>
              <w:t>Percent</w:t>
            </w:r>
          </w:p>
        </w:tc>
      </w:tr>
      <w:tr w:rsidR="00E41716" w:rsidRPr="00E41716" w14:paraId="0D28A0CB"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8CCFEF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2B5EC47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Solanum</w:t>
            </w:r>
          </w:p>
        </w:tc>
        <w:tc>
          <w:tcPr>
            <w:tcW w:w="1214" w:type="dxa"/>
            <w:tcBorders>
              <w:top w:val="nil"/>
              <w:left w:val="nil"/>
              <w:bottom w:val="single" w:sz="4" w:space="0" w:color="auto"/>
              <w:right w:val="single" w:sz="4" w:space="0" w:color="auto"/>
            </w:tcBorders>
            <w:noWrap/>
            <w:vAlign w:val="bottom"/>
            <w:hideMark/>
          </w:tcPr>
          <w:p w14:paraId="6DA2F40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232</w:t>
            </w:r>
          </w:p>
        </w:tc>
        <w:tc>
          <w:tcPr>
            <w:tcW w:w="960" w:type="dxa"/>
            <w:tcBorders>
              <w:top w:val="nil"/>
              <w:left w:val="nil"/>
              <w:bottom w:val="single" w:sz="4" w:space="0" w:color="auto"/>
              <w:right w:val="single" w:sz="4" w:space="0" w:color="auto"/>
            </w:tcBorders>
            <w:noWrap/>
            <w:vAlign w:val="bottom"/>
            <w:hideMark/>
          </w:tcPr>
          <w:p w14:paraId="1F7957C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17.83</w:t>
            </w:r>
          </w:p>
        </w:tc>
      </w:tr>
      <w:tr w:rsidR="00E41716" w:rsidRPr="00E41716" w14:paraId="011F934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AAD54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16813B4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Bassia</w:t>
            </w:r>
          </w:p>
        </w:tc>
        <w:tc>
          <w:tcPr>
            <w:tcW w:w="1214" w:type="dxa"/>
            <w:tcBorders>
              <w:top w:val="nil"/>
              <w:left w:val="nil"/>
              <w:bottom w:val="single" w:sz="4" w:space="0" w:color="auto"/>
              <w:right w:val="single" w:sz="4" w:space="0" w:color="auto"/>
            </w:tcBorders>
            <w:noWrap/>
            <w:vAlign w:val="bottom"/>
            <w:hideMark/>
          </w:tcPr>
          <w:p w14:paraId="76CCAD1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148</w:t>
            </w:r>
          </w:p>
        </w:tc>
        <w:tc>
          <w:tcPr>
            <w:tcW w:w="960" w:type="dxa"/>
            <w:tcBorders>
              <w:top w:val="nil"/>
              <w:left w:val="nil"/>
              <w:bottom w:val="single" w:sz="4" w:space="0" w:color="auto"/>
              <w:right w:val="single" w:sz="4" w:space="0" w:color="auto"/>
            </w:tcBorders>
            <w:noWrap/>
            <w:vAlign w:val="bottom"/>
            <w:hideMark/>
          </w:tcPr>
          <w:p w14:paraId="251A684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11.38</w:t>
            </w:r>
          </w:p>
        </w:tc>
      </w:tr>
      <w:tr w:rsidR="00E41716" w:rsidRPr="00E41716" w14:paraId="719DA54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361238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309D59C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Salsola</w:t>
            </w:r>
          </w:p>
        </w:tc>
        <w:tc>
          <w:tcPr>
            <w:tcW w:w="1214" w:type="dxa"/>
            <w:tcBorders>
              <w:top w:val="nil"/>
              <w:left w:val="nil"/>
              <w:bottom w:val="single" w:sz="4" w:space="0" w:color="auto"/>
              <w:right w:val="single" w:sz="4" w:space="0" w:color="auto"/>
            </w:tcBorders>
            <w:noWrap/>
            <w:vAlign w:val="bottom"/>
            <w:hideMark/>
          </w:tcPr>
          <w:p w14:paraId="1F8AC55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113</w:t>
            </w:r>
          </w:p>
        </w:tc>
        <w:tc>
          <w:tcPr>
            <w:tcW w:w="960" w:type="dxa"/>
            <w:tcBorders>
              <w:top w:val="nil"/>
              <w:left w:val="nil"/>
              <w:bottom w:val="single" w:sz="4" w:space="0" w:color="auto"/>
              <w:right w:val="single" w:sz="4" w:space="0" w:color="auto"/>
            </w:tcBorders>
            <w:noWrap/>
            <w:vAlign w:val="bottom"/>
            <w:hideMark/>
          </w:tcPr>
          <w:p w14:paraId="29C1246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8.69</w:t>
            </w:r>
          </w:p>
        </w:tc>
      </w:tr>
      <w:tr w:rsidR="00E41716" w:rsidRPr="00E41716" w14:paraId="52647AA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7DA2C3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17DED14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Kali</w:t>
            </w:r>
          </w:p>
        </w:tc>
        <w:tc>
          <w:tcPr>
            <w:tcW w:w="1214" w:type="dxa"/>
            <w:tcBorders>
              <w:top w:val="nil"/>
              <w:left w:val="nil"/>
              <w:bottom w:val="single" w:sz="4" w:space="0" w:color="auto"/>
              <w:right w:val="single" w:sz="4" w:space="0" w:color="auto"/>
            </w:tcBorders>
            <w:noWrap/>
            <w:vAlign w:val="bottom"/>
            <w:hideMark/>
          </w:tcPr>
          <w:p w14:paraId="5A0FA3C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74</w:t>
            </w:r>
          </w:p>
        </w:tc>
        <w:tc>
          <w:tcPr>
            <w:tcW w:w="960" w:type="dxa"/>
            <w:tcBorders>
              <w:top w:val="nil"/>
              <w:left w:val="nil"/>
              <w:bottom w:val="single" w:sz="4" w:space="0" w:color="auto"/>
              <w:right w:val="single" w:sz="4" w:space="0" w:color="auto"/>
            </w:tcBorders>
            <w:noWrap/>
            <w:vAlign w:val="bottom"/>
            <w:hideMark/>
          </w:tcPr>
          <w:p w14:paraId="250BD7D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5.69</w:t>
            </w:r>
          </w:p>
        </w:tc>
      </w:tr>
      <w:tr w:rsidR="00E41716" w:rsidRPr="00E41716" w14:paraId="566402C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3C1EB7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7173717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Sisymbrium</w:t>
            </w:r>
          </w:p>
        </w:tc>
        <w:tc>
          <w:tcPr>
            <w:tcW w:w="1214" w:type="dxa"/>
            <w:tcBorders>
              <w:top w:val="nil"/>
              <w:left w:val="nil"/>
              <w:bottom w:val="single" w:sz="4" w:space="0" w:color="auto"/>
              <w:right w:val="single" w:sz="4" w:space="0" w:color="auto"/>
            </w:tcBorders>
            <w:noWrap/>
            <w:vAlign w:val="bottom"/>
            <w:hideMark/>
          </w:tcPr>
          <w:p w14:paraId="74D60EB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71</w:t>
            </w:r>
          </w:p>
        </w:tc>
        <w:tc>
          <w:tcPr>
            <w:tcW w:w="960" w:type="dxa"/>
            <w:tcBorders>
              <w:top w:val="nil"/>
              <w:left w:val="nil"/>
              <w:bottom w:val="single" w:sz="4" w:space="0" w:color="auto"/>
              <w:right w:val="single" w:sz="4" w:space="0" w:color="auto"/>
            </w:tcBorders>
            <w:noWrap/>
            <w:vAlign w:val="bottom"/>
            <w:hideMark/>
          </w:tcPr>
          <w:p w14:paraId="530087B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5.46</w:t>
            </w:r>
          </w:p>
        </w:tc>
      </w:tr>
      <w:tr w:rsidR="00E41716" w:rsidRPr="00E41716" w14:paraId="10AD587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5CA563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4E5A6D5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Amaranthus</w:t>
            </w:r>
          </w:p>
        </w:tc>
        <w:tc>
          <w:tcPr>
            <w:tcW w:w="1214" w:type="dxa"/>
            <w:tcBorders>
              <w:top w:val="nil"/>
              <w:left w:val="nil"/>
              <w:bottom w:val="single" w:sz="4" w:space="0" w:color="auto"/>
              <w:right w:val="single" w:sz="4" w:space="0" w:color="auto"/>
            </w:tcBorders>
            <w:noWrap/>
            <w:vAlign w:val="bottom"/>
            <w:hideMark/>
          </w:tcPr>
          <w:p w14:paraId="7E21C25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60</w:t>
            </w:r>
          </w:p>
        </w:tc>
        <w:tc>
          <w:tcPr>
            <w:tcW w:w="960" w:type="dxa"/>
            <w:tcBorders>
              <w:top w:val="nil"/>
              <w:left w:val="nil"/>
              <w:bottom w:val="single" w:sz="4" w:space="0" w:color="auto"/>
              <w:right w:val="single" w:sz="4" w:space="0" w:color="auto"/>
            </w:tcBorders>
            <w:noWrap/>
            <w:vAlign w:val="bottom"/>
            <w:hideMark/>
          </w:tcPr>
          <w:p w14:paraId="7029DA6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4.61</w:t>
            </w:r>
          </w:p>
        </w:tc>
      </w:tr>
      <w:tr w:rsidR="00E41716" w:rsidRPr="00E41716" w14:paraId="623EE44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526E6F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2076FAC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Lactuca</w:t>
            </w:r>
          </w:p>
        </w:tc>
        <w:tc>
          <w:tcPr>
            <w:tcW w:w="1214" w:type="dxa"/>
            <w:tcBorders>
              <w:top w:val="nil"/>
              <w:left w:val="nil"/>
              <w:bottom w:val="single" w:sz="4" w:space="0" w:color="auto"/>
              <w:right w:val="single" w:sz="4" w:space="0" w:color="auto"/>
            </w:tcBorders>
            <w:noWrap/>
            <w:vAlign w:val="bottom"/>
            <w:hideMark/>
          </w:tcPr>
          <w:p w14:paraId="0F80745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56</w:t>
            </w:r>
          </w:p>
        </w:tc>
        <w:tc>
          <w:tcPr>
            <w:tcW w:w="960" w:type="dxa"/>
            <w:tcBorders>
              <w:top w:val="nil"/>
              <w:left w:val="nil"/>
              <w:bottom w:val="single" w:sz="4" w:space="0" w:color="auto"/>
              <w:right w:val="single" w:sz="4" w:space="0" w:color="auto"/>
            </w:tcBorders>
            <w:noWrap/>
            <w:vAlign w:val="bottom"/>
            <w:hideMark/>
          </w:tcPr>
          <w:p w14:paraId="4DFC470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4.3</w:t>
            </w:r>
          </w:p>
        </w:tc>
      </w:tr>
      <w:tr w:rsidR="00E41716" w:rsidRPr="00E41716" w14:paraId="7587A58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1C8BC8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2CF66CF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Chenopodium</w:t>
            </w:r>
          </w:p>
        </w:tc>
        <w:tc>
          <w:tcPr>
            <w:tcW w:w="1214" w:type="dxa"/>
            <w:tcBorders>
              <w:top w:val="nil"/>
              <w:left w:val="nil"/>
              <w:bottom w:val="single" w:sz="4" w:space="0" w:color="auto"/>
              <w:right w:val="single" w:sz="4" w:space="0" w:color="auto"/>
            </w:tcBorders>
            <w:noWrap/>
            <w:vAlign w:val="bottom"/>
            <w:hideMark/>
          </w:tcPr>
          <w:p w14:paraId="04BF810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55</w:t>
            </w:r>
          </w:p>
        </w:tc>
        <w:tc>
          <w:tcPr>
            <w:tcW w:w="960" w:type="dxa"/>
            <w:tcBorders>
              <w:top w:val="nil"/>
              <w:left w:val="nil"/>
              <w:bottom w:val="single" w:sz="4" w:space="0" w:color="auto"/>
              <w:right w:val="single" w:sz="4" w:space="0" w:color="auto"/>
            </w:tcBorders>
            <w:noWrap/>
            <w:vAlign w:val="bottom"/>
            <w:hideMark/>
          </w:tcPr>
          <w:p w14:paraId="41C6751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4.23</w:t>
            </w:r>
          </w:p>
        </w:tc>
      </w:tr>
      <w:tr w:rsidR="00E41716" w:rsidRPr="00E41716" w14:paraId="3EA3E54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FE5737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508BBD8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w:t>
            </w:r>
          </w:p>
        </w:tc>
        <w:tc>
          <w:tcPr>
            <w:tcW w:w="1214" w:type="dxa"/>
            <w:tcBorders>
              <w:top w:val="nil"/>
              <w:left w:val="nil"/>
              <w:bottom w:val="single" w:sz="4" w:space="0" w:color="auto"/>
              <w:right w:val="single" w:sz="4" w:space="0" w:color="auto"/>
            </w:tcBorders>
            <w:noWrap/>
            <w:vAlign w:val="bottom"/>
            <w:hideMark/>
          </w:tcPr>
          <w:p w14:paraId="1BF3A6E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43</w:t>
            </w:r>
          </w:p>
        </w:tc>
        <w:tc>
          <w:tcPr>
            <w:tcW w:w="960" w:type="dxa"/>
            <w:tcBorders>
              <w:top w:val="nil"/>
              <w:left w:val="nil"/>
              <w:bottom w:val="single" w:sz="4" w:space="0" w:color="auto"/>
              <w:right w:val="single" w:sz="4" w:space="0" w:color="auto"/>
            </w:tcBorders>
            <w:noWrap/>
            <w:vAlign w:val="bottom"/>
            <w:hideMark/>
          </w:tcPr>
          <w:p w14:paraId="6D57069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3.31</w:t>
            </w:r>
          </w:p>
        </w:tc>
      </w:tr>
      <w:tr w:rsidR="00E41716" w:rsidRPr="00E41716" w14:paraId="1784F50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09FD7B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7F2287A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Descurainia</w:t>
            </w:r>
            <w:proofErr w:type="spellEnd"/>
          </w:p>
        </w:tc>
        <w:tc>
          <w:tcPr>
            <w:tcW w:w="1214" w:type="dxa"/>
            <w:tcBorders>
              <w:top w:val="nil"/>
              <w:left w:val="nil"/>
              <w:bottom w:val="single" w:sz="4" w:space="0" w:color="auto"/>
              <w:right w:val="single" w:sz="4" w:space="0" w:color="auto"/>
            </w:tcBorders>
            <w:noWrap/>
            <w:vAlign w:val="bottom"/>
            <w:hideMark/>
          </w:tcPr>
          <w:p w14:paraId="6ABAF02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38</w:t>
            </w:r>
          </w:p>
        </w:tc>
        <w:tc>
          <w:tcPr>
            <w:tcW w:w="960" w:type="dxa"/>
            <w:tcBorders>
              <w:top w:val="nil"/>
              <w:left w:val="nil"/>
              <w:bottom w:val="single" w:sz="4" w:space="0" w:color="auto"/>
              <w:right w:val="single" w:sz="4" w:space="0" w:color="auto"/>
            </w:tcBorders>
            <w:noWrap/>
            <w:vAlign w:val="bottom"/>
            <w:hideMark/>
          </w:tcPr>
          <w:p w14:paraId="209BE3F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2.92</w:t>
            </w:r>
          </w:p>
        </w:tc>
      </w:tr>
      <w:tr w:rsidR="00E41716" w:rsidRPr="00E41716" w14:paraId="05D61E5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2B93B9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77305AE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Raphanus</w:t>
            </w:r>
          </w:p>
        </w:tc>
        <w:tc>
          <w:tcPr>
            <w:tcW w:w="1214" w:type="dxa"/>
            <w:tcBorders>
              <w:top w:val="nil"/>
              <w:left w:val="nil"/>
              <w:bottom w:val="single" w:sz="4" w:space="0" w:color="auto"/>
              <w:right w:val="single" w:sz="4" w:space="0" w:color="auto"/>
            </w:tcBorders>
            <w:noWrap/>
            <w:vAlign w:val="bottom"/>
            <w:hideMark/>
          </w:tcPr>
          <w:p w14:paraId="151C7FE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30</w:t>
            </w:r>
          </w:p>
        </w:tc>
        <w:tc>
          <w:tcPr>
            <w:tcW w:w="960" w:type="dxa"/>
            <w:tcBorders>
              <w:top w:val="nil"/>
              <w:left w:val="nil"/>
              <w:bottom w:val="single" w:sz="4" w:space="0" w:color="auto"/>
              <w:right w:val="single" w:sz="4" w:space="0" w:color="auto"/>
            </w:tcBorders>
            <w:noWrap/>
            <w:vAlign w:val="bottom"/>
            <w:hideMark/>
          </w:tcPr>
          <w:p w14:paraId="0164748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2.31</w:t>
            </w:r>
          </w:p>
        </w:tc>
      </w:tr>
      <w:tr w:rsidR="00E41716" w:rsidRPr="00E41716" w14:paraId="3A21FE7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2564F7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44334A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Erigeron</w:t>
            </w:r>
          </w:p>
        </w:tc>
        <w:tc>
          <w:tcPr>
            <w:tcW w:w="1214" w:type="dxa"/>
            <w:tcBorders>
              <w:top w:val="nil"/>
              <w:left w:val="nil"/>
              <w:bottom w:val="single" w:sz="4" w:space="0" w:color="auto"/>
              <w:right w:val="single" w:sz="4" w:space="0" w:color="auto"/>
            </w:tcBorders>
            <w:noWrap/>
            <w:vAlign w:val="bottom"/>
            <w:hideMark/>
          </w:tcPr>
          <w:p w14:paraId="7EAF898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25</w:t>
            </w:r>
          </w:p>
        </w:tc>
        <w:tc>
          <w:tcPr>
            <w:tcW w:w="960" w:type="dxa"/>
            <w:tcBorders>
              <w:top w:val="nil"/>
              <w:left w:val="nil"/>
              <w:bottom w:val="single" w:sz="4" w:space="0" w:color="auto"/>
              <w:right w:val="single" w:sz="4" w:space="0" w:color="auto"/>
            </w:tcBorders>
            <w:noWrap/>
            <w:vAlign w:val="bottom"/>
            <w:hideMark/>
          </w:tcPr>
          <w:p w14:paraId="2F3C5F5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1.92</w:t>
            </w:r>
          </w:p>
        </w:tc>
      </w:tr>
      <w:tr w:rsidR="00E41716" w:rsidRPr="00E41716" w14:paraId="7B79C26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52B289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23C1062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Bromus</w:t>
            </w:r>
          </w:p>
        </w:tc>
        <w:tc>
          <w:tcPr>
            <w:tcW w:w="1214" w:type="dxa"/>
            <w:tcBorders>
              <w:top w:val="nil"/>
              <w:left w:val="nil"/>
              <w:bottom w:val="single" w:sz="4" w:space="0" w:color="auto"/>
              <w:right w:val="single" w:sz="4" w:space="0" w:color="auto"/>
            </w:tcBorders>
            <w:noWrap/>
            <w:vAlign w:val="bottom"/>
            <w:hideMark/>
          </w:tcPr>
          <w:p w14:paraId="3F15726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25</w:t>
            </w:r>
          </w:p>
        </w:tc>
        <w:tc>
          <w:tcPr>
            <w:tcW w:w="960" w:type="dxa"/>
            <w:tcBorders>
              <w:top w:val="nil"/>
              <w:left w:val="nil"/>
              <w:bottom w:val="single" w:sz="4" w:space="0" w:color="auto"/>
              <w:right w:val="single" w:sz="4" w:space="0" w:color="auto"/>
            </w:tcBorders>
            <w:noWrap/>
            <w:vAlign w:val="bottom"/>
            <w:hideMark/>
          </w:tcPr>
          <w:p w14:paraId="34D21B9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1.92</w:t>
            </w:r>
          </w:p>
        </w:tc>
      </w:tr>
      <w:tr w:rsidR="00E41716" w:rsidRPr="00E41716" w14:paraId="26934146"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923D2F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Cannabaceae</w:t>
            </w:r>
          </w:p>
        </w:tc>
        <w:tc>
          <w:tcPr>
            <w:tcW w:w="1701" w:type="dxa"/>
            <w:tcBorders>
              <w:top w:val="nil"/>
              <w:left w:val="nil"/>
              <w:bottom w:val="single" w:sz="4" w:space="0" w:color="auto"/>
              <w:right w:val="single" w:sz="4" w:space="0" w:color="auto"/>
            </w:tcBorders>
            <w:noWrap/>
            <w:vAlign w:val="bottom"/>
            <w:hideMark/>
          </w:tcPr>
          <w:p w14:paraId="3E62319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Cannabis</w:t>
            </w:r>
          </w:p>
        </w:tc>
        <w:tc>
          <w:tcPr>
            <w:tcW w:w="1214" w:type="dxa"/>
            <w:tcBorders>
              <w:top w:val="nil"/>
              <w:left w:val="nil"/>
              <w:bottom w:val="single" w:sz="4" w:space="0" w:color="auto"/>
              <w:right w:val="single" w:sz="4" w:space="0" w:color="auto"/>
            </w:tcBorders>
            <w:noWrap/>
            <w:vAlign w:val="bottom"/>
            <w:hideMark/>
          </w:tcPr>
          <w:p w14:paraId="5814529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20</w:t>
            </w:r>
          </w:p>
        </w:tc>
        <w:tc>
          <w:tcPr>
            <w:tcW w:w="960" w:type="dxa"/>
            <w:tcBorders>
              <w:top w:val="nil"/>
              <w:left w:val="nil"/>
              <w:bottom w:val="single" w:sz="4" w:space="0" w:color="auto"/>
              <w:right w:val="single" w:sz="4" w:space="0" w:color="auto"/>
            </w:tcBorders>
            <w:noWrap/>
            <w:vAlign w:val="bottom"/>
            <w:hideMark/>
          </w:tcPr>
          <w:p w14:paraId="1EB1D05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1.54</w:t>
            </w:r>
          </w:p>
        </w:tc>
      </w:tr>
      <w:tr w:rsidR="00E41716" w:rsidRPr="00E41716" w14:paraId="6A847D8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A3BEAD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67AC9D0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Medicago</w:t>
            </w:r>
          </w:p>
        </w:tc>
        <w:tc>
          <w:tcPr>
            <w:tcW w:w="1214" w:type="dxa"/>
            <w:tcBorders>
              <w:top w:val="nil"/>
              <w:left w:val="nil"/>
              <w:bottom w:val="single" w:sz="4" w:space="0" w:color="auto"/>
              <w:right w:val="single" w:sz="4" w:space="0" w:color="auto"/>
            </w:tcBorders>
            <w:noWrap/>
            <w:vAlign w:val="bottom"/>
            <w:hideMark/>
          </w:tcPr>
          <w:p w14:paraId="641129D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18</w:t>
            </w:r>
          </w:p>
        </w:tc>
        <w:tc>
          <w:tcPr>
            <w:tcW w:w="960" w:type="dxa"/>
            <w:tcBorders>
              <w:top w:val="nil"/>
              <w:left w:val="nil"/>
              <w:bottom w:val="single" w:sz="4" w:space="0" w:color="auto"/>
              <w:right w:val="single" w:sz="4" w:space="0" w:color="auto"/>
            </w:tcBorders>
            <w:noWrap/>
            <w:vAlign w:val="bottom"/>
            <w:hideMark/>
          </w:tcPr>
          <w:p w14:paraId="017E6F6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1.38</w:t>
            </w:r>
          </w:p>
        </w:tc>
      </w:tr>
      <w:tr w:rsidR="00E41716" w:rsidRPr="00E41716" w14:paraId="5891DD7D"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7D0D6A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Malvaceae</w:t>
            </w:r>
            <w:proofErr w:type="spellEnd"/>
          </w:p>
        </w:tc>
        <w:tc>
          <w:tcPr>
            <w:tcW w:w="1701" w:type="dxa"/>
            <w:tcBorders>
              <w:top w:val="nil"/>
              <w:left w:val="nil"/>
              <w:bottom w:val="single" w:sz="4" w:space="0" w:color="auto"/>
              <w:right w:val="single" w:sz="4" w:space="0" w:color="auto"/>
            </w:tcBorders>
            <w:noWrap/>
            <w:vAlign w:val="bottom"/>
            <w:hideMark/>
          </w:tcPr>
          <w:p w14:paraId="21C86AF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Tilia</w:t>
            </w:r>
          </w:p>
        </w:tc>
        <w:tc>
          <w:tcPr>
            <w:tcW w:w="1214" w:type="dxa"/>
            <w:tcBorders>
              <w:top w:val="nil"/>
              <w:left w:val="nil"/>
              <w:bottom w:val="single" w:sz="4" w:space="0" w:color="auto"/>
              <w:right w:val="single" w:sz="4" w:space="0" w:color="auto"/>
            </w:tcBorders>
            <w:noWrap/>
            <w:vAlign w:val="bottom"/>
            <w:hideMark/>
          </w:tcPr>
          <w:p w14:paraId="20BD31F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18</w:t>
            </w:r>
          </w:p>
        </w:tc>
        <w:tc>
          <w:tcPr>
            <w:tcW w:w="960" w:type="dxa"/>
            <w:tcBorders>
              <w:top w:val="nil"/>
              <w:left w:val="nil"/>
              <w:bottom w:val="single" w:sz="4" w:space="0" w:color="auto"/>
              <w:right w:val="single" w:sz="4" w:space="0" w:color="auto"/>
            </w:tcBorders>
            <w:noWrap/>
            <w:vAlign w:val="bottom"/>
            <w:hideMark/>
          </w:tcPr>
          <w:p w14:paraId="1532CA9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1.38</w:t>
            </w:r>
          </w:p>
        </w:tc>
      </w:tr>
      <w:tr w:rsidR="00E41716" w:rsidRPr="00E41716" w14:paraId="18193C5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EEAE2D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440C670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Vigna</w:t>
            </w:r>
          </w:p>
        </w:tc>
        <w:tc>
          <w:tcPr>
            <w:tcW w:w="1214" w:type="dxa"/>
            <w:tcBorders>
              <w:top w:val="nil"/>
              <w:left w:val="nil"/>
              <w:bottom w:val="single" w:sz="4" w:space="0" w:color="auto"/>
              <w:right w:val="single" w:sz="4" w:space="0" w:color="auto"/>
            </w:tcBorders>
            <w:noWrap/>
            <w:vAlign w:val="bottom"/>
            <w:hideMark/>
          </w:tcPr>
          <w:p w14:paraId="2AD9888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17</w:t>
            </w:r>
          </w:p>
        </w:tc>
        <w:tc>
          <w:tcPr>
            <w:tcW w:w="960" w:type="dxa"/>
            <w:tcBorders>
              <w:top w:val="nil"/>
              <w:left w:val="nil"/>
              <w:bottom w:val="single" w:sz="4" w:space="0" w:color="auto"/>
              <w:right w:val="single" w:sz="4" w:space="0" w:color="auto"/>
            </w:tcBorders>
            <w:noWrap/>
            <w:vAlign w:val="bottom"/>
            <w:hideMark/>
          </w:tcPr>
          <w:p w14:paraId="76578F1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1.31</w:t>
            </w:r>
          </w:p>
        </w:tc>
      </w:tr>
      <w:tr w:rsidR="00E41716" w:rsidRPr="00E41716" w14:paraId="2493173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B2CF7D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Geraniaceae</w:t>
            </w:r>
            <w:proofErr w:type="spellEnd"/>
          </w:p>
        </w:tc>
        <w:tc>
          <w:tcPr>
            <w:tcW w:w="1701" w:type="dxa"/>
            <w:tcBorders>
              <w:top w:val="nil"/>
              <w:left w:val="nil"/>
              <w:bottom w:val="single" w:sz="4" w:space="0" w:color="auto"/>
              <w:right w:val="single" w:sz="4" w:space="0" w:color="auto"/>
            </w:tcBorders>
            <w:noWrap/>
            <w:vAlign w:val="bottom"/>
            <w:hideMark/>
          </w:tcPr>
          <w:p w14:paraId="272C3D2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Erodium</w:t>
            </w:r>
          </w:p>
        </w:tc>
        <w:tc>
          <w:tcPr>
            <w:tcW w:w="1214" w:type="dxa"/>
            <w:tcBorders>
              <w:top w:val="nil"/>
              <w:left w:val="nil"/>
              <w:bottom w:val="single" w:sz="4" w:space="0" w:color="auto"/>
              <w:right w:val="single" w:sz="4" w:space="0" w:color="auto"/>
            </w:tcBorders>
            <w:noWrap/>
            <w:vAlign w:val="bottom"/>
            <w:hideMark/>
          </w:tcPr>
          <w:p w14:paraId="673309C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14</w:t>
            </w:r>
          </w:p>
        </w:tc>
        <w:tc>
          <w:tcPr>
            <w:tcW w:w="960" w:type="dxa"/>
            <w:tcBorders>
              <w:top w:val="nil"/>
              <w:left w:val="nil"/>
              <w:bottom w:val="single" w:sz="4" w:space="0" w:color="auto"/>
              <w:right w:val="single" w:sz="4" w:space="0" w:color="auto"/>
            </w:tcBorders>
            <w:noWrap/>
            <w:vAlign w:val="bottom"/>
            <w:hideMark/>
          </w:tcPr>
          <w:p w14:paraId="2C0A5CB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1.08</w:t>
            </w:r>
          </w:p>
        </w:tc>
      </w:tr>
      <w:tr w:rsidR="00E41716" w:rsidRPr="00E41716" w14:paraId="4BE74296"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9EE912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1043DF9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Lycium</w:t>
            </w:r>
            <w:proofErr w:type="spellEnd"/>
          </w:p>
        </w:tc>
        <w:tc>
          <w:tcPr>
            <w:tcW w:w="1214" w:type="dxa"/>
            <w:tcBorders>
              <w:top w:val="nil"/>
              <w:left w:val="nil"/>
              <w:bottom w:val="single" w:sz="4" w:space="0" w:color="auto"/>
              <w:right w:val="single" w:sz="4" w:space="0" w:color="auto"/>
            </w:tcBorders>
            <w:noWrap/>
            <w:vAlign w:val="bottom"/>
            <w:hideMark/>
          </w:tcPr>
          <w:p w14:paraId="16E5437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12</w:t>
            </w:r>
          </w:p>
        </w:tc>
        <w:tc>
          <w:tcPr>
            <w:tcW w:w="960" w:type="dxa"/>
            <w:tcBorders>
              <w:top w:val="nil"/>
              <w:left w:val="nil"/>
              <w:bottom w:val="single" w:sz="4" w:space="0" w:color="auto"/>
              <w:right w:val="single" w:sz="4" w:space="0" w:color="auto"/>
            </w:tcBorders>
            <w:noWrap/>
            <w:vAlign w:val="bottom"/>
            <w:hideMark/>
          </w:tcPr>
          <w:p w14:paraId="745A6BD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0.92</w:t>
            </w:r>
          </w:p>
        </w:tc>
      </w:tr>
      <w:tr w:rsidR="00E41716" w:rsidRPr="00E41716" w14:paraId="186C0A2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1F2528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Convolvulaceae</w:t>
            </w:r>
          </w:p>
        </w:tc>
        <w:tc>
          <w:tcPr>
            <w:tcW w:w="1701" w:type="dxa"/>
            <w:tcBorders>
              <w:top w:val="nil"/>
              <w:left w:val="nil"/>
              <w:bottom w:val="single" w:sz="4" w:space="0" w:color="auto"/>
              <w:right w:val="single" w:sz="4" w:space="0" w:color="auto"/>
            </w:tcBorders>
            <w:noWrap/>
            <w:vAlign w:val="bottom"/>
            <w:hideMark/>
          </w:tcPr>
          <w:p w14:paraId="4854DD4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Convolvulus</w:t>
            </w:r>
          </w:p>
        </w:tc>
        <w:tc>
          <w:tcPr>
            <w:tcW w:w="1214" w:type="dxa"/>
            <w:tcBorders>
              <w:top w:val="nil"/>
              <w:left w:val="nil"/>
              <w:bottom w:val="single" w:sz="4" w:space="0" w:color="auto"/>
              <w:right w:val="single" w:sz="4" w:space="0" w:color="auto"/>
            </w:tcBorders>
            <w:noWrap/>
            <w:vAlign w:val="bottom"/>
            <w:hideMark/>
          </w:tcPr>
          <w:p w14:paraId="7ABAF87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10</w:t>
            </w:r>
          </w:p>
        </w:tc>
        <w:tc>
          <w:tcPr>
            <w:tcW w:w="960" w:type="dxa"/>
            <w:tcBorders>
              <w:top w:val="nil"/>
              <w:left w:val="nil"/>
              <w:bottom w:val="single" w:sz="4" w:space="0" w:color="auto"/>
              <w:right w:val="single" w:sz="4" w:space="0" w:color="auto"/>
            </w:tcBorders>
            <w:noWrap/>
            <w:vAlign w:val="bottom"/>
            <w:hideMark/>
          </w:tcPr>
          <w:p w14:paraId="71DBCD9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0.77</w:t>
            </w:r>
          </w:p>
        </w:tc>
      </w:tr>
      <w:tr w:rsidR="00E41716" w:rsidRPr="00E41716" w14:paraId="4B59305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3CD64D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Cucurbitaceae</w:t>
            </w:r>
          </w:p>
        </w:tc>
        <w:tc>
          <w:tcPr>
            <w:tcW w:w="1701" w:type="dxa"/>
            <w:tcBorders>
              <w:top w:val="nil"/>
              <w:left w:val="nil"/>
              <w:bottom w:val="single" w:sz="4" w:space="0" w:color="auto"/>
              <w:right w:val="single" w:sz="4" w:space="0" w:color="auto"/>
            </w:tcBorders>
            <w:noWrap/>
            <w:vAlign w:val="bottom"/>
            <w:hideMark/>
          </w:tcPr>
          <w:p w14:paraId="79A23F3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Cucumis</w:t>
            </w:r>
          </w:p>
        </w:tc>
        <w:tc>
          <w:tcPr>
            <w:tcW w:w="1214" w:type="dxa"/>
            <w:tcBorders>
              <w:top w:val="nil"/>
              <w:left w:val="nil"/>
              <w:bottom w:val="single" w:sz="4" w:space="0" w:color="auto"/>
              <w:right w:val="single" w:sz="4" w:space="0" w:color="auto"/>
            </w:tcBorders>
            <w:noWrap/>
            <w:vAlign w:val="bottom"/>
            <w:hideMark/>
          </w:tcPr>
          <w:p w14:paraId="605FA97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9</w:t>
            </w:r>
          </w:p>
        </w:tc>
        <w:tc>
          <w:tcPr>
            <w:tcW w:w="960" w:type="dxa"/>
            <w:tcBorders>
              <w:top w:val="nil"/>
              <w:left w:val="nil"/>
              <w:bottom w:val="single" w:sz="4" w:space="0" w:color="auto"/>
              <w:right w:val="single" w:sz="4" w:space="0" w:color="auto"/>
            </w:tcBorders>
            <w:noWrap/>
            <w:vAlign w:val="bottom"/>
            <w:hideMark/>
          </w:tcPr>
          <w:p w14:paraId="50F4687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0.69</w:t>
            </w:r>
          </w:p>
        </w:tc>
      </w:tr>
      <w:tr w:rsidR="00E41716" w:rsidRPr="00E41716" w14:paraId="79CBBC4B"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7A15F6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44D53F9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Hordeum</w:t>
            </w:r>
          </w:p>
        </w:tc>
        <w:tc>
          <w:tcPr>
            <w:tcW w:w="1214" w:type="dxa"/>
            <w:tcBorders>
              <w:top w:val="nil"/>
              <w:left w:val="nil"/>
              <w:bottom w:val="single" w:sz="4" w:space="0" w:color="auto"/>
              <w:right w:val="single" w:sz="4" w:space="0" w:color="auto"/>
            </w:tcBorders>
            <w:noWrap/>
            <w:vAlign w:val="bottom"/>
            <w:hideMark/>
          </w:tcPr>
          <w:p w14:paraId="43F6646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9</w:t>
            </w:r>
          </w:p>
        </w:tc>
        <w:tc>
          <w:tcPr>
            <w:tcW w:w="960" w:type="dxa"/>
            <w:tcBorders>
              <w:top w:val="nil"/>
              <w:left w:val="nil"/>
              <w:bottom w:val="single" w:sz="4" w:space="0" w:color="auto"/>
              <w:right w:val="single" w:sz="4" w:space="0" w:color="auto"/>
            </w:tcBorders>
            <w:noWrap/>
            <w:vAlign w:val="bottom"/>
            <w:hideMark/>
          </w:tcPr>
          <w:p w14:paraId="5E7641E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0.69</w:t>
            </w:r>
          </w:p>
        </w:tc>
      </w:tr>
      <w:tr w:rsidR="00E41716" w:rsidRPr="00E41716" w14:paraId="0341A7D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80386F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Rutaceae</w:t>
            </w:r>
            <w:proofErr w:type="spellEnd"/>
          </w:p>
        </w:tc>
        <w:tc>
          <w:tcPr>
            <w:tcW w:w="1701" w:type="dxa"/>
            <w:tcBorders>
              <w:top w:val="nil"/>
              <w:left w:val="nil"/>
              <w:bottom w:val="single" w:sz="4" w:space="0" w:color="auto"/>
              <w:right w:val="single" w:sz="4" w:space="0" w:color="auto"/>
            </w:tcBorders>
            <w:noWrap/>
            <w:vAlign w:val="bottom"/>
            <w:hideMark/>
          </w:tcPr>
          <w:p w14:paraId="5A5DF6D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Citrus</w:t>
            </w:r>
          </w:p>
        </w:tc>
        <w:tc>
          <w:tcPr>
            <w:tcW w:w="1214" w:type="dxa"/>
            <w:tcBorders>
              <w:top w:val="nil"/>
              <w:left w:val="nil"/>
              <w:bottom w:val="single" w:sz="4" w:space="0" w:color="auto"/>
              <w:right w:val="single" w:sz="4" w:space="0" w:color="auto"/>
            </w:tcBorders>
            <w:noWrap/>
            <w:vAlign w:val="bottom"/>
            <w:hideMark/>
          </w:tcPr>
          <w:p w14:paraId="61D4788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8</w:t>
            </w:r>
          </w:p>
        </w:tc>
        <w:tc>
          <w:tcPr>
            <w:tcW w:w="960" w:type="dxa"/>
            <w:tcBorders>
              <w:top w:val="nil"/>
              <w:left w:val="nil"/>
              <w:bottom w:val="single" w:sz="4" w:space="0" w:color="auto"/>
              <w:right w:val="single" w:sz="4" w:space="0" w:color="auto"/>
            </w:tcBorders>
            <w:noWrap/>
            <w:vAlign w:val="bottom"/>
            <w:hideMark/>
          </w:tcPr>
          <w:p w14:paraId="2F203FF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0.61</w:t>
            </w:r>
          </w:p>
        </w:tc>
      </w:tr>
      <w:tr w:rsidR="00E41716" w:rsidRPr="00E41716" w14:paraId="5CB2B4E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8CFB74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23B7A53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Chorispora</w:t>
            </w:r>
            <w:proofErr w:type="spellEnd"/>
          </w:p>
        </w:tc>
        <w:tc>
          <w:tcPr>
            <w:tcW w:w="1214" w:type="dxa"/>
            <w:tcBorders>
              <w:top w:val="nil"/>
              <w:left w:val="nil"/>
              <w:bottom w:val="single" w:sz="4" w:space="0" w:color="auto"/>
              <w:right w:val="single" w:sz="4" w:space="0" w:color="auto"/>
            </w:tcBorders>
            <w:noWrap/>
            <w:vAlign w:val="bottom"/>
            <w:hideMark/>
          </w:tcPr>
          <w:p w14:paraId="57493DA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7</w:t>
            </w:r>
          </w:p>
        </w:tc>
        <w:tc>
          <w:tcPr>
            <w:tcW w:w="960" w:type="dxa"/>
            <w:tcBorders>
              <w:top w:val="nil"/>
              <w:left w:val="nil"/>
              <w:bottom w:val="single" w:sz="4" w:space="0" w:color="auto"/>
              <w:right w:val="single" w:sz="4" w:space="0" w:color="auto"/>
            </w:tcBorders>
            <w:noWrap/>
            <w:vAlign w:val="bottom"/>
            <w:hideMark/>
          </w:tcPr>
          <w:p w14:paraId="2FD0149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0.54</w:t>
            </w:r>
          </w:p>
        </w:tc>
      </w:tr>
      <w:tr w:rsidR="00E41716" w:rsidRPr="00E41716" w14:paraId="3588FB0D"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ED1F54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67BB80F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Hyoscyamus</w:t>
            </w:r>
          </w:p>
        </w:tc>
        <w:tc>
          <w:tcPr>
            <w:tcW w:w="1214" w:type="dxa"/>
            <w:tcBorders>
              <w:top w:val="nil"/>
              <w:left w:val="nil"/>
              <w:bottom w:val="single" w:sz="4" w:space="0" w:color="auto"/>
              <w:right w:val="single" w:sz="4" w:space="0" w:color="auto"/>
            </w:tcBorders>
            <w:noWrap/>
            <w:vAlign w:val="bottom"/>
            <w:hideMark/>
          </w:tcPr>
          <w:p w14:paraId="1F4EFA8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7</w:t>
            </w:r>
          </w:p>
        </w:tc>
        <w:tc>
          <w:tcPr>
            <w:tcW w:w="960" w:type="dxa"/>
            <w:tcBorders>
              <w:top w:val="nil"/>
              <w:left w:val="nil"/>
              <w:bottom w:val="single" w:sz="4" w:space="0" w:color="auto"/>
              <w:right w:val="single" w:sz="4" w:space="0" w:color="auto"/>
            </w:tcBorders>
            <w:noWrap/>
            <w:vAlign w:val="bottom"/>
            <w:hideMark/>
          </w:tcPr>
          <w:p w14:paraId="33ED66A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0.54</w:t>
            </w:r>
          </w:p>
        </w:tc>
      </w:tr>
      <w:tr w:rsidR="00E41716" w:rsidRPr="00E41716" w14:paraId="755FEC1D"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313F36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Pinaceae</w:t>
            </w:r>
          </w:p>
        </w:tc>
        <w:tc>
          <w:tcPr>
            <w:tcW w:w="1701" w:type="dxa"/>
            <w:tcBorders>
              <w:top w:val="nil"/>
              <w:left w:val="nil"/>
              <w:bottom w:val="single" w:sz="4" w:space="0" w:color="auto"/>
              <w:right w:val="single" w:sz="4" w:space="0" w:color="auto"/>
            </w:tcBorders>
            <w:noWrap/>
            <w:vAlign w:val="bottom"/>
            <w:hideMark/>
          </w:tcPr>
          <w:p w14:paraId="0F6D431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Pinus</w:t>
            </w:r>
          </w:p>
        </w:tc>
        <w:tc>
          <w:tcPr>
            <w:tcW w:w="1214" w:type="dxa"/>
            <w:tcBorders>
              <w:top w:val="nil"/>
              <w:left w:val="nil"/>
              <w:bottom w:val="single" w:sz="4" w:space="0" w:color="auto"/>
              <w:right w:val="single" w:sz="4" w:space="0" w:color="auto"/>
            </w:tcBorders>
            <w:noWrap/>
            <w:vAlign w:val="bottom"/>
            <w:hideMark/>
          </w:tcPr>
          <w:p w14:paraId="6DB34AD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6</w:t>
            </w:r>
          </w:p>
        </w:tc>
        <w:tc>
          <w:tcPr>
            <w:tcW w:w="960" w:type="dxa"/>
            <w:tcBorders>
              <w:top w:val="nil"/>
              <w:left w:val="nil"/>
              <w:bottom w:val="single" w:sz="4" w:space="0" w:color="auto"/>
              <w:right w:val="single" w:sz="4" w:space="0" w:color="auto"/>
            </w:tcBorders>
            <w:noWrap/>
            <w:vAlign w:val="bottom"/>
            <w:hideMark/>
          </w:tcPr>
          <w:p w14:paraId="124B7F5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0.46</w:t>
            </w:r>
          </w:p>
        </w:tc>
      </w:tr>
      <w:tr w:rsidR="00E41716" w:rsidRPr="00E41716" w14:paraId="701CE75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BF1FC6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Sapindaceae</w:t>
            </w:r>
            <w:proofErr w:type="spellEnd"/>
          </w:p>
        </w:tc>
        <w:tc>
          <w:tcPr>
            <w:tcW w:w="1701" w:type="dxa"/>
            <w:tcBorders>
              <w:top w:val="nil"/>
              <w:left w:val="nil"/>
              <w:bottom w:val="single" w:sz="4" w:space="0" w:color="auto"/>
              <w:right w:val="single" w:sz="4" w:space="0" w:color="auto"/>
            </w:tcBorders>
            <w:noWrap/>
            <w:vAlign w:val="bottom"/>
            <w:hideMark/>
          </w:tcPr>
          <w:p w14:paraId="0D6C328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Acer</w:t>
            </w:r>
          </w:p>
        </w:tc>
        <w:tc>
          <w:tcPr>
            <w:tcW w:w="1214" w:type="dxa"/>
            <w:tcBorders>
              <w:top w:val="nil"/>
              <w:left w:val="nil"/>
              <w:bottom w:val="single" w:sz="4" w:space="0" w:color="auto"/>
              <w:right w:val="single" w:sz="4" w:space="0" w:color="auto"/>
            </w:tcBorders>
            <w:noWrap/>
            <w:vAlign w:val="bottom"/>
            <w:hideMark/>
          </w:tcPr>
          <w:p w14:paraId="0ADAAF9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6</w:t>
            </w:r>
          </w:p>
        </w:tc>
        <w:tc>
          <w:tcPr>
            <w:tcW w:w="960" w:type="dxa"/>
            <w:tcBorders>
              <w:top w:val="nil"/>
              <w:left w:val="nil"/>
              <w:bottom w:val="single" w:sz="4" w:space="0" w:color="auto"/>
              <w:right w:val="single" w:sz="4" w:space="0" w:color="auto"/>
            </w:tcBorders>
            <w:noWrap/>
            <w:vAlign w:val="bottom"/>
            <w:hideMark/>
          </w:tcPr>
          <w:p w14:paraId="02902D0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0.46</w:t>
            </w:r>
          </w:p>
        </w:tc>
      </w:tr>
      <w:tr w:rsidR="00E41716" w:rsidRPr="00E41716" w14:paraId="64110D6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FE5025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Brassicaceae</w:t>
            </w:r>
          </w:p>
        </w:tc>
        <w:tc>
          <w:tcPr>
            <w:tcW w:w="1701" w:type="dxa"/>
            <w:tcBorders>
              <w:top w:val="nil"/>
              <w:left w:val="nil"/>
              <w:bottom w:val="single" w:sz="4" w:space="0" w:color="auto"/>
              <w:right w:val="single" w:sz="4" w:space="0" w:color="auto"/>
            </w:tcBorders>
            <w:noWrap/>
            <w:vAlign w:val="bottom"/>
            <w:hideMark/>
          </w:tcPr>
          <w:p w14:paraId="2F9720C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Pseudofortuynia</w:t>
            </w:r>
            <w:proofErr w:type="spellEnd"/>
          </w:p>
        </w:tc>
        <w:tc>
          <w:tcPr>
            <w:tcW w:w="1214" w:type="dxa"/>
            <w:tcBorders>
              <w:top w:val="nil"/>
              <w:left w:val="nil"/>
              <w:bottom w:val="single" w:sz="4" w:space="0" w:color="auto"/>
              <w:right w:val="single" w:sz="4" w:space="0" w:color="auto"/>
            </w:tcBorders>
            <w:noWrap/>
            <w:vAlign w:val="bottom"/>
            <w:hideMark/>
          </w:tcPr>
          <w:p w14:paraId="53D0C74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w:t>
            </w:r>
          </w:p>
        </w:tc>
        <w:tc>
          <w:tcPr>
            <w:tcW w:w="960" w:type="dxa"/>
            <w:tcBorders>
              <w:top w:val="nil"/>
              <w:left w:val="nil"/>
              <w:bottom w:val="single" w:sz="4" w:space="0" w:color="auto"/>
              <w:right w:val="single" w:sz="4" w:space="0" w:color="auto"/>
            </w:tcBorders>
            <w:noWrap/>
            <w:vAlign w:val="bottom"/>
            <w:hideMark/>
          </w:tcPr>
          <w:p w14:paraId="0B7A0B5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0.38</w:t>
            </w:r>
          </w:p>
        </w:tc>
      </w:tr>
      <w:tr w:rsidR="00E41716" w:rsidRPr="00E41716" w14:paraId="54961D5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D3CD0C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Fagaceae</w:t>
            </w:r>
          </w:p>
        </w:tc>
        <w:tc>
          <w:tcPr>
            <w:tcW w:w="1701" w:type="dxa"/>
            <w:tcBorders>
              <w:top w:val="nil"/>
              <w:left w:val="nil"/>
              <w:bottom w:val="single" w:sz="4" w:space="0" w:color="auto"/>
              <w:right w:val="single" w:sz="4" w:space="0" w:color="auto"/>
            </w:tcBorders>
            <w:noWrap/>
            <w:vAlign w:val="bottom"/>
            <w:hideMark/>
          </w:tcPr>
          <w:p w14:paraId="21218B3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Quercus</w:t>
            </w:r>
          </w:p>
        </w:tc>
        <w:tc>
          <w:tcPr>
            <w:tcW w:w="1214" w:type="dxa"/>
            <w:tcBorders>
              <w:top w:val="nil"/>
              <w:left w:val="nil"/>
              <w:bottom w:val="single" w:sz="4" w:space="0" w:color="auto"/>
              <w:right w:val="single" w:sz="4" w:space="0" w:color="auto"/>
            </w:tcBorders>
            <w:noWrap/>
            <w:vAlign w:val="bottom"/>
            <w:hideMark/>
          </w:tcPr>
          <w:p w14:paraId="1EE7078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w:t>
            </w:r>
          </w:p>
        </w:tc>
        <w:tc>
          <w:tcPr>
            <w:tcW w:w="960" w:type="dxa"/>
            <w:tcBorders>
              <w:top w:val="nil"/>
              <w:left w:val="nil"/>
              <w:bottom w:val="single" w:sz="4" w:space="0" w:color="auto"/>
              <w:right w:val="single" w:sz="4" w:space="0" w:color="auto"/>
            </w:tcBorders>
            <w:noWrap/>
            <w:vAlign w:val="bottom"/>
            <w:hideMark/>
          </w:tcPr>
          <w:p w14:paraId="2018057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0.38</w:t>
            </w:r>
          </w:p>
        </w:tc>
      </w:tr>
      <w:tr w:rsidR="00E41716" w:rsidRPr="00E41716" w14:paraId="127D470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DEF6EA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Rosaceae</w:t>
            </w:r>
          </w:p>
        </w:tc>
        <w:tc>
          <w:tcPr>
            <w:tcW w:w="1701" w:type="dxa"/>
            <w:tcBorders>
              <w:top w:val="nil"/>
              <w:left w:val="nil"/>
              <w:bottom w:val="single" w:sz="4" w:space="0" w:color="auto"/>
              <w:right w:val="single" w:sz="4" w:space="0" w:color="auto"/>
            </w:tcBorders>
            <w:noWrap/>
            <w:vAlign w:val="bottom"/>
            <w:hideMark/>
          </w:tcPr>
          <w:p w14:paraId="0575391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Prunus</w:t>
            </w:r>
          </w:p>
        </w:tc>
        <w:tc>
          <w:tcPr>
            <w:tcW w:w="1214" w:type="dxa"/>
            <w:tcBorders>
              <w:top w:val="nil"/>
              <w:left w:val="nil"/>
              <w:bottom w:val="single" w:sz="4" w:space="0" w:color="auto"/>
              <w:right w:val="single" w:sz="4" w:space="0" w:color="auto"/>
            </w:tcBorders>
            <w:noWrap/>
            <w:vAlign w:val="bottom"/>
            <w:hideMark/>
          </w:tcPr>
          <w:p w14:paraId="7D1CE0B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5</w:t>
            </w:r>
          </w:p>
        </w:tc>
        <w:tc>
          <w:tcPr>
            <w:tcW w:w="960" w:type="dxa"/>
            <w:tcBorders>
              <w:top w:val="nil"/>
              <w:left w:val="nil"/>
              <w:bottom w:val="single" w:sz="4" w:space="0" w:color="auto"/>
              <w:right w:val="single" w:sz="4" w:space="0" w:color="auto"/>
            </w:tcBorders>
            <w:noWrap/>
            <w:vAlign w:val="bottom"/>
            <w:hideMark/>
          </w:tcPr>
          <w:p w14:paraId="57E54B0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0.38</w:t>
            </w:r>
          </w:p>
        </w:tc>
      </w:tr>
      <w:tr w:rsidR="00E41716" w:rsidRPr="00E41716" w14:paraId="36EF56E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B1BBE4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Amaryllidaceae</w:t>
            </w:r>
          </w:p>
        </w:tc>
        <w:tc>
          <w:tcPr>
            <w:tcW w:w="1701" w:type="dxa"/>
            <w:tcBorders>
              <w:top w:val="nil"/>
              <w:left w:val="nil"/>
              <w:bottom w:val="single" w:sz="4" w:space="0" w:color="auto"/>
              <w:right w:val="single" w:sz="4" w:space="0" w:color="auto"/>
            </w:tcBorders>
            <w:noWrap/>
            <w:vAlign w:val="bottom"/>
            <w:hideMark/>
          </w:tcPr>
          <w:p w14:paraId="22605E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Allium</w:t>
            </w:r>
          </w:p>
        </w:tc>
        <w:tc>
          <w:tcPr>
            <w:tcW w:w="1214" w:type="dxa"/>
            <w:tcBorders>
              <w:top w:val="nil"/>
              <w:left w:val="nil"/>
              <w:bottom w:val="single" w:sz="4" w:space="0" w:color="auto"/>
              <w:right w:val="single" w:sz="4" w:space="0" w:color="auto"/>
            </w:tcBorders>
            <w:noWrap/>
            <w:vAlign w:val="bottom"/>
            <w:hideMark/>
          </w:tcPr>
          <w:p w14:paraId="6607B67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50F08A1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51B874B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6E6742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Anacardiaceae</w:t>
            </w:r>
            <w:proofErr w:type="spellEnd"/>
          </w:p>
        </w:tc>
        <w:tc>
          <w:tcPr>
            <w:tcW w:w="1701" w:type="dxa"/>
            <w:tcBorders>
              <w:top w:val="nil"/>
              <w:left w:val="nil"/>
              <w:bottom w:val="single" w:sz="4" w:space="0" w:color="auto"/>
              <w:right w:val="single" w:sz="4" w:space="0" w:color="auto"/>
            </w:tcBorders>
            <w:noWrap/>
            <w:vAlign w:val="bottom"/>
            <w:hideMark/>
          </w:tcPr>
          <w:p w14:paraId="2202BC8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Pistacia</w:t>
            </w:r>
          </w:p>
        </w:tc>
        <w:tc>
          <w:tcPr>
            <w:tcW w:w="1214" w:type="dxa"/>
            <w:tcBorders>
              <w:top w:val="nil"/>
              <w:left w:val="nil"/>
              <w:bottom w:val="single" w:sz="4" w:space="0" w:color="auto"/>
              <w:right w:val="single" w:sz="4" w:space="0" w:color="auto"/>
            </w:tcBorders>
            <w:noWrap/>
            <w:vAlign w:val="bottom"/>
            <w:hideMark/>
          </w:tcPr>
          <w:p w14:paraId="5E07885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62076B9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7FB5D86B"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C61CAE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3EB0B0A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Artemisia</w:t>
            </w:r>
          </w:p>
        </w:tc>
        <w:tc>
          <w:tcPr>
            <w:tcW w:w="1214" w:type="dxa"/>
            <w:tcBorders>
              <w:top w:val="nil"/>
              <w:left w:val="nil"/>
              <w:bottom w:val="single" w:sz="4" w:space="0" w:color="auto"/>
              <w:right w:val="single" w:sz="4" w:space="0" w:color="auto"/>
            </w:tcBorders>
            <w:noWrap/>
            <w:vAlign w:val="bottom"/>
            <w:hideMark/>
          </w:tcPr>
          <w:p w14:paraId="1B7659E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2664AFB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3C21253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E3C720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Cucurbitaceae</w:t>
            </w:r>
          </w:p>
        </w:tc>
        <w:tc>
          <w:tcPr>
            <w:tcW w:w="1701" w:type="dxa"/>
            <w:tcBorders>
              <w:top w:val="nil"/>
              <w:left w:val="nil"/>
              <w:bottom w:val="single" w:sz="4" w:space="0" w:color="auto"/>
              <w:right w:val="single" w:sz="4" w:space="0" w:color="auto"/>
            </w:tcBorders>
            <w:noWrap/>
            <w:vAlign w:val="bottom"/>
            <w:hideMark/>
          </w:tcPr>
          <w:p w14:paraId="6FEEC1B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Cucurbita</w:t>
            </w:r>
          </w:p>
        </w:tc>
        <w:tc>
          <w:tcPr>
            <w:tcW w:w="1214" w:type="dxa"/>
            <w:tcBorders>
              <w:top w:val="nil"/>
              <w:left w:val="nil"/>
              <w:bottom w:val="single" w:sz="4" w:space="0" w:color="auto"/>
              <w:right w:val="single" w:sz="4" w:space="0" w:color="auto"/>
            </w:tcBorders>
            <w:noWrap/>
            <w:vAlign w:val="bottom"/>
            <w:hideMark/>
          </w:tcPr>
          <w:p w14:paraId="358A879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1E8053F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22A8501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E9D483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52E8E17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Pisum</w:t>
            </w:r>
          </w:p>
        </w:tc>
        <w:tc>
          <w:tcPr>
            <w:tcW w:w="1214" w:type="dxa"/>
            <w:tcBorders>
              <w:top w:val="nil"/>
              <w:left w:val="nil"/>
              <w:bottom w:val="single" w:sz="4" w:space="0" w:color="auto"/>
              <w:right w:val="single" w:sz="4" w:space="0" w:color="auto"/>
            </w:tcBorders>
            <w:noWrap/>
            <w:vAlign w:val="bottom"/>
            <w:hideMark/>
          </w:tcPr>
          <w:p w14:paraId="4B1D760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4444E8E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6CB2516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E148E1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659AFF9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Robinia</w:t>
            </w:r>
          </w:p>
        </w:tc>
        <w:tc>
          <w:tcPr>
            <w:tcW w:w="1214" w:type="dxa"/>
            <w:tcBorders>
              <w:top w:val="nil"/>
              <w:left w:val="nil"/>
              <w:bottom w:val="single" w:sz="4" w:space="0" w:color="auto"/>
              <w:right w:val="single" w:sz="4" w:space="0" w:color="auto"/>
            </w:tcBorders>
            <w:noWrap/>
            <w:vAlign w:val="bottom"/>
            <w:hideMark/>
          </w:tcPr>
          <w:p w14:paraId="064CF0E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50C33AC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4742097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FEA0BA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Juglandaceae</w:t>
            </w:r>
          </w:p>
        </w:tc>
        <w:tc>
          <w:tcPr>
            <w:tcW w:w="1701" w:type="dxa"/>
            <w:tcBorders>
              <w:top w:val="nil"/>
              <w:left w:val="nil"/>
              <w:bottom w:val="single" w:sz="4" w:space="0" w:color="auto"/>
              <w:right w:val="single" w:sz="4" w:space="0" w:color="auto"/>
            </w:tcBorders>
            <w:noWrap/>
            <w:vAlign w:val="bottom"/>
            <w:hideMark/>
          </w:tcPr>
          <w:p w14:paraId="20CEC04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Juglans</w:t>
            </w:r>
          </w:p>
        </w:tc>
        <w:tc>
          <w:tcPr>
            <w:tcW w:w="1214" w:type="dxa"/>
            <w:tcBorders>
              <w:top w:val="nil"/>
              <w:left w:val="nil"/>
              <w:bottom w:val="single" w:sz="4" w:space="0" w:color="auto"/>
              <w:right w:val="single" w:sz="4" w:space="0" w:color="auto"/>
            </w:tcBorders>
            <w:noWrap/>
            <w:vAlign w:val="bottom"/>
            <w:hideMark/>
          </w:tcPr>
          <w:p w14:paraId="36B3CBE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2AA2EBE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36F0F6AB"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B70F0D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Oleaceae</w:t>
            </w:r>
          </w:p>
        </w:tc>
        <w:tc>
          <w:tcPr>
            <w:tcW w:w="1701" w:type="dxa"/>
            <w:tcBorders>
              <w:top w:val="nil"/>
              <w:left w:val="nil"/>
              <w:bottom w:val="single" w:sz="4" w:space="0" w:color="auto"/>
              <w:right w:val="single" w:sz="4" w:space="0" w:color="auto"/>
            </w:tcBorders>
            <w:noWrap/>
            <w:vAlign w:val="bottom"/>
            <w:hideMark/>
          </w:tcPr>
          <w:p w14:paraId="46D367A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Fraxinus</w:t>
            </w:r>
          </w:p>
        </w:tc>
        <w:tc>
          <w:tcPr>
            <w:tcW w:w="1214" w:type="dxa"/>
            <w:tcBorders>
              <w:top w:val="nil"/>
              <w:left w:val="nil"/>
              <w:bottom w:val="single" w:sz="4" w:space="0" w:color="auto"/>
              <w:right w:val="single" w:sz="4" w:space="0" w:color="auto"/>
            </w:tcBorders>
            <w:noWrap/>
            <w:vAlign w:val="bottom"/>
            <w:hideMark/>
          </w:tcPr>
          <w:p w14:paraId="373D4B5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457F126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133B948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533D96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4127679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Lolium</w:t>
            </w:r>
          </w:p>
        </w:tc>
        <w:tc>
          <w:tcPr>
            <w:tcW w:w="1214" w:type="dxa"/>
            <w:tcBorders>
              <w:top w:val="nil"/>
              <w:left w:val="nil"/>
              <w:bottom w:val="single" w:sz="4" w:space="0" w:color="auto"/>
              <w:right w:val="single" w:sz="4" w:space="0" w:color="auto"/>
            </w:tcBorders>
            <w:noWrap/>
            <w:vAlign w:val="bottom"/>
            <w:hideMark/>
          </w:tcPr>
          <w:p w14:paraId="1FBD96F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4754974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400DE4B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FBE82F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Polygonaceae</w:t>
            </w:r>
            <w:proofErr w:type="spellEnd"/>
          </w:p>
        </w:tc>
        <w:tc>
          <w:tcPr>
            <w:tcW w:w="1701" w:type="dxa"/>
            <w:tcBorders>
              <w:top w:val="nil"/>
              <w:left w:val="nil"/>
              <w:bottom w:val="single" w:sz="4" w:space="0" w:color="auto"/>
              <w:right w:val="single" w:sz="4" w:space="0" w:color="auto"/>
            </w:tcBorders>
            <w:noWrap/>
            <w:vAlign w:val="bottom"/>
            <w:hideMark/>
          </w:tcPr>
          <w:p w14:paraId="7AB3423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Fagopyrum</w:t>
            </w:r>
          </w:p>
        </w:tc>
        <w:tc>
          <w:tcPr>
            <w:tcW w:w="1214" w:type="dxa"/>
            <w:tcBorders>
              <w:top w:val="nil"/>
              <w:left w:val="nil"/>
              <w:bottom w:val="single" w:sz="4" w:space="0" w:color="auto"/>
              <w:right w:val="single" w:sz="4" w:space="0" w:color="auto"/>
            </w:tcBorders>
            <w:noWrap/>
            <w:vAlign w:val="bottom"/>
            <w:hideMark/>
          </w:tcPr>
          <w:p w14:paraId="49FFA42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6F48345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1FAFDB4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00B65E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lastRenderedPageBreak/>
              <w:t>Rosaceae</w:t>
            </w:r>
          </w:p>
        </w:tc>
        <w:tc>
          <w:tcPr>
            <w:tcW w:w="1701" w:type="dxa"/>
            <w:tcBorders>
              <w:top w:val="nil"/>
              <w:left w:val="nil"/>
              <w:bottom w:val="single" w:sz="4" w:space="0" w:color="auto"/>
              <w:right w:val="single" w:sz="4" w:space="0" w:color="auto"/>
            </w:tcBorders>
            <w:noWrap/>
            <w:vAlign w:val="bottom"/>
            <w:hideMark/>
          </w:tcPr>
          <w:p w14:paraId="0050C4E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Pyrus</w:t>
            </w:r>
          </w:p>
        </w:tc>
        <w:tc>
          <w:tcPr>
            <w:tcW w:w="1214" w:type="dxa"/>
            <w:tcBorders>
              <w:top w:val="nil"/>
              <w:left w:val="nil"/>
              <w:bottom w:val="single" w:sz="4" w:space="0" w:color="auto"/>
              <w:right w:val="single" w:sz="4" w:space="0" w:color="auto"/>
            </w:tcBorders>
            <w:noWrap/>
            <w:vAlign w:val="bottom"/>
            <w:hideMark/>
          </w:tcPr>
          <w:p w14:paraId="359DB8B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7EC326A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52A7C52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87BBBD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7DE2BFE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Physalis</w:t>
            </w:r>
          </w:p>
        </w:tc>
        <w:tc>
          <w:tcPr>
            <w:tcW w:w="1214" w:type="dxa"/>
            <w:tcBorders>
              <w:top w:val="nil"/>
              <w:left w:val="nil"/>
              <w:bottom w:val="single" w:sz="4" w:space="0" w:color="auto"/>
              <w:right w:val="single" w:sz="4" w:space="0" w:color="auto"/>
            </w:tcBorders>
            <w:noWrap/>
            <w:vAlign w:val="bottom"/>
            <w:hideMark/>
          </w:tcPr>
          <w:p w14:paraId="7EEA2BE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4</w:t>
            </w:r>
          </w:p>
        </w:tc>
        <w:tc>
          <w:tcPr>
            <w:tcW w:w="960" w:type="dxa"/>
            <w:tcBorders>
              <w:top w:val="nil"/>
              <w:left w:val="nil"/>
              <w:bottom w:val="single" w:sz="4" w:space="0" w:color="auto"/>
              <w:right w:val="single" w:sz="4" w:space="0" w:color="auto"/>
            </w:tcBorders>
            <w:noWrap/>
            <w:vAlign w:val="bottom"/>
            <w:hideMark/>
          </w:tcPr>
          <w:p w14:paraId="78A4504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0.31</w:t>
            </w:r>
          </w:p>
        </w:tc>
      </w:tr>
      <w:tr w:rsidR="00E41716" w:rsidRPr="00E41716" w14:paraId="4B3381B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9422BA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4A92578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Centaurea</w:t>
            </w:r>
          </w:p>
        </w:tc>
        <w:tc>
          <w:tcPr>
            <w:tcW w:w="1214" w:type="dxa"/>
            <w:tcBorders>
              <w:top w:val="nil"/>
              <w:left w:val="nil"/>
              <w:bottom w:val="single" w:sz="4" w:space="0" w:color="auto"/>
              <w:right w:val="single" w:sz="4" w:space="0" w:color="auto"/>
            </w:tcBorders>
            <w:noWrap/>
            <w:vAlign w:val="bottom"/>
            <w:hideMark/>
          </w:tcPr>
          <w:p w14:paraId="6B349B0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5C2D26B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0783905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20422A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43B1F3A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Solidago</w:t>
            </w:r>
          </w:p>
        </w:tc>
        <w:tc>
          <w:tcPr>
            <w:tcW w:w="1214" w:type="dxa"/>
            <w:tcBorders>
              <w:top w:val="nil"/>
              <w:left w:val="nil"/>
              <w:bottom w:val="single" w:sz="4" w:space="0" w:color="auto"/>
              <w:right w:val="single" w:sz="4" w:space="0" w:color="auto"/>
            </w:tcBorders>
            <w:noWrap/>
            <w:vAlign w:val="bottom"/>
            <w:hideMark/>
          </w:tcPr>
          <w:p w14:paraId="1CDC193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42C12A6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7068136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D4485C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28CC59D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Sonchus</w:t>
            </w:r>
          </w:p>
        </w:tc>
        <w:tc>
          <w:tcPr>
            <w:tcW w:w="1214" w:type="dxa"/>
            <w:tcBorders>
              <w:top w:val="nil"/>
              <w:left w:val="nil"/>
              <w:bottom w:val="single" w:sz="4" w:space="0" w:color="auto"/>
              <w:right w:val="single" w:sz="4" w:space="0" w:color="auto"/>
            </w:tcBorders>
            <w:noWrap/>
            <w:vAlign w:val="bottom"/>
            <w:hideMark/>
          </w:tcPr>
          <w:p w14:paraId="42A04CD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1AB016D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4CA4AD5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3BE7C6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1DB7C85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Tragopogon</w:t>
            </w:r>
          </w:p>
        </w:tc>
        <w:tc>
          <w:tcPr>
            <w:tcW w:w="1214" w:type="dxa"/>
            <w:tcBorders>
              <w:top w:val="nil"/>
              <w:left w:val="nil"/>
              <w:bottom w:val="single" w:sz="4" w:space="0" w:color="auto"/>
              <w:right w:val="single" w:sz="4" w:space="0" w:color="auto"/>
            </w:tcBorders>
            <w:noWrap/>
            <w:vAlign w:val="bottom"/>
            <w:hideMark/>
          </w:tcPr>
          <w:p w14:paraId="2E8DD00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11718FC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1D9BDC66"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49AAE5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Boraginaceae</w:t>
            </w:r>
          </w:p>
        </w:tc>
        <w:tc>
          <w:tcPr>
            <w:tcW w:w="1701" w:type="dxa"/>
            <w:tcBorders>
              <w:top w:val="nil"/>
              <w:left w:val="nil"/>
              <w:bottom w:val="single" w:sz="4" w:space="0" w:color="auto"/>
              <w:right w:val="single" w:sz="4" w:space="0" w:color="auto"/>
            </w:tcBorders>
            <w:noWrap/>
            <w:vAlign w:val="bottom"/>
            <w:hideMark/>
          </w:tcPr>
          <w:p w14:paraId="1D1FCB6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Amsinckia</w:t>
            </w:r>
            <w:proofErr w:type="spellEnd"/>
          </w:p>
        </w:tc>
        <w:tc>
          <w:tcPr>
            <w:tcW w:w="1214" w:type="dxa"/>
            <w:tcBorders>
              <w:top w:val="nil"/>
              <w:left w:val="nil"/>
              <w:bottom w:val="single" w:sz="4" w:space="0" w:color="auto"/>
              <w:right w:val="single" w:sz="4" w:space="0" w:color="auto"/>
            </w:tcBorders>
            <w:noWrap/>
            <w:vAlign w:val="bottom"/>
            <w:hideMark/>
          </w:tcPr>
          <w:p w14:paraId="67CAE8E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6E5713B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0BB98A1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F63003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140BD23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Glycine</w:t>
            </w:r>
          </w:p>
        </w:tc>
        <w:tc>
          <w:tcPr>
            <w:tcW w:w="1214" w:type="dxa"/>
            <w:tcBorders>
              <w:top w:val="nil"/>
              <w:left w:val="nil"/>
              <w:bottom w:val="single" w:sz="4" w:space="0" w:color="auto"/>
              <w:right w:val="single" w:sz="4" w:space="0" w:color="auto"/>
            </w:tcBorders>
            <w:noWrap/>
            <w:vAlign w:val="bottom"/>
            <w:hideMark/>
          </w:tcPr>
          <w:p w14:paraId="248C3D4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3316C61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20C25F2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7F451C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Malvaceae</w:t>
            </w:r>
            <w:proofErr w:type="spellEnd"/>
          </w:p>
        </w:tc>
        <w:tc>
          <w:tcPr>
            <w:tcW w:w="1701" w:type="dxa"/>
            <w:tcBorders>
              <w:top w:val="nil"/>
              <w:left w:val="nil"/>
              <w:bottom w:val="single" w:sz="4" w:space="0" w:color="auto"/>
              <w:right w:val="single" w:sz="4" w:space="0" w:color="auto"/>
            </w:tcBorders>
            <w:noWrap/>
            <w:vAlign w:val="bottom"/>
            <w:hideMark/>
          </w:tcPr>
          <w:p w14:paraId="22F11D1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Malva</w:t>
            </w:r>
          </w:p>
        </w:tc>
        <w:tc>
          <w:tcPr>
            <w:tcW w:w="1214" w:type="dxa"/>
            <w:tcBorders>
              <w:top w:val="nil"/>
              <w:left w:val="nil"/>
              <w:bottom w:val="single" w:sz="4" w:space="0" w:color="auto"/>
              <w:right w:val="single" w:sz="4" w:space="0" w:color="auto"/>
            </w:tcBorders>
            <w:noWrap/>
            <w:vAlign w:val="bottom"/>
            <w:hideMark/>
          </w:tcPr>
          <w:p w14:paraId="16F5321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578EEA6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639792E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BC96C2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5947003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Cenchrus</w:t>
            </w:r>
          </w:p>
        </w:tc>
        <w:tc>
          <w:tcPr>
            <w:tcW w:w="1214" w:type="dxa"/>
            <w:tcBorders>
              <w:top w:val="nil"/>
              <w:left w:val="nil"/>
              <w:bottom w:val="single" w:sz="4" w:space="0" w:color="auto"/>
              <w:right w:val="single" w:sz="4" w:space="0" w:color="auto"/>
            </w:tcBorders>
            <w:noWrap/>
            <w:vAlign w:val="bottom"/>
            <w:hideMark/>
          </w:tcPr>
          <w:p w14:paraId="13E014F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169169E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0958448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8EBDAF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Smilacaceae</w:t>
            </w:r>
            <w:proofErr w:type="spellEnd"/>
          </w:p>
        </w:tc>
        <w:tc>
          <w:tcPr>
            <w:tcW w:w="1701" w:type="dxa"/>
            <w:tcBorders>
              <w:top w:val="nil"/>
              <w:left w:val="nil"/>
              <w:bottom w:val="single" w:sz="4" w:space="0" w:color="auto"/>
              <w:right w:val="single" w:sz="4" w:space="0" w:color="auto"/>
            </w:tcBorders>
            <w:noWrap/>
            <w:vAlign w:val="bottom"/>
            <w:hideMark/>
          </w:tcPr>
          <w:p w14:paraId="1B3D47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Smilax</w:t>
            </w:r>
          </w:p>
        </w:tc>
        <w:tc>
          <w:tcPr>
            <w:tcW w:w="1214" w:type="dxa"/>
            <w:tcBorders>
              <w:top w:val="nil"/>
              <w:left w:val="nil"/>
              <w:bottom w:val="single" w:sz="4" w:space="0" w:color="auto"/>
              <w:right w:val="single" w:sz="4" w:space="0" w:color="auto"/>
            </w:tcBorders>
            <w:noWrap/>
            <w:vAlign w:val="bottom"/>
            <w:hideMark/>
          </w:tcPr>
          <w:p w14:paraId="18DE4BF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231575E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08922A9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A4AD32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43944C2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Capsicum</w:t>
            </w:r>
          </w:p>
        </w:tc>
        <w:tc>
          <w:tcPr>
            <w:tcW w:w="1214" w:type="dxa"/>
            <w:tcBorders>
              <w:top w:val="nil"/>
              <w:left w:val="nil"/>
              <w:bottom w:val="single" w:sz="4" w:space="0" w:color="auto"/>
              <w:right w:val="single" w:sz="4" w:space="0" w:color="auto"/>
            </w:tcBorders>
            <w:noWrap/>
            <w:vAlign w:val="bottom"/>
            <w:hideMark/>
          </w:tcPr>
          <w:p w14:paraId="2B3A2FB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724628A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48AF240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A79BFC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Ulmaceae</w:t>
            </w:r>
            <w:proofErr w:type="spellEnd"/>
          </w:p>
        </w:tc>
        <w:tc>
          <w:tcPr>
            <w:tcW w:w="1701" w:type="dxa"/>
            <w:tcBorders>
              <w:top w:val="nil"/>
              <w:left w:val="nil"/>
              <w:bottom w:val="single" w:sz="4" w:space="0" w:color="auto"/>
              <w:right w:val="single" w:sz="4" w:space="0" w:color="auto"/>
            </w:tcBorders>
            <w:noWrap/>
            <w:vAlign w:val="bottom"/>
            <w:hideMark/>
          </w:tcPr>
          <w:p w14:paraId="5BBFCB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Ulmus</w:t>
            </w:r>
          </w:p>
        </w:tc>
        <w:tc>
          <w:tcPr>
            <w:tcW w:w="1214" w:type="dxa"/>
            <w:tcBorders>
              <w:top w:val="nil"/>
              <w:left w:val="nil"/>
              <w:bottom w:val="single" w:sz="4" w:space="0" w:color="auto"/>
              <w:right w:val="single" w:sz="4" w:space="0" w:color="auto"/>
            </w:tcBorders>
            <w:noWrap/>
            <w:vAlign w:val="bottom"/>
            <w:hideMark/>
          </w:tcPr>
          <w:p w14:paraId="67E0788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297D583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00B4A3D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205204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Zygophyllaceae</w:t>
            </w:r>
            <w:proofErr w:type="spellEnd"/>
          </w:p>
        </w:tc>
        <w:tc>
          <w:tcPr>
            <w:tcW w:w="1701" w:type="dxa"/>
            <w:tcBorders>
              <w:top w:val="nil"/>
              <w:left w:val="nil"/>
              <w:bottom w:val="single" w:sz="4" w:space="0" w:color="auto"/>
              <w:right w:val="single" w:sz="4" w:space="0" w:color="auto"/>
            </w:tcBorders>
            <w:noWrap/>
            <w:vAlign w:val="bottom"/>
            <w:hideMark/>
          </w:tcPr>
          <w:p w14:paraId="19B3ABB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Tribulus</w:t>
            </w:r>
          </w:p>
        </w:tc>
        <w:tc>
          <w:tcPr>
            <w:tcW w:w="1214" w:type="dxa"/>
            <w:tcBorders>
              <w:top w:val="nil"/>
              <w:left w:val="nil"/>
              <w:bottom w:val="single" w:sz="4" w:space="0" w:color="auto"/>
              <w:right w:val="single" w:sz="4" w:space="0" w:color="auto"/>
            </w:tcBorders>
            <w:noWrap/>
            <w:vAlign w:val="bottom"/>
            <w:hideMark/>
          </w:tcPr>
          <w:p w14:paraId="1CD0661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3</w:t>
            </w:r>
          </w:p>
        </w:tc>
        <w:tc>
          <w:tcPr>
            <w:tcW w:w="960" w:type="dxa"/>
            <w:tcBorders>
              <w:top w:val="nil"/>
              <w:left w:val="nil"/>
              <w:bottom w:val="single" w:sz="4" w:space="0" w:color="auto"/>
              <w:right w:val="single" w:sz="4" w:space="0" w:color="auto"/>
            </w:tcBorders>
            <w:noWrap/>
            <w:vAlign w:val="bottom"/>
            <w:hideMark/>
          </w:tcPr>
          <w:p w14:paraId="01E9C84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0.23</w:t>
            </w:r>
          </w:p>
        </w:tc>
      </w:tr>
      <w:tr w:rsidR="00E41716" w:rsidRPr="00E41716" w14:paraId="475A614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CFEE98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Apiaceae</w:t>
            </w:r>
            <w:proofErr w:type="spellEnd"/>
          </w:p>
        </w:tc>
        <w:tc>
          <w:tcPr>
            <w:tcW w:w="1701" w:type="dxa"/>
            <w:tcBorders>
              <w:top w:val="nil"/>
              <w:left w:val="nil"/>
              <w:bottom w:val="single" w:sz="4" w:space="0" w:color="auto"/>
              <w:right w:val="single" w:sz="4" w:space="0" w:color="auto"/>
            </w:tcBorders>
            <w:noWrap/>
            <w:vAlign w:val="bottom"/>
            <w:hideMark/>
          </w:tcPr>
          <w:p w14:paraId="4A515F7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Coriandrum</w:t>
            </w:r>
          </w:p>
        </w:tc>
        <w:tc>
          <w:tcPr>
            <w:tcW w:w="1214" w:type="dxa"/>
            <w:tcBorders>
              <w:top w:val="nil"/>
              <w:left w:val="nil"/>
              <w:bottom w:val="single" w:sz="4" w:space="0" w:color="auto"/>
              <w:right w:val="single" w:sz="4" w:space="0" w:color="auto"/>
            </w:tcBorders>
            <w:noWrap/>
            <w:vAlign w:val="bottom"/>
            <w:hideMark/>
          </w:tcPr>
          <w:p w14:paraId="2EC7275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293DEA8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2719E0C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151E74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Apiaceae</w:t>
            </w:r>
            <w:proofErr w:type="spellEnd"/>
          </w:p>
        </w:tc>
        <w:tc>
          <w:tcPr>
            <w:tcW w:w="1701" w:type="dxa"/>
            <w:tcBorders>
              <w:top w:val="nil"/>
              <w:left w:val="nil"/>
              <w:bottom w:val="single" w:sz="4" w:space="0" w:color="auto"/>
              <w:right w:val="single" w:sz="4" w:space="0" w:color="auto"/>
            </w:tcBorders>
            <w:noWrap/>
            <w:vAlign w:val="bottom"/>
            <w:hideMark/>
          </w:tcPr>
          <w:p w14:paraId="6E21B75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Daucus</w:t>
            </w:r>
          </w:p>
        </w:tc>
        <w:tc>
          <w:tcPr>
            <w:tcW w:w="1214" w:type="dxa"/>
            <w:tcBorders>
              <w:top w:val="nil"/>
              <w:left w:val="nil"/>
              <w:bottom w:val="single" w:sz="4" w:space="0" w:color="auto"/>
              <w:right w:val="single" w:sz="4" w:space="0" w:color="auto"/>
            </w:tcBorders>
            <w:noWrap/>
            <w:vAlign w:val="bottom"/>
            <w:hideMark/>
          </w:tcPr>
          <w:p w14:paraId="1E83D29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423284B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53D9D9B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6D1280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40F895E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Achillea</w:t>
            </w:r>
          </w:p>
        </w:tc>
        <w:tc>
          <w:tcPr>
            <w:tcW w:w="1214" w:type="dxa"/>
            <w:tcBorders>
              <w:top w:val="nil"/>
              <w:left w:val="nil"/>
              <w:bottom w:val="single" w:sz="4" w:space="0" w:color="auto"/>
              <w:right w:val="single" w:sz="4" w:space="0" w:color="auto"/>
            </w:tcBorders>
            <w:noWrap/>
            <w:vAlign w:val="bottom"/>
            <w:hideMark/>
          </w:tcPr>
          <w:p w14:paraId="1B9C0CE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4CA793B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0DC0922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78261A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0FEA110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Corethrogyne</w:t>
            </w:r>
            <w:proofErr w:type="spellEnd"/>
          </w:p>
        </w:tc>
        <w:tc>
          <w:tcPr>
            <w:tcW w:w="1214" w:type="dxa"/>
            <w:tcBorders>
              <w:top w:val="nil"/>
              <w:left w:val="nil"/>
              <w:bottom w:val="single" w:sz="4" w:space="0" w:color="auto"/>
              <w:right w:val="single" w:sz="4" w:space="0" w:color="auto"/>
            </w:tcBorders>
            <w:noWrap/>
            <w:vAlign w:val="bottom"/>
            <w:hideMark/>
          </w:tcPr>
          <w:p w14:paraId="219BF19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7690029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795FECC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FB2E13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7C76E40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Helianthus</w:t>
            </w:r>
          </w:p>
        </w:tc>
        <w:tc>
          <w:tcPr>
            <w:tcW w:w="1214" w:type="dxa"/>
            <w:tcBorders>
              <w:top w:val="nil"/>
              <w:left w:val="nil"/>
              <w:bottom w:val="single" w:sz="4" w:space="0" w:color="auto"/>
              <w:right w:val="single" w:sz="4" w:space="0" w:color="auto"/>
            </w:tcBorders>
            <w:noWrap/>
            <w:vAlign w:val="bottom"/>
            <w:hideMark/>
          </w:tcPr>
          <w:p w14:paraId="7816D3B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1EC4A7A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66C5728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00C9DC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Basellaceae</w:t>
            </w:r>
            <w:proofErr w:type="spellEnd"/>
          </w:p>
        </w:tc>
        <w:tc>
          <w:tcPr>
            <w:tcW w:w="1701" w:type="dxa"/>
            <w:tcBorders>
              <w:top w:val="nil"/>
              <w:left w:val="nil"/>
              <w:bottom w:val="single" w:sz="4" w:space="0" w:color="auto"/>
              <w:right w:val="single" w:sz="4" w:space="0" w:color="auto"/>
            </w:tcBorders>
            <w:noWrap/>
            <w:vAlign w:val="bottom"/>
            <w:hideMark/>
          </w:tcPr>
          <w:p w14:paraId="2F0EFB8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Basella</w:t>
            </w:r>
          </w:p>
        </w:tc>
        <w:tc>
          <w:tcPr>
            <w:tcW w:w="1214" w:type="dxa"/>
            <w:tcBorders>
              <w:top w:val="nil"/>
              <w:left w:val="nil"/>
              <w:bottom w:val="single" w:sz="4" w:space="0" w:color="auto"/>
              <w:right w:val="single" w:sz="4" w:space="0" w:color="auto"/>
            </w:tcBorders>
            <w:noWrap/>
            <w:vAlign w:val="bottom"/>
            <w:hideMark/>
          </w:tcPr>
          <w:p w14:paraId="6CD3F7C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1AD48A2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15E2B8E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FC890B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Convolvulaceae</w:t>
            </w:r>
          </w:p>
        </w:tc>
        <w:tc>
          <w:tcPr>
            <w:tcW w:w="1701" w:type="dxa"/>
            <w:tcBorders>
              <w:top w:val="nil"/>
              <w:left w:val="nil"/>
              <w:bottom w:val="single" w:sz="4" w:space="0" w:color="auto"/>
              <w:right w:val="single" w:sz="4" w:space="0" w:color="auto"/>
            </w:tcBorders>
            <w:noWrap/>
            <w:vAlign w:val="bottom"/>
            <w:hideMark/>
          </w:tcPr>
          <w:p w14:paraId="0C65BD1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Ipomoea</w:t>
            </w:r>
          </w:p>
        </w:tc>
        <w:tc>
          <w:tcPr>
            <w:tcW w:w="1214" w:type="dxa"/>
            <w:tcBorders>
              <w:top w:val="nil"/>
              <w:left w:val="nil"/>
              <w:bottom w:val="single" w:sz="4" w:space="0" w:color="auto"/>
              <w:right w:val="single" w:sz="4" w:space="0" w:color="auto"/>
            </w:tcBorders>
            <w:noWrap/>
            <w:vAlign w:val="bottom"/>
            <w:hideMark/>
          </w:tcPr>
          <w:p w14:paraId="3613DCB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33065B2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2C37D6C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5DBA34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461380D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Vicia</w:t>
            </w:r>
          </w:p>
        </w:tc>
        <w:tc>
          <w:tcPr>
            <w:tcW w:w="1214" w:type="dxa"/>
            <w:tcBorders>
              <w:top w:val="nil"/>
              <w:left w:val="nil"/>
              <w:bottom w:val="single" w:sz="4" w:space="0" w:color="auto"/>
              <w:right w:val="single" w:sz="4" w:space="0" w:color="auto"/>
            </w:tcBorders>
            <w:noWrap/>
            <w:vAlign w:val="bottom"/>
            <w:hideMark/>
          </w:tcPr>
          <w:p w14:paraId="754335E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2E77279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477CB7B6"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53860B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Oleaceae</w:t>
            </w:r>
          </w:p>
        </w:tc>
        <w:tc>
          <w:tcPr>
            <w:tcW w:w="1701" w:type="dxa"/>
            <w:tcBorders>
              <w:top w:val="nil"/>
              <w:left w:val="nil"/>
              <w:bottom w:val="single" w:sz="4" w:space="0" w:color="auto"/>
              <w:right w:val="single" w:sz="4" w:space="0" w:color="auto"/>
            </w:tcBorders>
            <w:noWrap/>
            <w:vAlign w:val="bottom"/>
            <w:hideMark/>
          </w:tcPr>
          <w:p w14:paraId="0EE3626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Ligustrum</w:t>
            </w:r>
          </w:p>
        </w:tc>
        <w:tc>
          <w:tcPr>
            <w:tcW w:w="1214" w:type="dxa"/>
            <w:tcBorders>
              <w:top w:val="nil"/>
              <w:left w:val="nil"/>
              <w:bottom w:val="single" w:sz="4" w:space="0" w:color="auto"/>
              <w:right w:val="single" w:sz="4" w:space="0" w:color="auto"/>
            </w:tcBorders>
            <w:noWrap/>
            <w:vAlign w:val="bottom"/>
            <w:hideMark/>
          </w:tcPr>
          <w:p w14:paraId="444341D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6340C97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51D4A4C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6A09BC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Oleaceae</w:t>
            </w:r>
          </w:p>
        </w:tc>
        <w:tc>
          <w:tcPr>
            <w:tcW w:w="1701" w:type="dxa"/>
            <w:tcBorders>
              <w:top w:val="nil"/>
              <w:left w:val="nil"/>
              <w:bottom w:val="single" w:sz="4" w:space="0" w:color="auto"/>
              <w:right w:val="single" w:sz="4" w:space="0" w:color="auto"/>
            </w:tcBorders>
            <w:noWrap/>
            <w:vAlign w:val="bottom"/>
            <w:hideMark/>
          </w:tcPr>
          <w:p w14:paraId="2A85194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Olea</w:t>
            </w:r>
          </w:p>
        </w:tc>
        <w:tc>
          <w:tcPr>
            <w:tcW w:w="1214" w:type="dxa"/>
            <w:tcBorders>
              <w:top w:val="nil"/>
              <w:left w:val="nil"/>
              <w:bottom w:val="single" w:sz="4" w:space="0" w:color="auto"/>
              <w:right w:val="single" w:sz="4" w:space="0" w:color="auto"/>
            </w:tcBorders>
            <w:noWrap/>
            <w:vAlign w:val="bottom"/>
            <w:hideMark/>
          </w:tcPr>
          <w:p w14:paraId="4F26A50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18961C9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0E443F8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5C235C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66967BD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Festuca</w:t>
            </w:r>
          </w:p>
        </w:tc>
        <w:tc>
          <w:tcPr>
            <w:tcW w:w="1214" w:type="dxa"/>
            <w:tcBorders>
              <w:top w:val="nil"/>
              <w:left w:val="nil"/>
              <w:bottom w:val="single" w:sz="4" w:space="0" w:color="auto"/>
              <w:right w:val="single" w:sz="4" w:space="0" w:color="auto"/>
            </w:tcBorders>
            <w:noWrap/>
            <w:vAlign w:val="bottom"/>
            <w:hideMark/>
          </w:tcPr>
          <w:p w14:paraId="361AECA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41F5D04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3ACC13F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B463B6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0061564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Poa</w:t>
            </w:r>
          </w:p>
        </w:tc>
        <w:tc>
          <w:tcPr>
            <w:tcW w:w="1214" w:type="dxa"/>
            <w:tcBorders>
              <w:top w:val="nil"/>
              <w:left w:val="nil"/>
              <w:bottom w:val="single" w:sz="4" w:space="0" w:color="auto"/>
              <w:right w:val="single" w:sz="4" w:space="0" w:color="auto"/>
            </w:tcBorders>
            <w:noWrap/>
            <w:vAlign w:val="bottom"/>
            <w:hideMark/>
          </w:tcPr>
          <w:p w14:paraId="3136B6E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1B12C99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4905115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2261B4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4AF26AD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Secale</w:t>
            </w:r>
          </w:p>
        </w:tc>
        <w:tc>
          <w:tcPr>
            <w:tcW w:w="1214" w:type="dxa"/>
            <w:tcBorders>
              <w:top w:val="nil"/>
              <w:left w:val="nil"/>
              <w:bottom w:val="single" w:sz="4" w:space="0" w:color="auto"/>
              <w:right w:val="single" w:sz="4" w:space="0" w:color="auto"/>
            </w:tcBorders>
            <w:noWrap/>
            <w:vAlign w:val="bottom"/>
            <w:hideMark/>
          </w:tcPr>
          <w:p w14:paraId="50FA467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2C6F686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74FBB58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276C28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Rosaceae</w:t>
            </w:r>
          </w:p>
        </w:tc>
        <w:tc>
          <w:tcPr>
            <w:tcW w:w="1701" w:type="dxa"/>
            <w:tcBorders>
              <w:top w:val="nil"/>
              <w:left w:val="nil"/>
              <w:bottom w:val="single" w:sz="4" w:space="0" w:color="auto"/>
              <w:right w:val="single" w:sz="4" w:space="0" w:color="auto"/>
            </w:tcBorders>
            <w:noWrap/>
            <w:vAlign w:val="bottom"/>
            <w:hideMark/>
          </w:tcPr>
          <w:p w14:paraId="01113D9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Malus</w:t>
            </w:r>
          </w:p>
        </w:tc>
        <w:tc>
          <w:tcPr>
            <w:tcW w:w="1214" w:type="dxa"/>
            <w:tcBorders>
              <w:top w:val="nil"/>
              <w:left w:val="nil"/>
              <w:bottom w:val="single" w:sz="4" w:space="0" w:color="auto"/>
              <w:right w:val="single" w:sz="4" w:space="0" w:color="auto"/>
            </w:tcBorders>
            <w:noWrap/>
            <w:vAlign w:val="bottom"/>
            <w:hideMark/>
          </w:tcPr>
          <w:p w14:paraId="0D74721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4749CAF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14FCF20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76F540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Rosaceae</w:t>
            </w:r>
          </w:p>
        </w:tc>
        <w:tc>
          <w:tcPr>
            <w:tcW w:w="1701" w:type="dxa"/>
            <w:tcBorders>
              <w:top w:val="nil"/>
              <w:left w:val="nil"/>
              <w:bottom w:val="single" w:sz="4" w:space="0" w:color="auto"/>
              <w:right w:val="single" w:sz="4" w:space="0" w:color="auto"/>
            </w:tcBorders>
            <w:noWrap/>
            <w:vAlign w:val="bottom"/>
            <w:hideMark/>
          </w:tcPr>
          <w:p w14:paraId="04F7910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Photinia</w:t>
            </w:r>
          </w:p>
        </w:tc>
        <w:tc>
          <w:tcPr>
            <w:tcW w:w="1214" w:type="dxa"/>
            <w:tcBorders>
              <w:top w:val="nil"/>
              <w:left w:val="nil"/>
              <w:bottom w:val="single" w:sz="4" w:space="0" w:color="auto"/>
              <w:right w:val="single" w:sz="4" w:space="0" w:color="auto"/>
            </w:tcBorders>
            <w:noWrap/>
            <w:vAlign w:val="bottom"/>
            <w:hideMark/>
          </w:tcPr>
          <w:p w14:paraId="2884409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74AFBD4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1669100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6DE016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Rosaceae</w:t>
            </w:r>
          </w:p>
        </w:tc>
        <w:tc>
          <w:tcPr>
            <w:tcW w:w="1701" w:type="dxa"/>
            <w:tcBorders>
              <w:top w:val="nil"/>
              <w:left w:val="nil"/>
              <w:bottom w:val="single" w:sz="4" w:space="0" w:color="auto"/>
              <w:right w:val="single" w:sz="4" w:space="0" w:color="auto"/>
            </w:tcBorders>
            <w:noWrap/>
            <w:vAlign w:val="bottom"/>
            <w:hideMark/>
          </w:tcPr>
          <w:p w14:paraId="4DE7FCB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Rubus</w:t>
            </w:r>
          </w:p>
        </w:tc>
        <w:tc>
          <w:tcPr>
            <w:tcW w:w="1214" w:type="dxa"/>
            <w:tcBorders>
              <w:top w:val="nil"/>
              <w:left w:val="nil"/>
              <w:bottom w:val="single" w:sz="4" w:space="0" w:color="auto"/>
              <w:right w:val="single" w:sz="4" w:space="0" w:color="auto"/>
            </w:tcBorders>
            <w:noWrap/>
            <w:vAlign w:val="bottom"/>
            <w:hideMark/>
          </w:tcPr>
          <w:p w14:paraId="57D6085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4909C22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2761A37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798C48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Salicaceae</w:t>
            </w:r>
          </w:p>
        </w:tc>
        <w:tc>
          <w:tcPr>
            <w:tcW w:w="1701" w:type="dxa"/>
            <w:tcBorders>
              <w:top w:val="nil"/>
              <w:left w:val="nil"/>
              <w:bottom w:val="single" w:sz="4" w:space="0" w:color="auto"/>
              <w:right w:val="single" w:sz="4" w:space="0" w:color="auto"/>
            </w:tcBorders>
            <w:noWrap/>
            <w:vAlign w:val="bottom"/>
            <w:hideMark/>
          </w:tcPr>
          <w:p w14:paraId="1AB8E6D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Salix</w:t>
            </w:r>
          </w:p>
        </w:tc>
        <w:tc>
          <w:tcPr>
            <w:tcW w:w="1214" w:type="dxa"/>
            <w:tcBorders>
              <w:top w:val="nil"/>
              <w:left w:val="nil"/>
              <w:bottom w:val="single" w:sz="4" w:space="0" w:color="auto"/>
              <w:right w:val="single" w:sz="4" w:space="0" w:color="auto"/>
            </w:tcBorders>
            <w:noWrap/>
            <w:vAlign w:val="bottom"/>
            <w:hideMark/>
          </w:tcPr>
          <w:p w14:paraId="427C472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34C291D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0AF58862"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7C82B0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0528550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Nicotiana</w:t>
            </w:r>
          </w:p>
        </w:tc>
        <w:tc>
          <w:tcPr>
            <w:tcW w:w="1214" w:type="dxa"/>
            <w:tcBorders>
              <w:top w:val="nil"/>
              <w:left w:val="nil"/>
              <w:bottom w:val="single" w:sz="4" w:space="0" w:color="auto"/>
              <w:right w:val="single" w:sz="4" w:space="0" w:color="auto"/>
            </w:tcBorders>
            <w:noWrap/>
            <w:vAlign w:val="bottom"/>
            <w:hideMark/>
          </w:tcPr>
          <w:p w14:paraId="77520BE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2</w:t>
            </w:r>
          </w:p>
        </w:tc>
        <w:tc>
          <w:tcPr>
            <w:tcW w:w="960" w:type="dxa"/>
            <w:tcBorders>
              <w:top w:val="nil"/>
              <w:left w:val="nil"/>
              <w:bottom w:val="single" w:sz="4" w:space="0" w:color="auto"/>
              <w:right w:val="single" w:sz="4" w:space="0" w:color="auto"/>
            </w:tcBorders>
            <w:noWrap/>
            <w:vAlign w:val="bottom"/>
            <w:hideMark/>
          </w:tcPr>
          <w:p w14:paraId="219FCFD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0.15</w:t>
            </w:r>
          </w:p>
        </w:tc>
      </w:tr>
      <w:tr w:rsidR="00E41716" w:rsidRPr="00E41716" w14:paraId="770DB8E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87DD53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5E689E7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Beta</w:t>
            </w:r>
          </w:p>
        </w:tc>
        <w:tc>
          <w:tcPr>
            <w:tcW w:w="1214" w:type="dxa"/>
            <w:tcBorders>
              <w:top w:val="nil"/>
              <w:left w:val="nil"/>
              <w:bottom w:val="single" w:sz="4" w:space="0" w:color="auto"/>
              <w:right w:val="single" w:sz="4" w:space="0" w:color="auto"/>
            </w:tcBorders>
            <w:noWrap/>
            <w:vAlign w:val="bottom"/>
            <w:hideMark/>
          </w:tcPr>
          <w:p w14:paraId="6E949AD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6041E5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38E7D4AD"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47BCEC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Amaranthaceae</w:t>
            </w:r>
            <w:proofErr w:type="spellEnd"/>
          </w:p>
        </w:tc>
        <w:tc>
          <w:tcPr>
            <w:tcW w:w="1701" w:type="dxa"/>
            <w:tcBorders>
              <w:top w:val="nil"/>
              <w:left w:val="nil"/>
              <w:bottom w:val="single" w:sz="4" w:space="0" w:color="auto"/>
              <w:right w:val="single" w:sz="4" w:space="0" w:color="auto"/>
            </w:tcBorders>
            <w:noWrap/>
            <w:vAlign w:val="bottom"/>
            <w:hideMark/>
          </w:tcPr>
          <w:p w14:paraId="7CB7DC16"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Spinacia</w:t>
            </w:r>
          </w:p>
        </w:tc>
        <w:tc>
          <w:tcPr>
            <w:tcW w:w="1214" w:type="dxa"/>
            <w:tcBorders>
              <w:top w:val="nil"/>
              <w:left w:val="nil"/>
              <w:bottom w:val="single" w:sz="4" w:space="0" w:color="auto"/>
              <w:right w:val="single" w:sz="4" w:space="0" w:color="auto"/>
            </w:tcBorders>
            <w:noWrap/>
            <w:vAlign w:val="bottom"/>
            <w:hideMark/>
          </w:tcPr>
          <w:p w14:paraId="3483429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A9F360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9B79C2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0D6C48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Apocynaceae</w:t>
            </w:r>
            <w:proofErr w:type="spellEnd"/>
          </w:p>
        </w:tc>
        <w:tc>
          <w:tcPr>
            <w:tcW w:w="1701" w:type="dxa"/>
            <w:tcBorders>
              <w:top w:val="nil"/>
              <w:left w:val="nil"/>
              <w:bottom w:val="single" w:sz="4" w:space="0" w:color="auto"/>
              <w:right w:val="single" w:sz="4" w:space="0" w:color="auto"/>
            </w:tcBorders>
            <w:noWrap/>
            <w:vAlign w:val="bottom"/>
            <w:hideMark/>
          </w:tcPr>
          <w:p w14:paraId="3A3EDE3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Leptadenia</w:t>
            </w:r>
            <w:proofErr w:type="spellEnd"/>
          </w:p>
        </w:tc>
        <w:tc>
          <w:tcPr>
            <w:tcW w:w="1214" w:type="dxa"/>
            <w:tcBorders>
              <w:top w:val="nil"/>
              <w:left w:val="nil"/>
              <w:bottom w:val="single" w:sz="4" w:space="0" w:color="auto"/>
              <w:right w:val="single" w:sz="4" w:space="0" w:color="auto"/>
            </w:tcBorders>
            <w:noWrap/>
            <w:vAlign w:val="bottom"/>
            <w:hideMark/>
          </w:tcPr>
          <w:p w14:paraId="18DFB60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957006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C804DA0"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3ED6B9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164646C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Ambrosia</w:t>
            </w:r>
          </w:p>
        </w:tc>
        <w:tc>
          <w:tcPr>
            <w:tcW w:w="1214" w:type="dxa"/>
            <w:tcBorders>
              <w:top w:val="nil"/>
              <w:left w:val="nil"/>
              <w:bottom w:val="single" w:sz="4" w:space="0" w:color="auto"/>
              <w:right w:val="single" w:sz="4" w:space="0" w:color="auto"/>
            </w:tcBorders>
            <w:noWrap/>
            <w:vAlign w:val="bottom"/>
            <w:hideMark/>
          </w:tcPr>
          <w:p w14:paraId="2115BA2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99321B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4FACD5E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12EFA8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624DA2D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Carthamus</w:t>
            </w:r>
          </w:p>
        </w:tc>
        <w:tc>
          <w:tcPr>
            <w:tcW w:w="1214" w:type="dxa"/>
            <w:tcBorders>
              <w:top w:val="nil"/>
              <w:left w:val="nil"/>
              <w:bottom w:val="single" w:sz="4" w:space="0" w:color="auto"/>
              <w:right w:val="single" w:sz="4" w:space="0" w:color="auto"/>
            </w:tcBorders>
            <w:noWrap/>
            <w:vAlign w:val="bottom"/>
            <w:hideMark/>
          </w:tcPr>
          <w:p w14:paraId="576D333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352199A"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34EA9821"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496D82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Asteraceae</w:t>
            </w:r>
          </w:p>
        </w:tc>
        <w:tc>
          <w:tcPr>
            <w:tcW w:w="1701" w:type="dxa"/>
            <w:tcBorders>
              <w:top w:val="nil"/>
              <w:left w:val="nil"/>
              <w:bottom w:val="single" w:sz="4" w:space="0" w:color="auto"/>
              <w:right w:val="single" w:sz="4" w:space="0" w:color="auto"/>
            </w:tcBorders>
            <w:noWrap/>
            <w:vAlign w:val="bottom"/>
            <w:hideMark/>
          </w:tcPr>
          <w:p w14:paraId="19EF5D3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Echinacea</w:t>
            </w:r>
          </w:p>
        </w:tc>
        <w:tc>
          <w:tcPr>
            <w:tcW w:w="1214" w:type="dxa"/>
            <w:tcBorders>
              <w:top w:val="nil"/>
              <w:left w:val="nil"/>
              <w:bottom w:val="single" w:sz="4" w:space="0" w:color="auto"/>
              <w:right w:val="single" w:sz="4" w:space="0" w:color="auto"/>
            </w:tcBorders>
            <w:noWrap/>
            <w:vAlign w:val="bottom"/>
            <w:hideMark/>
          </w:tcPr>
          <w:p w14:paraId="0ED6A81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BFA85C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6170F79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6DB015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Betulaceae</w:t>
            </w:r>
          </w:p>
        </w:tc>
        <w:tc>
          <w:tcPr>
            <w:tcW w:w="1701" w:type="dxa"/>
            <w:tcBorders>
              <w:top w:val="nil"/>
              <w:left w:val="nil"/>
              <w:bottom w:val="single" w:sz="4" w:space="0" w:color="auto"/>
              <w:right w:val="single" w:sz="4" w:space="0" w:color="auto"/>
            </w:tcBorders>
            <w:noWrap/>
            <w:vAlign w:val="bottom"/>
            <w:hideMark/>
          </w:tcPr>
          <w:p w14:paraId="3ACFD1F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Alnus</w:t>
            </w:r>
          </w:p>
        </w:tc>
        <w:tc>
          <w:tcPr>
            <w:tcW w:w="1214" w:type="dxa"/>
            <w:tcBorders>
              <w:top w:val="nil"/>
              <w:left w:val="nil"/>
              <w:bottom w:val="single" w:sz="4" w:space="0" w:color="auto"/>
              <w:right w:val="single" w:sz="4" w:space="0" w:color="auto"/>
            </w:tcBorders>
            <w:noWrap/>
            <w:vAlign w:val="bottom"/>
            <w:hideMark/>
          </w:tcPr>
          <w:p w14:paraId="51B66BE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E57980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4F1E975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5D7905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Betulaceae</w:t>
            </w:r>
          </w:p>
        </w:tc>
        <w:tc>
          <w:tcPr>
            <w:tcW w:w="1701" w:type="dxa"/>
            <w:tcBorders>
              <w:top w:val="nil"/>
              <w:left w:val="nil"/>
              <w:bottom w:val="single" w:sz="4" w:space="0" w:color="auto"/>
              <w:right w:val="single" w:sz="4" w:space="0" w:color="auto"/>
            </w:tcBorders>
            <w:noWrap/>
            <w:vAlign w:val="bottom"/>
            <w:hideMark/>
          </w:tcPr>
          <w:p w14:paraId="79C9E2D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Betula</w:t>
            </w:r>
          </w:p>
        </w:tc>
        <w:tc>
          <w:tcPr>
            <w:tcW w:w="1214" w:type="dxa"/>
            <w:tcBorders>
              <w:top w:val="nil"/>
              <w:left w:val="nil"/>
              <w:bottom w:val="single" w:sz="4" w:space="0" w:color="auto"/>
              <w:right w:val="single" w:sz="4" w:space="0" w:color="auto"/>
            </w:tcBorders>
            <w:noWrap/>
            <w:vAlign w:val="bottom"/>
            <w:hideMark/>
          </w:tcPr>
          <w:p w14:paraId="51109F5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05BD6D8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3E3473F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3A2097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Boraginaceae</w:t>
            </w:r>
          </w:p>
        </w:tc>
        <w:tc>
          <w:tcPr>
            <w:tcW w:w="1701" w:type="dxa"/>
            <w:tcBorders>
              <w:top w:val="nil"/>
              <w:left w:val="nil"/>
              <w:bottom w:val="single" w:sz="4" w:space="0" w:color="auto"/>
              <w:right w:val="single" w:sz="4" w:space="0" w:color="auto"/>
            </w:tcBorders>
            <w:noWrap/>
            <w:vAlign w:val="bottom"/>
            <w:hideMark/>
          </w:tcPr>
          <w:p w14:paraId="5A5271B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Phacelia</w:t>
            </w:r>
          </w:p>
        </w:tc>
        <w:tc>
          <w:tcPr>
            <w:tcW w:w="1214" w:type="dxa"/>
            <w:tcBorders>
              <w:top w:val="nil"/>
              <w:left w:val="nil"/>
              <w:bottom w:val="single" w:sz="4" w:space="0" w:color="auto"/>
              <w:right w:val="single" w:sz="4" w:space="0" w:color="auto"/>
            </w:tcBorders>
            <w:noWrap/>
            <w:vAlign w:val="bottom"/>
            <w:hideMark/>
          </w:tcPr>
          <w:p w14:paraId="27E1AF5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81023A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09A389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D52A53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Cucurbitaceae</w:t>
            </w:r>
          </w:p>
        </w:tc>
        <w:tc>
          <w:tcPr>
            <w:tcW w:w="1701" w:type="dxa"/>
            <w:tcBorders>
              <w:top w:val="nil"/>
              <w:left w:val="nil"/>
              <w:bottom w:val="single" w:sz="4" w:space="0" w:color="auto"/>
              <w:right w:val="single" w:sz="4" w:space="0" w:color="auto"/>
            </w:tcBorders>
            <w:noWrap/>
            <w:vAlign w:val="bottom"/>
            <w:hideMark/>
          </w:tcPr>
          <w:p w14:paraId="66986BC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Citrullus</w:t>
            </w:r>
          </w:p>
        </w:tc>
        <w:tc>
          <w:tcPr>
            <w:tcW w:w="1214" w:type="dxa"/>
            <w:tcBorders>
              <w:top w:val="nil"/>
              <w:left w:val="nil"/>
              <w:bottom w:val="single" w:sz="4" w:space="0" w:color="auto"/>
              <w:right w:val="single" w:sz="4" w:space="0" w:color="auto"/>
            </w:tcBorders>
            <w:noWrap/>
            <w:vAlign w:val="bottom"/>
            <w:hideMark/>
          </w:tcPr>
          <w:p w14:paraId="006B411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DAD68C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04A006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77A066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4F559F1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Lotus</w:t>
            </w:r>
          </w:p>
        </w:tc>
        <w:tc>
          <w:tcPr>
            <w:tcW w:w="1214" w:type="dxa"/>
            <w:tcBorders>
              <w:top w:val="nil"/>
              <w:left w:val="nil"/>
              <w:bottom w:val="single" w:sz="4" w:space="0" w:color="auto"/>
              <w:right w:val="single" w:sz="4" w:space="0" w:color="auto"/>
            </w:tcBorders>
            <w:noWrap/>
            <w:vAlign w:val="bottom"/>
            <w:hideMark/>
          </w:tcPr>
          <w:p w14:paraId="22C4721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6558F20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43635EC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1FE9E6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lastRenderedPageBreak/>
              <w:t>Fabaceae</w:t>
            </w:r>
          </w:p>
        </w:tc>
        <w:tc>
          <w:tcPr>
            <w:tcW w:w="1701" w:type="dxa"/>
            <w:tcBorders>
              <w:top w:val="nil"/>
              <w:left w:val="nil"/>
              <w:bottom w:val="single" w:sz="4" w:space="0" w:color="auto"/>
              <w:right w:val="single" w:sz="4" w:space="0" w:color="auto"/>
            </w:tcBorders>
            <w:noWrap/>
            <w:vAlign w:val="bottom"/>
            <w:hideMark/>
          </w:tcPr>
          <w:p w14:paraId="300EA7B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Maackia</w:t>
            </w:r>
            <w:proofErr w:type="spellEnd"/>
          </w:p>
        </w:tc>
        <w:tc>
          <w:tcPr>
            <w:tcW w:w="1214" w:type="dxa"/>
            <w:tcBorders>
              <w:top w:val="nil"/>
              <w:left w:val="nil"/>
              <w:bottom w:val="single" w:sz="4" w:space="0" w:color="auto"/>
              <w:right w:val="single" w:sz="4" w:space="0" w:color="auto"/>
            </w:tcBorders>
            <w:noWrap/>
            <w:vAlign w:val="bottom"/>
            <w:hideMark/>
          </w:tcPr>
          <w:p w14:paraId="3D45AF7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356A203C"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1B78A5F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63724D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1C8C7F2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Phaseolus</w:t>
            </w:r>
          </w:p>
        </w:tc>
        <w:tc>
          <w:tcPr>
            <w:tcW w:w="1214" w:type="dxa"/>
            <w:tcBorders>
              <w:top w:val="nil"/>
              <w:left w:val="nil"/>
              <w:bottom w:val="single" w:sz="4" w:space="0" w:color="auto"/>
              <w:right w:val="single" w:sz="4" w:space="0" w:color="auto"/>
            </w:tcBorders>
            <w:noWrap/>
            <w:vAlign w:val="bottom"/>
            <w:hideMark/>
          </w:tcPr>
          <w:p w14:paraId="54F6E67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EF4414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22FA7C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E83F3E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Fabaceae</w:t>
            </w:r>
          </w:p>
        </w:tc>
        <w:tc>
          <w:tcPr>
            <w:tcW w:w="1701" w:type="dxa"/>
            <w:tcBorders>
              <w:top w:val="nil"/>
              <w:left w:val="nil"/>
              <w:bottom w:val="single" w:sz="4" w:space="0" w:color="auto"/>
              <w:right w:val="single" w:sz="4" w:space="0" w:color="auto"/>
            </w:tcBorders>
            <w:noWrap/>
            <w:vAlign w:val="bottom"/>
            <w:hideMark/>
          </w:tcPr>
          <w:p w14:paraId="2730084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Styphnolobium</w:t>
            </w:r>
            <w:proofErr w:type="spellEnd"/>
          </w:p>
        </w:tc>
        <w:tc>
          <w:tcPr>
            <w:tcW w:w="1214" w:type="dxa"/>
            <w:tcBorders>
              <w:top w:val="nil"/>
              <w:left w:val="nil"/>
              <w:bottom w:val="single" w:sz="4" w:space="0" w:color="auto"/>
              <w:right w:val="single" w:sz="4" w:space="0" w:color="auto"/>
            </w:tcBorders>
            <w:noWrap/>
            <w:vAlign w:val="bottom"/>
            <w:hideMark/>
          </w:tcPr>
          <w:p w14:paraId="78BB850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CEC596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59472C8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945515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Lamiaceae</w:t>
            </w:r>
            <w:proofErr w:type="spellEnd"/>
          </w:p>
        </w:tc>
        <w:tc>
          <w:tcPr>
            <w:tcW w:w="1701" w:type="dxa"/>
            <w:tcBorders>
              <w:top w:val="nil"/>
              <w:left w:val="nil"/>
              <w:bottom w:val="single" w:sz="4" w:space="0" w:color="auto"/>
              <w:right w:val="single" w:sz="4" w:space="0" w:color="auto"/>
            </w:tcBorders>
            <w:noWrap/>
            <w:vAlign w:val="bottom"/>
            <w:hideMark/>
          </w:tcPr>
          <w:p w14:paraId="134D7535"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Mentha</w:t>
            </w:r>
          </w:p>
        </w:tc>
        <w:tc>
          <w:tcPr>
            <w:tcW w:w="1214" w:type="dxa"/>
            <w:tcBorders>
              <w:top w:val="nil"/>
              <w:left w:val="nil"/>
              <w:bottom w:val="single" w:sz="4" w:space="0" w:color="auto"/>
              <w:right w:val="single" w:sz="4" w:space="0" w:color="auto"/>
            </w:tcBorders>
            <w:noWrap/>
            <w:vAlign w:val="bottom"/>
            <w:hideMark/>
          </w:tcPr>
          <w:p w14:paraId="1D96317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5F5944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60307A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A84401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Lauraceae</w:t>
            </w:r>
            <w:proofErr w:type="spellEnd"/>
          </w:p>
        </w:tc>
        <w:tc>
          <w:tcPr>
            <w:tcW w:w="1701" w:type="dxa"/>
            <w:tcBorders>
              <w:top w:val="nil"/>
              <w:left w:val="nil"/>
              <w:bottom w:val="single" w:sz="4" w:space="0" w:color="auto"/>
              <w:right w:val="single" w:sz="4" w:space="0" w:color="auto"/>
            </w:tcBorders>
            <w:noWrap/>
            <w:vAlign w:val="bottom"/>
            <w:hideMark/>
          </w:tcPr>
          <w:p w14:paraId="5E9B6E4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Lindera</w:t>
            </w:r>
          </w:p>
        </w:tc>
        <w:tc>
          <w:tcPr>
            <w:tcW w:w="1214" w:type="dxa"/>
            <w:tcBorders>
              <w:top w:val="nil"/>
              <w:left w:val="nil"/>
              <w:bottom w:val="single" w:sz="4" w:space="0" w:color="auto"/>
              <w:right w:val="single" w:sz="4" w:space="0" w:color="auto"/>
            </w:tcBorders>
            <w:noWrap/>
            <w:vAlign w:val="bottom"/>
            <w:hideMark/>
          </w:tcPr>
          <w:p w14:paraId="0BE33F7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8057FC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6D06606D"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D4A354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Lauraceae</w:t>
            </w:r>
            <w:proofErr w:type="spellEnd"/>
          </w:p>
        </w:tc>
        <w:tc>
          <w:tcPr>
            <w:tcW w:w="1701" w:type="dxa"/>
            <w:tcBorders>
              <w:top w:val="nil"/>
              <w:left w:val="nil"/>
              <w:bottom w:val="single" w:sz="4" w:space="0" w:color="auto"/>
              <w:right w:val="single" w:sz="4" w:space="0" w:color="auto"/>
            </w:tcBorders>
            <w:noWrap/>
            <w:vAlign w:val="bottom"/>
            <w:hideMark/>
          </w:tcPr>
          <w:p w14:paraId="52EB2F9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Phoebe</w:t>
            </w:r>
          </w:p>
        </w:tc>
        <w:tc>
          <w:tcPr>
            <w:tcW w:w="1214" w:type="dxa"/>
            <w:tcBorders>
              <w:top w:val="nil"/>
              <w:left w:val="nil"/>
              <w:bottom w:val="single" w:sz="4" w:space="0" w:color="auto"/>
              <w:right w:val="single" w:sz="4" w:space="0" w:color="auto"/>
            </w:tcBorders>
            <w:noWrap/>
            <w:vAlign w:val="bottom"/>
            <w:hideMark/>
          </w:tcPr>
          <w:p w14:paraId="238EDB9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3A8A770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5720AC6E"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8AE179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Linaceae</w:t>
            </w:r>
            <w:proofErr w:type="spellEnd"/>
          </w:p>
        </w:tc>
        <w:tc>
          <w:tcPr>
            <w:tcW w:w="1701" w:type="dxa"/>
            <w:tcBorders>
              <w:top w:val="nil"/>
              <w:left w:val="nil"/>
              <w:bottom w:val="single" w:sz="4" w:space="0" w:color="auto"/>
              <w:right w:val="single" w:sz="4" w:space="0" w:color="auto"/>
            </w:tcBorders>
            <w:noWrap/>
            <w:vAlign w:val="bottom"/>
            <w:hideMark/>
          </w:tcPr>
          <w:p w14:paraId="39CC5F4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Linum</w:t>
            </w:r>
          </w:p>
        </w:tc>
        <w:tc>
          <w:tcPr>
            <w:tcW w:w="1214" w:type="dxa"/>
            <w:tcBorders>
              <w:top w:val="nil"/>
              <w:left w:val="nil"/>
              <w:bottom w:val="single" w:sz="4" w:space="0" w:color="auto"/>
              <w:right w:val="single" w:sz="4" w:space="0" w:color="auto"/>
            </w:tcBorders>
            <w:noWrap/>
            <w:vAlign w:val="bottom"/>
            <w:hideMark/>
          </w:tcPr>
          <w:p w14:paraId="706F71E4"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7E712EE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5B3889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B83DC7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Lythraceae</w:t>
            </w:r>
            <w:proofErr w:type="spellEnd"/>
          </w:p>
        </w:tc>
        <w:tc>
          <w:tcPr>
            <w:tcW w:w="1701" w:type="dxa"/>
            <w:tcBorders>
              <w:top w:val="nil"/>
              <w:left w:val="nil"/>
              <w:bottom w:val="single" w:sz="4" w:space="0" w:color="auto"/>
              <w:right w:val="single" w:sz="4" w:space="0" w:color="auto"/>
            </w:tcBorders>
            <w:noWrap/>
            <w:vAlign w:val="bottom"/>
            <w:hideMark/>
          </w:tcPr>
          <w:p w14:paraId="2CACA4C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Lagerstroemia</w:t>
            </w:r>
          </w:p>
        </w:tc>
        <w:tc>
          <w:tcPr>
            <w:tcW w:w="1214" w:type="dxa"/>
            <w:tcBorders>
              <w:top w:val="nil"/>
              <w:left w:val="nil"/>
              <w:bottom w:val="single" w:sz="4" w:space="0" w:color="auto"/>
              <w:right w:val="single" w:sz="4" w:space="0" w:color="auto"/>
            </w:tcBorders>
            <w:noWrap/>
            <w:vAlign w:val="bottom"/>
            <w:hideMark/>
          </w:tcPr>
          <w:p w14:paraId="763A5C4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37F3F96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479DB8DB"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38C983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Morceae</w:t>
            </w:r>
          </w:p>
        </w:tc>
        <w:tc>
          <w:tcPr>
            <w:tcW w:w="1701" w:type="dxa"/>
            <w:tcBorders>
              <w:top w:val="nil"/>
              <w:left w:val="nil"/>
              <w:bottom w:val="single" w:sz="4" w:space="0" w:color="auto"/>
              <w:right w:val="single" w:sz="4" w:space="0" w:color="auto"/>
            </w:tcBorders>
            <w:noWrap/>
            <w:vAlign w:val="bottom"/>
            <w:hideMark/>
          </w:tcPr>
          <w:p w14:paraId="73B97EF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Morus</w:t>
            </w:r>
          </w:p>
        </w:tc>
        <w:tc>
          <w:tcPr>
            <w:tcW w:w="1214" w:type="dxa"/>
            <w:tcBorders>
              <w:top w:val="nil"/>
              <w:left w:val="nil"/>
              <w:bottom w:val="single" w:sz="4" w:space="0" w:color="auto"/>
              <w:right w:val="single" w:sz="4" w:space="0" w:color="auto"/>
            </w:tcBorders>
            <w:noWrap/>
            <w:vAlign w:val="bottom"/>
            <w:hideMark/>
          </w:tcPr>
          <w:p w14:paraId="2E4931C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907B45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38AC7696"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08C9883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Pinaceae</w:t>
            </w:r>
          </w:p>
        </w:tc>
        <w:tc>
          <w:tcPr>
            <w:tcW w:w="1701" w:type="dxa"/>
            <w:tcBorders>
              <w:top w:val="nil"/>
              <w:left w:val="nil"/>
              <w:bottom w:val="single" w:sz="4" w:space="0" w:color="auto"/>
              <w:right w:val="single" w:sz="4" w:space="0" w:color="auto"/>
            </w:tcBorders>
            <w:noWrap/>
            <w:vAlign w:val="bottom"/>
            <w:hideMark/>
          </w:tcPr>
          <w:p w14:paraId="367AA973"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Abies</w:t>
            </w:r>
          </w:p>
        </w:tc>
        <w:tc>
          <w:tcPr>
            <w:tcW w:w="1214" w:type="dxa"/>
            <w:tcBorders>
              <w:top w:val="nil"/>
              <w:left w:val="nil"/>
              <w:bottom w:val="single" w:sz="4" w:space="0" w:color="auto"/>
              <w:right w:val="single" w:sz="4" w:space="0" w:color="auto"/>
            </w:tcBorders>
            <w:noWrap/>
            <w:vAlign w:val="bottom"/>
            <w:hideMark/>
          </w:tcPr>
          <w:p w14:paraId="1AC37EF7"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8EA8991"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D5D2BE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B4E3C7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Plantaginaceae</w:t>
            </w:r>
          </w:p>
        </w:tc>
        <w:tc>
          <w:tcPr>
            <w:tcW w:w="1701" w:type="dxa"/>
            <w:tcBorders>
              <w:top w:val="nil"/>
              <w:left w:val="nil"/>
              <w:bottom w:val="single" w:sz="4" w:space="0" w:color="auto"/>
              <w:right w:val="single" w:sz="4" w:space="0" w:color="auto"/>
            </w:tcBorders>
            <w:noWrap/>
            <w:vAlign w:val="bottom"/>
            <w:hideMark/>
          </w:tcPr>
          <w:p w14:paraId="1371C718"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Plantago</w:t>
            </w:r>
          </w:p>
        </w:tc>
        <w:tc>
          <w:tcPr>
            <w:tcW w:w="1214" w:type="dxa"/>
            <w:tcBorders>
              <w:top w:val="nil"/>
              <w:left w:val="nil"/>
              <w:bottom w:val="single" w:sz="4" w:space="0" w:color="auto"/>
              <w:right w:val="single" w:sz="4" w:space="0" w:color="auto"/>
            </w:tcBorders>
            <w:noWrap/>
            <w:vAlign w:val="bottom"/>
            <w:hideMark/>
          </w:tcPr>
          <w:p w14:paraId="0EEFA9DB"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B53EAA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1211EE75"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A6A421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Platanaceae</w:t>
            </w:r>
          </w:p>
        </w:tc>
        <w:tc>
          <w:tcPr>
            <w:tcW w:w="1701" w:type="dxa"/>
            <w:tcBorders>
              <w:top w:val="nil"/>
              <w:left w:val="nil"/>
              <w:bottom w:val="single" w:sz="4" w:space="0" w:color="auto"/>
              <w:right w:val="single" w:sz="4" w:space="0" w:color="auto"/>
            </w:tcBorders>
            <w:noWrap/>
            <w:vAlign w:val="bottom"/>
            <w:hideMark/>
          </w:tcPr>
          <w:p w14:paraId="59755779"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Platanus</w:t>
            </w:r>
          </w:p>
        </w:tc>
        <w:tc>
          <w:tcPr>
            <w:tcW w:w="1214" w:type="dxa"/>
            <w:tcBorders>
              <w:top w:val="nil"/>
              <w:left w:val="nil"/>
              <w:bottom w:val="single" w:sz="4" w:space="0" w:color="auto"/>
              <w:right w:val="single" w:sz="4" w:space="0" w:color="auto"/>
            </w:tcBorders>
            <w:noWrap/>
            <w:vAlign w:val="bottom"/>
            <w:hideMark/>
          </w:tcPr>
          <w:p w14:paraId="05A999F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56839C5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08F4DEEA"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54F5B61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7157D4B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Aegilops</w:t>
            </w:r>
          </w:p>
        </w:tc>
        <w:tc>
          <w:tcPr>
            <w:tcW w:w="1214" w:type="dxa"/>
            <w:tcBorders>
              <w:top w:val="nil"/>
              <w:left w:val="nil"/>
              <w:bottom w:val="single" w:sz="4" w:space="0" w:color="auto"/>
              <w:right w:val="single" w:sz="4" w:space="0" w:color="auto"/>
            </w:tcBorders>
            <w:noWrap/>
            <w:vAlign w:val="bottom"/>
            <w:hideMark/>
          </w:tcPr>
          <w:p w14:paraId="518959E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D4C08A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45053288"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5186E3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0549A24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Elymus</w:t>
            </w:r>
          </w:p>
        </w:tc>
        <w:tc>
          <w:tcPr>
            <w:tcW w:w="1214" w:type="dxa"/>
            <w:tcBorders>
              <w:top w:val="nil"/>
              <w:left w:val="nil"/>
              <w:bottom w:val="single" w:sz="4" w:space="0" w:color="auto"/>
              <w:right w:val="single" w:sz="4" w:space="0" w:color="auto"/>
            </w:tcBorders>
            <w:noWrap/>
            <w:vAlign w:val="bottom"/>
            <w:hideMark/>
          </w:tcPr>
          <w:p w14:paraId="74E262C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BF3DA2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698D2B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3706AD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3AC089DC"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Pseudoroegneria</w:t>
            </w:r>
            <w:proofErr w:type="spellEnd"/>
          </w:p>
        </w:tc>
        <w:tc>
          <w:tcPr>
            <w:tcW w:w="1214" w:type="dxa"/>
            <w:tcBorders>
              <w:top w:val="nil"/>
              <w:left w:val="nil"/>
              <w:bottom w:val="single" w:sz="4" w:space="0" w:color="auto"/>
              <w:right w:val="single" w:sz="4" w:space="0" w:color="auto"/>
            </w:tcBorders>
            <w:noWrap/>
            <w:vAlign w:val="bottom"/>
            <w:hideMark/>
          </w:tcPr>
          <w:p w14:paraId="0775943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4C3CCE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6486C11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4FD7DE84"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27803E5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Setaria</w:t>
            </w:r>
            <w:proofErr w:type="spellEnd"/>
          </w:p>
        </w:tc>
        <w:tc>
          <w:tcPr>
            <w:tcW w:w="1214" w:type="dxa"/>
            <w:tcBorders>
              <w:top w:val="nil"/>
              <w:left w:val="nil"/>
              <w:bottom w:val="single" w:sz="4" w:space="0" w:color="auto"/>
              <w:right w:val="single" w:sz="4" w:space="0" w:color="auto"/>
            </w:tcBorders>
            <w:noWrap/>
            <w:vAlign w:val="bottom"/>
            <w:hideMark/>
          </w:tcPr>
          <w:p w14:paraId="7DE4D8B6"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F5AAC0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578B5B79"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0AA77C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46C2FB9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Sorghum</w:t>
            </w:r>
          </w:p>
        </w:tc>
        <w:tc>
          <w:tcPr>
            <w:tcW w:w="1214" w:type="dxa"/>
            <w:tcBorders>
              <w:top w:val="nil"/>
              <w:left w:val="nil"/>
              <w:bottom w:val="single" w:sz="4" w:space="0" w:color="auto"/>
              <w:right w:val="single" w:sz="4" w:space="0" w:color="auto"/>
            </w:tcBorders>
            <w:noWrap/>
            <w:vAlign w:val="bottom"/>
            <w:hideMark/>
          </w:tcPr>
          <w:p w14:paraId="413BB7D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2B07711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CDC22CC"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841070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Poaceae</w:t>
            </w:r>
            <w:proofErr w:type="spellEnd"/>
          </w:p>
        </w:tc>
        <w:tc>
          <w:tcPr>
            <w:tcW w:w="1701" w:type="dxa"/>
            <w:tcBorders>
              <w:top w:val="nil"/>
              <w:left w:val="nil"/>
              <w:bottom w:val="single" w:sz="4" w:space="0" w:color="auto"/>
              <w:right w:val="single" w:sz="4" w:space="0" w:color="auto"/>
            </w:tcBorders>
            <w:noWrap/>
            <w:vAlign w:val="bottom"/>
            <w:hideMark/>
          </w:tcPr>
          <w:p w14:paraId="11B84C4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Triticum</w:t>
            </w:r>
          </w:p>
        </w:tc>
        <w:tc>
          <w:tcPr>
            <w:tcW w:w="1214" w:type="dxa"/>
            <w:tcBorders>
              <w:top w:val="nil"/>
              <w:left w:val="nil"/>
              <w:bottom w:val="single" w:sz="4" w:space="0" w:color="auto"/>
              <w:right w:val="single" w:sz="4" w:space="0" w:color="auto"/>
            </w:tcBorders>
            <w:noWrap/>
            <w:vAlign w:val="bottom"/>
            <w:hideMark/>
          </w:tcPr>
          <w:p w14:paraId="6651F483"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711E277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5C0A1E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142FB29F"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Polygonaceae</w:t>
            </w:r>
            <w:proofErr w:type="spellEnd"/>
          </w:p>
        </w:tc>
        <w:tc>
          <w:tcPr>
            <w:tcW w:w="1701" w:type="dxa"/>
            <w:tcBorders>
              <w:top w:val="nil"/>
              <w:left w:val="nil"/>
              <w:bottom w:val="single" w:sz="4" w:space="0" w:color="auto"/>
              <w:right w:val="single" w:sz="4" w:space="0" w:color="auto"/>
            </w:tcBorders>
            <w:noWrap/>
            <w:vAlign w:val="bottom"/>
            <w:hideMark/>
          </w:tcPr>
          <w:p w14:paraId="04E42E5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Polygonum</w:t>
            </w:r>
          </w:p>
        </w:tc>
        <w:tc>
          <w:tcPr>
            <w:tcW w:w="1214" w:type="dxa"/>
            <w:tcBorders>
              <w:top w:val="nil"/>
              <w:left w:val="nil"/>
              <w:bottom w:val="single" w:sz="4" w:space="0" w:color="auto"/>
              <w:right w:val="single" w:sz="4" w:space="0" w:color="auto"/>
            </w:tcBorders>
            <w:noWrap/>
            <w:vAlign w:val="bottom"/>
            <w:hideMark/>
          </w:tcPr>
          <w:p w14:paraId="40D1A7E0"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6221D08"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562731B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A0F3D1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Portulacaceae</w:t>
            </w:r>
            <w:proofErr w:type="spellEnd"/>
          </w:p>
        </w:tc>
        <w:tc>
          <w:tcPr>
            <w:tcW w:w="1701" w:type="dxa"/>
            <w:tcBorders>
              <w:top w:val="nil"/>
              <w:left w:val="nil"/>
              <w:bottom w:val="single" w:sz="4" w:space="0" w:color="auto"/>
              <w:right w:val="single" w:sz="4" w:space="0" w:color="auto"/>
            </w:tcBorders>
            <w:noWrap/>
            <w:vAlign w:val="bottom"/>
            <w:hideMark/>
          </w:tcPr>
          <w:p w14:paraId="65A82520"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Portulaca</w:t>
            </w:r>
          </w:p>
        </w:tc>
        <w:tc>
          <w:tcPr>
            <w:tcW w:w="1214" w:type="dxa"/>
            <w:tcBorders>
              <w:top w:val="nil"/>
              <w:left w:val="nil"/>
              <w:bottom w:val="single" w:sz="4" w:space="0" w:color="auto"/>
              <w:right w:val="single" w:sz="4" w:space="0" w:color="auto"/>
            </w:tcBorders>
            <w:noWrap/>
            <w:vAlign w:val="bottom"/>
            <w:hideMark/>
          </w:tcPr>
          <w:p w14:paraId="7EA5212D"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FF6B269"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30119914"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38AC50CB"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Sapindaceae</w:t>
            </w:r>
            <w:proofErr w:type="spellEnd"/>
          </w:p>
        </w:tc>
        <w:tc>
          <w:tcPr>
            <w:tcW w:w="1701" w:type="dxa"/>
            <w:tcBorders>
              <w:top w:val="nil"/>
              <w:left w:val="nil"/>
              <w:bottom w:val="single" w:sz="4" w:space="0" w:color="auto"/>
              <w:right w:val="single" w:sz="4" w:space="0" w:color="auto"/>
            </w:tcBorders>
            <w:noWrap/>
            <w:vAlign w:val="bottom"/>
            <w:hideMark/>
          </w:tcPr>
          <w:p w14:paraId="45A43E8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Dimocarpus</w:t>
            </w:r>
            <w:proofErr w:type="spellEnd"/>
          </w:p>
        </w:tc>
        <w:tc>
          <w:tcPr>
            <w:tcW w:w="1214" w:type="dxa"/>
            <w:tcBorders>
              <w:top w:val="nil"/>
              <w:left w:val="nil"/>
              <w:bottom w:val="single" w:sz="4" w:space="0" w:color="auto"/>
              <w:right w:val="single" w:sz="4" w:space="0" w:color="auto"/>
            </w:tcBorders>
            <w:noWrap/>
            <w:vAlign w:val="bottom"/>
            <w:hideMark/>
          </w:tcPr>
          <w:p w14:paraId="48FED4F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733E175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7DFCAE07"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2E2A6A82"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Solanaceae</w:t>
            </w:r>
          </w:p>
        </w:tc>
        <w:tc>
          <w:tcPr>
            <w:tcW w:w="1701" w:type="dxa"/>
            <w:tcBorders>
              <w:top w:val="nil"/>
              <w:left w:val="nil"/>
              <w:bottom w:val="single" w:sz="4" w:space="0" w:color="auto"/>
              <w:right w:val="single" w:sz="4" w:space="0" w:color="auto"/>
            </w:tcBorders>
            <w:noWrap/>
            <w:vAlign w:val="bottom"/>
            <w:hideMark/>
          </w:tcPr>
          <w:p w14:paraId="2C44D9B1"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Scopolia</w:t>
            </w:r>
            <w:proofErr w:type="spellEnd"/>
          </w:p>
        </w:tc>
        <w:tc>
          <w:tcPr>
            <w:tcW w:w="1214" w:type="dxa"/>
            <w:tcBorders>
              <w:top w:val="nil"/>
              <w:left w:val="nil"/>
              <w:bottom w:val="single" w:sz="4" w:space="0" w:color="auto"/>
              <w:right w:val="single" w:sz="4" w:space="0" w:color="auto"/>
            </w:tcBorders>
            <w:noWrap/>
            <w:vAlign w:val="bottom"/>
            <w:hideMark/>
          </w:tcPr>
          <w:p w14:paraId="68601452"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48F8706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0A016973"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61AD2C7D"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proofErr w:type="spellStart"/>
            <w:r w:rsidRPr="00E41716">
              <w:rPr>
                <w:rFonts w:ascii="Aptos Narrow" w:eastAsia="Times New Roman" w:hAnsi="Aptos Narrow" w:cs="Times New Roman"/>
                <w:color w:val="000000"/>
                <w:kern w:val="0"/>
                <w14:ligatures w14:val="none"/>
              </w:rPr>
              <w:t>Theaceae</w:t>
            </w:r>
            <w:proofErr w:type="spellEnd"/>
          </w:p>
        </w:tc>
        <w:tc>
          <w:tcPr>
            <w:tcW w:w="1701" w:type="dxa"/>
            <w:tcBorders>
              <w:top w:val="nil"/>
              <w:left w:val="nil"/>
              <w:bottom w:val="single" w:sz="4" w:space="0" w:color="auto"/>
              <w:right w:val="single" w:sz="4" w:space="0" w:color="auto"/>
            </w:tcBorders>
            <w:noWrap/>
            <w:vAlign w:val="bottom"/>
            <w:hideMark/>
          </w:tcPr>
          <w:p w14:paraId="4B90B19E"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Camellia</w:t>
            </w:r>
          </w:p>
        </w:tc>
        <w:tc>
          <w:tcPr>
            <w:tcW w:w="1214" w:type="dxa"/>
            <w:tcBorders>
              <w:top w:val="nil"/>
              <w:left w:val="nil"/>
              <w:bottom w:val="single" w:sz="4" w:space="0" w:color="auto"/>
              <w:right w:val="single" w:sz="4" w:space="0" w:color="auto"/>
            </w:tcBorders>
            <w:noWrap/>
            <w:vAlign w:val="bottom"/>
            <w:hideMark/>
          </w:tcPr>
          <w:p w14:paraId="08FADE0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1B2588E5"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r w:rsidR="00E41716" w:rsidRPr="00E41716" w14:paraId="2714BA1F" w14:textId="77777777" w:rsidTr="00E41716">
        <w:trPr>
          <w:trHeight w:val="290"/>
        </w:trPr>
        <w:tc>
          <w:tcPr>
            <w:tcW w:w="1624" w:type="dxa"/>
            <w:tcBorders>
              <w:top w:val="nil"/>
              <w:left w:val="single" w:sz="4" w:space="0" w:color="auto"/>
              <w:bottom w:val="single" w:sz="4" w:space="0" w:color="auto"/>
              <w:right w:val="single" w:sz="4" w:space="0" w:color="auto"/>
            </w:tcBorders>
            <w:noWrap/>
            <w:vAlign w:val="bottom"/>
            <w:hideMark/>
          </w:tcPr>
          <w:p w14:paraId="7337135A"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Vitaceae</w:t>
            </w:r>
          </w:p>
        </w:tc>
        <w:tc>
          <w:tcPr>
            <w:tcW w:w="1701" w:type="dxa"/>
            <w:tcBorders>
              <w:top w:val="nil"/>
              <w:left w:val="nil"/>
              <w:bottom w:val="single" w:sz="4" w:space="0" w:color="auto"/>
              <w:right w:val="single" w:sz="4" w:space="0" w:color="auto"/>
            </w:tcBorders>
            <w:noWrap/>
            <w:vAlign w:val="bottom"/>
            <w:hideMark/>
          </w:tcPr>
          <w:p w14:paraId="22EE54D7" w14:textId="77777777" w:rsidR="00E41716" w:rsidRPr="00E41716" w:rsidRDefault="00E41716" w:rsidP="00E41716">
            <w:pPr>
              <w:spacing w:after="0" w:line="240" w:lineRule="auto"/>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Vitis</w:t>
            </w:r>
          </w:p>
        </w:tc>
        <w:tc>
          <w:tcPr>
            <w:tcW w:w="1214" w:type="dxa"/>
            <w:tcBorders>
              <w:top w:val="nil"/>
              <w:left w:val="nil"/>
              <w:bottom w:val="single" w:sz="4" w:space="0" w:color="auto"/>
              <w:right w:val="single" w:sz="4" w:space="0" w:color="auto"/>
            </w:tcBorders>
            <w:noWrap/>
            <w:vAlign w:val="bottom"/>
            <w:hideMark/>
          </w:tcPr>
          <w:p w14:paraId="2C397A5F"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1</w:t>
            </w:r>
          </w:p>
        </w:tc>
        <w:tc>
          <w:tcPr>
            <w:tcW w:w="960" w:type="dxa"/>
            <w:tcBorders>
              <w:top w:val="nil"/>
              <w:left w:val="nil"/>
              <w:bottom w:val="single" w:sz="4" w:space="0" w:color="auto"/>
              <w:right w:val="single" w:sz="4" w:space="0" w:color="auto"/>
            </w:tcBorders>
            <w:noWrap/>
            <w:vAlign w:val="bottom"/>
            <w:hideMark/>
          </w:tcPr>
          <w:p w14:paraId="3418662E" w14:textId="77777777" w:rsidR="00E41716" w:rsidRPr="00E41716" w:rsidRDefault="00E41716" w:rsidP="00E41716">
            <w:pPr>
              <w:spacing w:after="0" w:line="240" w:lineRule="auto"/>
              <w:jc w:val="right"/>
              <w:rPr>
                <w:rFonts w:ascii="Aptos Narrow" w:eastAsia="Times New Roman" w:hAnsi="Aptos Narrow" w:cs="Times New Roman"/>
                <w:color w:val="000000"/>
                <w:kern w:val="0"/>
                <w14:ligatures w14:val="none"/>
              </w:rPr>
            </w:pPr>
            <w:r w:rsidRPr="00E41716">
              <w:rPr>
                <w:rFonts w:ascii="Aptos Narrow" w:eastAsia="Times New Roman" w:hAnsi="Aptos Narrow" w:cs="Times New Roman"/>
                <w:color w:val="000000"/>
                <w:kern w:val="0"/>
                <w14:ligatures w14:val="none"/>
              </w:rPr>
              <w:t>0.08</w:t>
            </w:r>
          </w:p>
        </w:tc>
      </w:tr>
    </w:tbl>
    <w:p w14:paraId="2457A7E1" w14:textId="77777777" w:rsidR="00E41716" w:rsidRDefault="00E41716">
      <w:pPr>
        <w:rPr>
          <w:rFonts w:ascii="Times New Roman" w:hAnsi="Times New Roman" w:cs="Times New Roman"/>
          <w:b/>
          <w:bCs/>
          <w:sz w:val="24"/>
          <w:szCs w:val="24"/>
        </w:rPr>
      </w:pPr>
    </w:p>
    <w:p w14:paraId="6AAA577E" w14:textId="66A0CE1D" w:rsidR="009D4378" w:rsidRDefault="00E41716">
      <w:r w:rsidRPr="006C633F">
        <w:rPr>
          <w:rFonts w:ascii="Times New Roman" w:hAnsi="Times New Roman" w:cs="Times New Roman"/>
          <w:b/>
          <w:bCs/>
          <w:sz w:val="24"/>
          <w:szCs w:val="24"/>
        </w:rPr>
        <w:t xml:space="preserve">Table </w:t>
      </w:r>
      <w:del w:id="16" w:author="Anderson, Riley Morgan" w:date="2026-01-14T12:26:00Z" w16du:dateUtc="2026-01-14T17:26:00Z">
        <w:r w:rsidDel="007A13F3">
          <w:rPr>
            <w:rFonts w:ascii="Times New Roman" w:hAnsi="Times New Roman" w:cs="Times New Roman"/>
            <w:b/>
            <w:bCs/>
            <w:sz w:val="24"/>
            <w:szCs w:val="24"/>
          </w:rPr>
          <w:delText>2</w:delText>
        </w:r>
      </w:del>
      <w:ins w:id="17" w:author="Anderson, Riley Morgan" w:date="2026-01-14T12:26:00Z" w16du:dateUtc="2026-01-14T17:26:00Z">
        <w:r w:rsidR="007A13F3">
          <w:rPr>
            <w:rFonts w:ascii="Times New Roman" w:hAnsi="Times New Roman" w:cs="Times New Roman"/>
            <w:b/>
            <w:bCs/>
            <w:sz w:val="24"/>
            <w:szCs w:val="24"/>
          </w:rPr>
          <w:t>1</w:t>
        </w:r>
      </w:ins>
      <w:r w:rsidRPr="006C633F">
        <w:rPr>
          <w:rFonts w:ascii="Times New Roman" w:hAnsi="Times New Roman" w:cs="Times New Roman"/>
          <w:b/>
          <w:bCs/>
          <w:sz w:val="24"/>
          <w:szCs w:val="24"/>
        </w:rPr>
        <w:t>.</w:t>
      </w:r>
      <w:r>
        <w:rPr>
          <w:rFonts w:ascii="Times New Roman" w:hAnsi="Times New Roman" w:cs="Times New Roman"/>
          <w:sz w:val="24"/>
          <w:szCs w:val="24"/>
        </w:rPr>
        <w:t xml:space="preserve"> List of </w:t>
      </w:r>
      <w:r w:rsidRPr="00E41716">
        <w:rPr>
          <w:rFonts w:ascii="Times New Roman" w:hAnsi="Times New Roman" w:cs="Times New Roman"/>
          <w:sz w:val="24"/>
          <w:szCs w:val="24"/>
        </w:rPr>
        <w:t>plant</w:t>
      </w:r>
      <w:r>
        <w:rPr>
          <w:rFonts w:ascii="Times New Roman" w:hAnsi="Times New Roman" w:cs="Times New Roman"/>
          <w:sz w:val="24"/>
          <w:szCs w:val="24"/>
        </w:rPr>
        <w:t>s</w:t>
      </w:r>
      <w:r w:rsidRPr="00E41716">
        <w:rPr>
          <w:rFonts w:ascii="Times New Roman" w:hAnsi="Times New Roman" w:cs="Times New Roman"/>
          <w:sz w:val="24"/>
          <w:szCs w:val="24"/>
        </w:rPr>
        <w:t xml:space="preserve"> found </w:t>
      </w:r>
      <w:r>
        <w:rPr>
          <w:rFonts w:ascii="Times New Roman" w:hAnsi="Times New Roman" w:cs="Times New Roman"/>
          <w:sz w:val="24"/>
          <w:szCs w:val="24"/>
        </w:rPr>
        <w:t xml:space="preserve">in </w:t>
      </w:r>
      <w:r w:rsidRPr="00E41716">
        <w:rPr>
          <w:rFonts w:ascii="Times New Roman" w:hAnsi="Times New Roman" w:cs="Times New Roman"/>
          <w:i/>
          <w:iCs/>
          <w:sz w:val="24"/>
          <w:szCs w:val="24"/>
        </w:rPr>
        <w:t>N. tenellus</w:t>
      </w:r>
      <w:r>
        <w:rPr>
          <w:rFonts w:ascii="Times New Roman" w:hAnsi="Times New Roman" w:cs="Times New Roman"/>
          <w:sz w:val="24"/>
          <w:szCs w:val="24"/>
        </w:rPr>
        <w:t xml:space="preserve"> guts </w:t>
      </w:r>
      <w:ins w:id="18" w:author="Anderson, Riley Morgan" w:date="2026-01-14T12:27:00Z" w16du:dateUtc="2026-01-14T17:27:00Z">
        <w:r w:rsidR="007A13F3">
          <w:rPr>
            <w:rFonts w:ascii="Times New Roman" w:hAnsi="Times New Roman" w:cs="Times New Roman"/>
            <w:sz w:val="24"/>
            <w:szCs w:val="24"/>
          </w:rPr>
          <w:t>and their absolute and proportional abundances</w:t>
        </w:r>
      </w:ins>
      <w:del w:id="19" w:author="Anderson, Riley Morgan" w:date="2026-01-14T12:27:00Z" w16du:dateUtc="2026-01-14T17:27:00Z">
        <w:r w:rsidDel="007A13F3">
          <w:rPr>
            <w:rFonts w:ascii="Times New Roman" w:hAnsi="Times New Roman" w:cs="Times New Roman"/>
            <w:sz w:val="24"/>
            <w:szCs w:val="24"/>
          </w:rPr>
          <w:delText xml:space="preserve">based on genera </w:delText>
        </w:r>
        <w:r w:rsidRPr="00E41716" w:rsidDel="007A13F3">
          <w:rPr>
            <w:rFonts w:ascii="Times New Roman" w:hAnsi="Times New Roman" w:cs="Times New Roman"/>
            <w:sz w:val="24"/>
            <w:szCs w:val="24"/>
          </w:rPr>
          <w:delText>proportions and counts</w:delText>
        </w:r>
      </w:del>
      <w:r>
        <w:rPr>
          <w:rFonts w:ascii="Times New Roman" w:hAnsi="Times New Roman" w:cs="Times New Roman"/>
          <w:sz w:val="24"/>
          <w:szCs w:val="24"/>
        </w:rPr>
        <w:t>.</w:t>
      </w:r>
    </w:p>
    <w:sectPr w:rsidR="009D4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485"/>
    <w:rsid w:val="005F1996"/>
    <w:rsid w:val="006C633F"/>
    <w:rsid w:val="007A13F3"/>
    <w:rsid w:val="008F3223"/>
    <w:rsid w:val="00914C74"/>
    <w:rsid w:val="009D4378"/>
    <w:rsid w:val="00BF7C2A"/>
    <w:rsid w:val="00DC6485"/>
    <w:rsid w:val="00E41716"/>
    <w:rsid w:val="00F7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4EEF"/>
  <w15:chartTrackingRefBased/>
  <w15:docId w15:val="{F05ECF86-E50B-467E-8AE8-CC92910F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485"/>
    <w:rPr>
      <w:rFonts w:eastAsiaTheme="majorEastAsia" w:cstheme="majorBidi"/>
      <w:color w:val="272727" w:themeColor="text1" w:themeTint="D8"/>
    </w:rPr>
  </w:style>
  <w:style w:type="paragraph" w:styleId="Title">
    <w:name w:val="Title"/>
    <w:basedOn w:val="Normal"/>
    <w:next w:val="Normal"/>
    <w:link w:val="TitleChar"/>
    <w:uiPriority w:val="10"/>
    <w:qFormat/>
    <w:rsid w:val="00DC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485"/>
    <w:pPr>
      <w:spacing w:before="160"/>
      <w:jc w:val="center"/>
    </w:pPr>
    <w:rPr>
      <w:i/>
      <w:iCs/>
      <w:color w:val="404040" w:themeColor="text1" w:themeTint="BF"/>
    </w:rPr>
  </w:style>
  <w:style w:type="character" w:customStyle="1" w:styleId="QuoteChar">
    <w:name w:val="Quote Char"/>
    <w:basedOn w:val="DefaultParagraphFont"/>
    <w:link w:val="Quote"/>
    <w:uiPriority w:val="29"/>
    <w:rsid w:val="00DC6485"/>
    <w:rPr>
      <w:i/>
      <w:iCs/>
      <w:color w:val="404040" w:themeColor="text1" w:themeTint="BF"/>
    </w:rPr>
  </w:style>
  <w:style w:type="paragraph" w:styleId="ListParagraph">
    <w:name w:val="List Paragraph"/>
    <w:basedOn w:val="Normal"/>
    <w:uiPriority w:val="34"/>
    <w:qFormat/>
    <w:rsid w:val="00DC6485"/>
    <w:pPr>
      <w:ind w:left="720"/>
      <w:contextualSpacing/>
    </w:pPr>
  </w:style>
  <w:style w:type="character" w:styleId="IntenseEmphasis">
    <w:name w:val="Intense Emphasis"/>
    <w:basedOn w:val="DefaultParagraphFont"/>
    <w:uiPriority w:val="21"/>
    <w:qFormat/>
    <w:rsid w:val="00DC6485"/>
    <w:rPr>
      <w:i/>
      <w:iCs/>
      <w:color w:val="2F5496" w:themeColor="accent1" w:themeShade="BF"/>
    </w:rPr>
  </w:style>
  <w:style w:type="paragraph" w:styleId="IntenseQuote">
    <w:name w:val="Intense Quote"/>
    <w:basedOn w:val="Normal"/>
    <w:next w:val="Normal"/>
    <w:link w:val="IntenseQuoteChar"/>
    <w:uiPriority w:val="30"/>
    <w:qFormat/>
    <w:rsid w:val="00DC6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485"/>
    <w:rPr>
      <w:i/>
      <w:iCs/>
      <w:color w:val="2F5496" w:themeColor="accent1" w:themeShade="BF"/>
    </w:rPr>
  </w:style>
  <w:style w:type="character" w:styleId="IntenseReference">
    <w:name w:val="Intense Reference"/>
    <w:basedOn w:val="DefaultParagraphFont"/>
    <w:uiPriority w:val="32"/>
    <w:qFormat/>
    <w:rsid w:val="00DC6485"/>
    <w:rPr>
      <w:b/>
      <w:bCs/>
      <w:smallCaps/>
      <w:color w:val="2F5496" w:themeColor="accent1" w:themeShade="BF"/>
      <w:spacing w:val="5"/>
    </w:rPr>
  </w:style>
  <w:style w:type="paragraph" w:customStyle="1" w:styleId="paragraph">
    <w:name w:val="paragraph"/>
    <w:basedOn w:val="Normal"/>
    <w:rsid w:val="006C63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C6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A13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Wagstaff, Camille</dc:creator>
  <cp:keywords/>
  <dc:description/>
  <cp:lastModifiedBy>Anderson, Riley Morgan</cp:lastModifiedBy>
  <cp:revision>2</cp:revision>
  <dcterms:created xsi:type="dcterms:W3CDTF">2026-01-14T17:28:00Z</dcterms:created>
  <dcterms:modified xsi:type="dcterms:W3CDTF">2026-01-14T17:28:00Z</dcterms:modified>
</cp:coreProperties>
</file>