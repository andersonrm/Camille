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5EB9" w14:textId="1B72614F" w:rsidR="0017489D" w:rsidRPr="006543A8" w:rsidRDefault="0017489D" w:rsidP="0012197D">
      <w:pPr>
        <w:spacing w:after="0" w:line="360" w:lineRule="auto"/>
        <w:rPr>
          <w:rFonts w:ascii="Times New Roman" w:hAnsi="Times New Roman" w:cs="Times New Roman"/>
          <w:b/>
          <w:bCs/>
          <w:sz w:val="24"/>
          <w:szCs w:val="24"/>
        </w:rPr>
      </w:pPr>
      <w:r w:rsidRPr="006543A8">
        <w:rPr>
          <w:rFonts w:ascii="Times New Roman" w:hAnsi="Times New Roman" w:cs="Times New Roman"/>
          <w:b/>
          <w:bCs/>
          <w:sz w:val="24"/>
          <w:szCs w:val="24"/>
        </w:rPr>
        <w:t xml:space="preserve">Molecular </w:t>
      </w:r>
      <w:r w:rsidR="00635904">
        <w:rPr>
          <w:rFonts w:ascii="Times New Roman" w:hAnsi="Times New Roman" w:cs="Times New Roman"/>
          <w:b/>
          <w:bCs/>
          <w:sz w:val="24"/>
          <w:szCs w:val="24"/>
        </w:rPr>
        <w:t xml:space="preserve">Ecology of </w:t>
      </w:r>
      <w:r w:rsidRPr="006543A8">
        <w:rPr>
          <w:rFonts w:ascii="Times New Roman" w:hAnsi="Times New Roman" w:cs="Times New Roman"/>
          <w:b/>
          <w:bCs/>
          <w:sz w:val="24"/>
          <w:szCs w:val="24"/>
        </w:rPr>
        <w:t>Host Use and Pathogen Acquisition by an Insect Vector in Potato Crop Fields</w:t>
      </w:r>
    </w:p>
    <w:p w14:paraId="28DB2F8E" w14:textId="437DF06E" w:rsidR="0017489D" w:rsidRPr="006543A8" w:rsidRDefault="0017489D" w:rsidP="0012197D">
      <w:pPr>
        <w:spacing w:after="0" w:line="360" w:lineRule="auto"/>
        <w:rPr>
          <w:rFonts w:ascii="Times New Roman" w:hAnsi="Times New Roman" w:cs="Times New Roman"/>
          <w:b/>
          <w:bCs/>
          <w:sz w:val="24"/>
          <w:szCs w:val="24"/>
        </w:rPr>
      </w:pPr>
    </w:p>
    <w:p w14:paraId="7577E529" w14:textId="11B57FEA" w:rsidR="003D4F8C" w:rsidRPr="006543A8" w:rsidRDefault="00943A10"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r w:rsidR="003D4F8C"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Jillian J. Foutz</w:t>
      </w:r>
      <w:r w:rsidR="003D4F8C" w:rsidRPr="006543A8">
        <w:rPr>
          <w:rFonts w:ascii="Times New Roman" w:hAnsi="Times New Roman" w:cs="Times New Roman"/>
          <w:sz w:val="24"/>
          <w:szCs w:val="24"/>
          <w:vertAlign w:val="superscript"/>
        </w:rPr>
        <w:t>1, 2</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W. Rodney Cooper</w:t>
      </w:r>
      <w:r w:rsidR="003D4F8C"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w:t>
      </w:r>
      <w:r w:rsidR="006369D4" w:rsidRPr="006543A8">
        <w:rPr>
          <w:rFonts w:ascii="Times New Roman" w:hAnsi="Times New Roman" w:cs="Times New Roman"/>
          <w:sz w:val="24"/>
          <w:szCs w:val="24"/>
        </w:rPr>
        <w:t xml:space="preserve"> Riley </w:t>
      </w:r>
      <w:r w:rsidR="00E162AE" w:rsidRPr="006543A8">
        <w:rPr>
          <w:rFonts w:ascii="Times New Roman" w:hAnsi="Times New Roman" w:cs="Times New Roman"/>
          <w:sz w:val="24"/>
          <w:szCs w:val="24"/>
        </w:rPr>
        <w:t xml:space="preserve">M. </w:t>
      </w:r>
      <w:r w:rsidR="006369D4" w:rsidRPr="006543A8">
        <w:rPr>
          <w:rFonts w:ascii="Times New Roman" w:hAnsi="Times New Roman" w:cs="Times New Roman"/>
          <w:sz w:val="24"/>
          <w:szCs w:val="24"/>
        </w:rPr>
        <w:t>Anderson</w:t>
      </w:r>
      <w:r w:rsidR="00E162AE" w:rsidRPr="006543A8">
        <w:rPr>
          <w:rFonts w:ascii="Times New Roman" w:hAnsi="Times New Roman" w:cs="Times New Roman"/>
          <w:sz w:val="24"/>
          <w:szCs w:val="24"/>
          <w:vertAlign w:val="superscript"/>
        </w:rPr>
        <w:t>1</w:t>
      </w:r>
      <w:r w:rsidR="006369D4"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David W. Crowder</w:t>
      </w:r>
      <w:r w:rsidR="003D4F8C" w:rsidRPr="006543A8">
        <w:rPr>
          <w:rFonts w:ascii="Times New Roman" w:hAnsi="Times New Roman" w:cs="Times New Roman"/>
          <w:sz w:val="24"/>
          <w:szCs w:val="24"/>
          <w:vertAlign w:val="superscript"/>
        </w:rPr>
        <w:t>1</w:t>
      </w:r>
    </w:p>
    <w:p w14:paraId="195F4458" w14:textId="77777777" w:rsidR="003D4F8C" w:rsidRPr="006543A8" w:rsidRDefault="003D4F8C" w:rsidP="0012197D">
      <w:pPr>
        <w:spacing w:after="0" w:line="360" w:lineRule="auto"/>
        <w:rPr>
          <w:rFonts w:ascii="Times New Roman" w:hAnsi="Times New Roman" w:cs="Times New Roman"/>
          <w:sz w:val="24"/>
          <w:szCs w:val="24"/>
        </w:rPr>
      </w:pPr>
    </w:p>
    <w:p w14:paraId="41841879" w14:textId="1019A66F"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Washington State University, Department of Entomology, Pullman,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99164, USA</w:t>
      </w:r>
    </w:p>
    <w:p w14:paraId="03ABAD22" w14:textId="43129B55"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 xml:space="preserve"> USDA ARS Temperate Tree Fruit and Vegetable Research Unit, Wapato,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98951, USA</w:t>
      </w:r>
    </w:p>
    <w:p w14:paraId="3921B525" w14:textId="77777777" w:rsidR="009200C0" w:rsidRPr="006543A8" w:rsidRDefault="009200C0" w:rsidP="0012197D">
      <w:pPr>
        <w:spacing w:after="0" w:line="360" w:lineRule="auto"/>
        <w:rPr>
          <w:rFonts w:ascii="Times New Roman" w:hAnsi="Times New Roman" w:cs="Times New Roman"/>
          <w:sz w:val="24"/>
          <w:szCs w:val="24"/>
        </w:rPr>
      </w:pPr>
    </w:p>
    <w:p w14:paraId="54A9DCB2" w14:textId="77777777" w:rsidR="003D4F8C" w:rsidRPr="006543A8" w:rsidRDefault="003D4F8C" w:rsidP="0012197D">
      <w:pPr>
        <w:spacing w:after="0" w:line="360" w:lineRule="auto"/>
        <w:rPr>
          <w:rFonts w:ascii="Times New Roman" w:hAnsi="Times New Roman" w:cs="Times New Roman"/>
          <w:sz w:val="24"/>
          <w:szCs w:val="24"/>
        </w:rPr>
      </w:pPr>
    </w:p>
    <w:p w14:paraId="3075F631" w14:textId="77777777"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Corresponding author details:</w:t>
      </w:r>
    </w:p>
    <w:p w14:paraId="3872896C" w14:textId="03490740"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p>
    <w:p w14:paraId="072CF93F" w14:textId="77777777"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rPr>
        <w:t>Washington State University, Department of Entomology, Pullman, WA, 99164, USA</w:t>
      </w:r>
    </w:p>
    <w:p w14:paraId="1A427CEE" w14:textId="4804D6DC" w:rsidR="00E21B28" w:rsidRPr="006543A8" w:rsidRDefault="003D4F8C" w:rsidP="0012197D">
      <w:pPr>
        <w:spacing w:after="0" w:line="360" w:lineRule="auto"/>
        <w:rPr>
          <w:rStyle w:val="normaltextrun"/>
          <w:rFonts w:ascii="Times New Roman" w:hAnsi="Times New Roman" w:cs="Times New Roman"/>
          <w:sz w:val="24"/>
          <w:szCs w:val="24"/>
        </w:rPr>
      </w:pPr>
      <w:r w:rsidRPr="006543A8">
        <w:rPr>
          <w:rFonts w:ascii="Times New Roman" w:hAnsi="Times New Roman" w:cs="Times New Roman"/>
          <w:sz w:val="24"/>
          <w:szCs w:val="24"/>
        </w:rPr>
        <w:t>Camille.wagstaff@wsu.edu</w:t>
      </w:r>
      <w:r w:rsidR="00E162AE" w:rsidRPr="006543A8">
        <w:rPr>
          <w:rFonts w:ascii="Times New Roman" w:hAnsi="Times New Roman" w:cs="Times New Roman"/>
          <w:sz w:val="24"/>
          <w:szCs w:val="24"/>
        </w:rPr>
        <w:br w:type="page"/>
      </w:r>
    </w:p>
    <w:p w14:paraId="213791F6" w14:textId="6FAAC8EB" w:rsidR="009C631F"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Abstract</w:t>
      </w:r>
      <w:r w:rsidR="006543A8">
        <w:rPr>
          <w:rStyle w:val="normaltextrun"/>
          <w:rFonts w:ascii="Times New Roman" w:hAnsi="Times New Roman" w:cs="Times New Roman"/>
          <w:b/>
          <w:bCs/>
          <w:sz w:val="24"/>
          <w:szCs w:val="24"/>
        </w:rPr>
        <w:t>:</w:t>
      </w:r>
    </w:p>
    <w:p w14:paraId="17615C6E" w14:textId="10B4DB1F" w:rsidR="003D4F8C" w:rsidRPr="006543A8" w:rsidRDefault="004409E0" w:rsidP="002A22D6">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Generalist i</w:t>
      </w:r>
      <w:r w:rsidRPr="006543A8">
        <w:rPr>
          <w:rFonts w:ascii="Times New Roman" w:hAnsi="Times New Roman" w:cs="Times New Roman"/>
          <w:sz w:val="24"/>
          <w:szCs w:val="24"/>
        </w:rPr>
        <w:t xml:space="preserve">nsect </w:t>
      </w:r>
      <w:r w:rsidR="00E21B28" w:rsidRPr="006543A8">
        <w:rPr>
          <w:rFonts w:ascii="Times New Roman" w:hAnsi="Times New Roman" w:cs="Times New Roman"/>
          <w:sz w:val="24"/>
          <w:szCs w:val="24"/>
        </w:rPr>
        <w:t xml:space="preserve">vectors are notoriously difficult to manage due to their </w:t>
      </w:r>
      <w:r w:rsidR="00AD039E" w:rsidRPr="006543A8">
        <w:rPr>
          <w:rFonts w:ascii="Times New Roman" w:hAnsi="Times New Roman" w:cs="Times New Roman"/>
          <w:sz w:val="24"/>
          <w:szCs w:val="24"/>
        </w:rPr>
        <w:t xml:space="preserve">ability </w:t>
      </w:r>
      <w:r w:rsidR="00E21B28" w:rsidRPr="006543A8">
        <w:rPr>
          <w:rFonts w:ascii="Times New Roman" w:hAnsi="Times New Roman" w:cs="Times New Roman"/>
          <w:sz w:val="24"/>
          <w:szCs w:val="24"/>
        </w:rPr>
        <w:t xml:space="preserve">to </w:t>
      </w:r>
      <w:r w:rsidRPr="006543A8">
        <w:rPr>
          <w:rFonts w:ascii="Times New Roman" w:hAnsi="Times New Roman" w:cs="Times New Roman"/>
          <w:sz w:val="24"/>
          <w:szCs w:val="24"/>
        </w:rPr>
        <w:t>u</w:t>
      </w:r>
      <w:r>
        <w:rPr>
          <w:rFonts w:ascii="Times New Roman" w:hAnsi="Times New Roman" w:cs="Times New Roman"/>
          <w:sz w:val="24"/>
          <w:szCs w:val="24"/>
        </w:rPr>
        <w:t>s</w:t>
      </w:r>
      <w:r w:rsidRPr="006543A8">
        <w:rPr>
          <w:rFonts w:ascii="Times New Roman" w:hAnsi="Times New Roman" w:cs="Times New Roman"/>
          <w:sz w:val="24"/>
          <w:szCs w:val="24"/>
        </w:rPr>
        <w:t xml:space="preserve">e </w:t>
      </w:r>
      <w:r w:rsidR="00E21B28" w:rsidRPr="006543A8">
        <w:rPr>
          <w:rFonts w:ascii="Times New Roman" w:hAnsi="Times New Roman" w:cs="Times New Roman"/>
          <w:sz w:val="24"/>
          <w:szCs w:val="24"/>
        </w:rPr>
        <w:t xml:space="preserve">a range of host plants </w:t>
      </w:r>
      <w:r>
        <w:rPr>
          <w:rFonts w:ascii="Times New Roman" w:hAnsi="Times New Roman" w:cs="Times New Roman"/>
          <w:sz w:val="24"/>
          <w:szCs w:val="24"/>
        </w:rPr>
        <w:t xml:space="preserve">within and </w:t>
      </w:r>
      <w:r w:rsidR="00E21B28" w:rsidRPr="006543A8">
        <w:rPr>
          <w:rFonts w:ascii="Times New Roman" w:hAnsi="Times New Roman" w:cs="Times New Roman"/>
          <w:sz w:val="24"/>
          <w:szCs w:val="24"/>
        </w:rPr>
        <w:t xml:space="preserve">across seasons. Improving vector management requires novel approaches that assess host use across space and time to </w:t>
      </w:r>
      <w:del w:id="0" w:author="Wagstaff, Camille" w:date="2025-12-30T10:46:00Z" w16du:dateUtc="2025-12-30T18:46:00Z">
        <w:r w:rsidDel="00F445E7">
          <w:rPr>
            <w:rFonts w:ascii="Times New Roman" w:hAnsi="Times New Roman" w:cs="Times New Roman"/>
            <w:sz w:val="24"/>
            <w:szCs w:val="24"/>
          </w:rPr>
          <w:delText xml:space="preserve">better </w:delText>
        </w:r>
      </w:del>
      <w:r w:rsidR="00E21B28" w:rsidRPr="006543A8">
        <w:rPr>
          <w:rFonts w:ascii="Times New Roman" w:hAnsi="Times New Roman" w:cs="Times New Roman"/>
          <w:sz w:val="24"/>
          <w:szCs w:val="24"/>
        </w:rPr>
        <w:t xml:space="preserve">predict pathogen transmission dynamics. Molecular gut content analysis of vector insects has been instrumental in identifying host </w:t>
      </w:r>
      <w:r w:rsidR="006E1480" w:rsidRPr="006543A8">
        <w:rPr>
          <w:rFonts w:ascii="Times New Roman" w:hAnsi="Times New Roman" w:cs="Times New Roman"/>
          <w:sz w:val="24"/>
          <w:szCs w:val="24"/>
        </w:rPr>
        <w:t>use</w:t>
      </w:r>
      <w:r w:rsidR="006E1480">
        <w:rPr>
          <w:rFonts w:ascii="Times New Roman" w:hAnsi="Times New Roman" w:cs="Times New Roman"/>
          <w:sz w:val="24"/>
          <w:szCs w:val="24"/>
        </w:rPr>
        <w:t xml:space="preserve"> but</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has often been poorly linked with hosts related to </w:t>
      </w:r>
      <w:r w:rsidR="00E21B28" w:rsidRPr="006543A8">
        <w:rPr>
          <w:rFonts w:ascii="Times New Roman" w:hAnsi="Times New Roman" w:cs="Times New Roman"/>
          <w:sz w:val="24"/>
          <w:szCs w:val="24"/>
        </w:rPr>
        <w:t xml:space="preserve">pathogen transmission. Here, we integrate gut content analysis </w:t>
      </w:r>
      <w:ins w:id="1" w:author="Wagstaff, Camille" w:date="2025-12-30T12:03:00Z" w16du:dateUtc="2025-12-30T20:03:00Z">
        <w:r w:rsidR="00BE27DE">
          <w:rPr>
            <w:rFonts w:ascii="Times New Roman" w:hAnsi="Times New Roman" w:cs="Times New Roman"/>
            <w:sz w:val="24"/>
            <w:szCs w:val="24"/>
          </w:rPr>
          <w:t>of vector insects</w:t>
        </w:r>
        <w:r w:rsidR="00BE27DE" w:rsidRPr="006543A8">
          <w:rPr>
            <w:rFonts w:ascii="Times New Roman" w:hAnsi="Times New Roman" w:cs="Times New Roman"/>
            <w:sz w:val="24"/>
            <w:szCs w:val="24"/>
          </w:rPr>
          <w:t xml:space="preserve"> </w:t>
        </w:r>
      </w:ins>
      <w:r w:rsidR="00E21B28" w:rsidRPr="006543A8">
        <w:rPr>
          <w:rFonts w:ascii="Times New Roman" w:hAnsi="Times New Roman" w:cs="Times New Roman"/>
          <w:sz w:val="24"/>
          <w:szCs w:val="24"/>
        </w:rPr>
        <w:t xml:space="preserve">with </w:t>
      </w:r>
      <w:r>
        <w:rPr>
          <w:rFonts w:ascii="Times New Roman" w:hAnsi="Times New Roman" w:cs="Times New Roman"/>
          <w:sz w:val="24"/>
          <w:szCs w:val="24"/>
        </w:rPr>
        <w:t xml:space="preserve">monitoring </w:t>
      </w:r>
      <w:del w:id="2" w:author="Wagstaff, Camille" w:date="2025-12-30T12:03:00Z" w16du:dateUtc="2025-12-30T20:03:00Z">
        <w:r w:rsidDel="00BE27DE">
          <w:rPr>
            <w:rFonts w:ascii="Times New Roman" w:hAnsi="Times New Roman" w:cs="Times New Roman"/>
            <w:sz w:val="24"/>
            <w:szCs w:val="24"/>
          </w:rPr>
          <w:delText>of</w:delText>
        </w:r>
      </w:del>
      <w:r>
        <w:rPr>
          <w:rFonts w:ascii="Times New Roman" w:hAnsi="Times New Roman" w:cs="Times New Roman"/>
          <w:sz w:val="24"/>
          <w:szCs w:val="24"/>
        </w:rPr>
        <w:t xml:space="preserve"> </w:t>
      </w:r>
      <w:r w:rsidR="00E21B28" w:rsidRPr="006543A8">
        <w:rPr>
          <w:rFonts w:ascii="Times New Roman" w:hAnsi="Times New Roman" w:cs="Times New Roman"/>
          <w:sz w:val="24"/>
          <w:szCs w:val="24"/>
        </w:rPr>
        <w:t>pathogen incidence</w:t>
      </w:r>
      <w:r w:rsidR="00B340ED">
        <w:rPr>
          <w:rFonts w:ascii="Times New Roman" w:hAnsi="Times New Roman" w:cs="Times New Roman"/>
          <w:sz w:val="24"/>
          <w:szCs w:val="24"/>
        </w:rPr>
        <w:t xml:space="preserve"> </w:t>
      </w:r>
      <w:del w:id="3" w:author="Wagstaff, Camille" w:date="2025-12-30T12:03:00Z" w16du:dateUtc="2025-12-30T20:03:00Z">
        <w:r w:rsidR="00E21B28" w:rsidRPr="006543A8" w:rsidDel="00BE27DE">
          <w:rPr>
            <w:rFonts w:ascii="Times New Roman" w:hAnsi="Times New Roman" w:cs="Times New Roman"/>
            <w:sz w:val="24"/>
            <w:szCs w:val="24"/>
          </w:rPr>
          <w:delText xml:space="preserve"> </w:delText>
        </w:r>
      </w:del>
      <w:r w:rsidR="00E21B28" w:rsidRPr="006543A8">
        <w:rPr>
          <w:rFonts w:ascii="Times New Roman" w:hAnsi="Times New Roman" w:cs="Times New Roman"/>
          <w:sz w:val="24"/>
          <w:szCs w:val="24"/>
        </w:rPr>
        <w:t xml:space="preserve">to determine the role of various </w:t>
      </w:r>
      <w:ins w:id="4" w:author="Wagstaff, Camille" w:date="2025-11-26T13:02:00Z" w16du:dateUtc="2025-11-26T21:02:00Z">
        <w:r w:rsidR="00110A2B">
          <w:rPr>
            <w:rFonts w:ascii="Times New Roman" w:hAnsi="Times New Roman" w:cs="Times New Roman"/>
            <w:sz w:val="24"/>
            <w:szCs w:val="24"/>
          </w:rPr>
          <w:t xml:space="preserve">plant </w:t>
        </w:r>
      </w:ins>
      <w:r w:rsidR="00E21B28" w:rsidRPr="006543A8">
        <w:rPr>
          <w:rFonts w:ascii="Times New Roman" w:hAnsi="Times New Roman" w:cs="Times New Roman"/>
          <w:sz w:val="24"/>
          <w:szCs w:val="24"/>
        </w:rPr>
        <w:t xml:space="preserve">hosts in </w:t>
      </w:r>
      <w:bookmarkStart w:id="5" w:name="_Hlk197428387"/>
      <w:proofErr w:type="spellStart"/>
      <w:r w:rsidR="009200C0" w:rsidRPr="006543A8">
        <w:rPr>
          <w:rFonts w:ascii="Times New Roman" w:hAnsi="Times New Roman" w:cs="Times New Roman"/>
          <w:i/>
          <w:iCs/>
          <w:sz w:val="24"/>
          <w:szCs w:val="24"/>
        </w:rPr>
        <w:t>Neoaliturus</w:t>
      </w:r>
      <w:bookmarkEnd w:id="5"/>
      <w:proofErr w:type="spellEnd"/>
      <w:r w:rsidR="009200C0" w:rsidRPr="006543A8">
        <w:rPr>
          <w:rFonts w:ascii="Times New Roman" w:hAnsi="Times New Roman" w:cs="Times New Roman"/>
          <w:i/>
          <w:iCs/>
          <w:sz w:val="24"/>
          <w:szCs w:val="24"/>
        </w:rPr>
        <w:t xml:space="preserve"> tenellus </w:t>
      </w:r>
      <w:del w:id="6" w:author="Wagstaff, Camille" w:date="2025-12-30T10:46:00Z" w16du:dateUtc="2025-12-30T18:46:00Z">
        <w:r w:rsidR="009200C0" w:rsidRPr="006543A8" w:rsidDel="00BC1A6C">
          <w:rPr>
            <w:rFonts w:ascii="Times New Roman" w:hAnsi="Times New Roman" w:cs="Times New Roman"/>
            <w:sz w:val="24"/>
            <w:szCs w:val="24"/>
          </w:rPr>
          <w:delText xml:space="preserve">(previously </w:delText>
        </w:r>
        <w:r w:rsidR="00E21B28" w:rsidRPr="006543A8" w:rsidDel="00BC1A6C">
          <w:rPr>
            <w:rFonts w:ascii="Times New Roman" w:hAnsi="Times New Roman" w:cs="Times New Roman"/>
            <w:i/>
            <w:iCs/>
            <w:sz w:val="24"/>
            <w:szCs w:val="24"/>
          </w:rPr>
          <w:delText>Circulifer tenellus</w:delText>
        </w:r>
        <w:r w:rsidR="009200C0" w:rsidRPr="006543A8" w:rsidDel="00BC1A6C">
          <w:rPr>
            <w:rFonts w:ascii="Times New Roman" w:hAnsi="Times New Roman" w:cs="Times New Roman"/>
            <w:sz w:val="24"/>
            <w:szCs w:val="24"/>
          </w:rPr>
          <w:delText xml:space="preserve"> </w:delText>
        </w:r>
        <w:r w:rsidR="00E21B28" w:rsidRPr="006543A8" w:rsidDel="00BC1A6C">
          <w:rPr>
            <w:rFonts w:ascii="Times New Roman" w:hAnsi="Times New Roman" w:cs="Times New Roman"/>
            <w:sz w:val="24"/>
            <w:szCs w:val="24"/>
          </w:rPr>
          <w:delText xml:space="preserve">Baker) </w:delText>
        </w:r>
      </w:del>
      <w:r w:rsidR="00E21B28" w:rsidRPr="006543A8">
        <w:rPr>
          <w:rFonts w:ascii="Times New Roman" w:hAnsi="Times New Roman" w:cs="Times New Roman"/>
          <w:sz w:val="24"/>
          <w:szCs w:val="24"/>
        </w:rPr>
        <w:t>(</w:t>
      </w:r>
      <w:r>
        <w:rPr>
          <w:rFonts w:ascii="Times New Roman" w:hAnsi="Times New Roman" w:cs="Times New Roman"/>
          <w:sz w:val="24"/>
          <w:szCs w:val="24"/>
        </w:rPr>
        <w:t>b</w:t>
      </w:r>
      <w:r w:rsidRPr="006543A8">
        <w:rPr>
          <w:rFonts w:ascii="Times New Roman" w:hAnsi="Times New Roman" w:cs="Times New Roman"/>
          <w:sz w:val="24"/>
          <w:szCs w:val="24"/>
        </w:rPr>
        <w:t xml:space="preserve">eet </w:t>
      </w:r>
      <w:r w:rsidR="00E21B28" w:rsidRPr="006543A8">
        <w:rPr>
          <w:rFonts w:ascii="Times New Roman" w:hAnsi="Times New Roman" w:cs="Times New Roman"/>
          <w:sz w:val="24"/>
          <w:szCs w:val="24"/>
        </w:rPr>
        <w:t>leafhopper)</w:t>
      </w:r>
      <w:r w:rsidR="00E21B28" w:rsidRPr="006543A8">
        <w:rPr>
          <w:rFonts w:ascii="Times New Roman" w:hAnsi="Times New Roman" w:cs="Times New Roman"/>
          <w:i/>
          <w:iCs/>
          <w:sz w:val="24"/>
          <w:szCs w:val="24"/>
        </w:rPr>
        <w:t xml:space="preserve"> </w:t>
      </w:r>
      <w:r w:rsidR="00E21B28" w:rsidRPr="006543A8">
        <w:rPr>
          <w:rFonts w:ascii="Times New Roman" w:hAnsi="Times New Roman" w:cs="Times New Roman"/>
          <w:sz w:val="24"/>
          <w:szCs w:val="24"/>
        </w:rPr>
        <w:t xml:space="preserve">movement and </w:t>
      </w:r>
      <w:r w:rsidR="00210DA8" w:rsidRPr="006543A8">
        <w:rPr>
          <w:rFonts w:ascii="Times New Roman" w:hAnsi="Times New Roman" w:cs="Times New Roman"/>
          <w:sz w:val="24"/>
          <w:szCs w:val="24"/>
        </w:rPr>
        <w:t>pathogen</w:t>
      </w:r>
      <w:r w:rsidR="00E21B28" w:rsidRPr="006543A8">
        <w:rPr>
          <w:rFonts w:ascii="Times New Roman" w:hAnsi="Times New Roman" w:cs="Times New Roman"/>
          <w:sz w:val="24"/>
          <w:szCs w:val="24"/>
        </w:rPr>
        <w:t xml:space="preserve"> spread. We tested </w:t>
      </w:r>
      <w:r w:rsidR="00F116B7" w:rsidRPr="006543A8">
        <w:rPr>
          <w:rFonts w:ascii="Times New Roman" w:hAnsi="Times New Roman" w:cs="Times New Roman"/>
          <w:sz w:val="24"/>
          <w:szCs w:val="24"/>
        </w:rPr>
        <w:t>230</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beet </w:t>
      </w:r>
      <w:r w:rsidR="00E21B28" w:rsidRPr="006543A8">
        <w:rPr>
          <w:rFonts w:ascii="Times New Roman" w:hAnsi="Times New Roman" w:cs="Times New Roman"/>
          <w:sz w:val="24"/>
          <w:szCs w:val="24"/>
        </w:rPr>
        <w:t>leafhopper</w:t>
      </w:r>
      <w:r w:rsidR="00C75D24" w:rsidRPr="006543A8">
        <w:rPr>
          <w:rFonts w:ascii="Times New Roman" w:hAnsi="Times New Roman" w:cs="Times New Roman"/>
          <w:sz w:val="24"/>
          <w:szCs w:val="24"/>
        </w:rPr>
        <w:t xml:space="preserve"> adult</w:t>
      </w:r>
      <w:r w:rsidR="00E21B28" w:rsidRPr="006543A8">
        <w:rPr>
          <w:rFonts w:ascii="Times New Roman" w:hAnsi="Times New Roman" w:cs="Times New Roman"/>
          <w:sz w:val="24"/>
          <w:szCs w:val="24"/>
        </w:rPr>
        <w:t xml:space="preserve">s collected from 15 </w:t>
      </w:r>
      <w:ins w:id="7" w:author="Wagstaff, Camille" w:date="2025-11-26T13:02:00Z" w16du:dateUtc="2025-11-26T21:02:00Z">
        <w:r w:rsidR="00110A2B">
          <w:rPr>
            <w:rFonts w:ascii="Times New Roman" w:hAnsi="Times New Roman" w:cs="Times New Roman"/>
            <w:sz w:val="24"/>
            <w:szCs w:val="24"/>
          </w:rPr>
          <w:t>potato</w:t>
        </w:r>
      </w:ins>
      <w:ins w:id="8" w:author="Wagstaff, Camille" w:date="2025-12-30T12:04:00Z" w16du:dateUtc="2025-12-30T20:04:00Z">
        <w:r w:rsidR="00BE27DE">
          <w:rPr>
            <w:rFonts w:ascii="Times New Roman" w:hAnsi="Times New Roman" w:cs="Times New Roman"/>
            <w:sz w:val="24"/>
            <w:szCs w:val="24"/>
          </w:rPr>
          <w:t xml:space="preserve"> fields</w:t>
        </w:r>
      </w:ins>
      <w:ins w:id="9" w:author="Wagstaff, Camille" w:date="2025-11-26T13:02:00Z" w16du:dateUtc="2025-11-26T21:02:00Z">
        <w:r w:rsidR="00110A2B">
          <w:rPr>
            <w:rFonts w:ascii="Times New Roman" w:hAnsi="Times New Roman" w:cs="Times New Roman"/>
            <w:sz w:val="24"/>
            <w:szCs w:val="24"/>
          </w:rPr>
          <w:t xml:space="preserve"> and nearby </w:t>
        </w:r>
      </w:ins>
      <w:ins w:id="10" w:author="Wagstaff, Camille" w:date="2025-11-26T13:03:00Z" w16du:dateUtc="2025-11-26T21:03:00Z">
        <w:r w:rsidR="00110A2B">
          <w:rPr>
            <w:rFonts w:ascii="Times New Roman" w:hAnsi="Times New Roman" w:cs="Times New Roman"/>
            <w:sz w:val="24"/>
            <w:szCs w:val="24"/>
          </w:rPr>
          <w:t xml:space="preserve">weed </w:t>
        </w:r>
      </w:ins>
      <w:r w:rsidR="00E21B28" w:rsidRPr="006543A8">
        <w:rPr>
          <w:rFonts w:ascii="Times New Roman" w:hAnsi="Times New Roman" w:cs="Times New Roman"/>
          <w:sz w:val="24"/>
          <w:szCs w:val="24"/>
        </w:rPr>
        <w:t xml:space="preserve">sites over three </w:t>
      </w:r>
      <w:ins w:id="11" w:author="Wagstaff, Camille" w:date="2025-11-26T13:04:00Z" w16du:dateUtc="2025-11-26T21:04:00Z">
        <w:r w:rsidR="00110A2B">
          <w:rPr>
            <w:rFonts w:ascii="Times New Roman" w:hAnsi="Times New Roman" w:cs="Times New Roman"/>
            <w:sz w:val="24"/>
            <w:szCs w:val="24"/>
          </w:rPr>
          <w:t xml:space="preserve">growing seasons </w:t>
        </w:r>
      </w:ins>
      <w:del w:id="12" w:author="Wagstaff, Camille" w:date="2025-11-26T13:04:00Z" w16du:dateUtc="2025-11-26T21:04:00Z">
        <w:r w:rsidR="00E21B28" w:rsidRPr="006543A8" w:rsidDel="00110A2B">
          <w:rPr>
            <w:rFonts w:ascii="Times New Roman" w:hAnsi="Times New Roman" w:cs="Times New Roman"/>
            <w:sz w:val="24"/>
            <w:szCs w:val="24"/>
          </w:rPr>
          <w:delText>years</w:delText>
        </w:r>
      </w:del>
      <w:r w:rsidR="00E21B28" w:rsidRPr="006543A8">
        <w:rPr>
          <w:rFonts w:ascii="Times New Roman" w:hAnsi="Times New Roman" w:cs="Times New Roman"/>
          <w:sz w:val="24"/>
          <w:szCs w:val="24"/>
        </w:rPr>
        <w:t xml:space="preserve"> to assess host </w:t>
      </w:r>
      <w:r w:rsidRPr="006543A8">
        <w:rPr>
          <w:rFonts w:ascii="Times New Roman" w:hAnsi="Times New Roman" w:cs="Times New Roman"/>
          <w:sz w:val="24"/>
          <w:szCs w:val="24"/>
        </w:rPr>
        <w:t>u</w:t>
      </w:r>
      <w:r>
        <w:rPr>
          <w:rFonts w:ascii="Times New Roman" w:hAnsi="Times New Roman" w:cs="Times New Roman"/>
          <w:sz w:val="24"/>
          <w:szCs w:val="24"/>
        </w:rPr>
        <w:t>se</w:t>
      </w:r>
      <w:r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 pathogen acquisition</w:t>
      </w:r>
      <w:ins w:id="13" w:author="Wagstaff, Camille" w:date="2025-11-26T13:05:00Z" w16du:dateUtc="2025-11-26T21:05:00Z">
        <w:r w:rsidR="0061172F">
          <w:rPr>
            <w:rFonts w:ascii="Times New Roman" w:hAnsi="Times New Roman" w:cs="Times New Roman"/>
            <w:sz w:val="24"/>
            <w:szCs w:val="24"/>
          </w:rPr>
          <w:t xml:space="preserve"> of </w:t>
        </w:r>
      </w:ins>
      <w:bookmarkStart w:id="14" w:name="_Hlk215055367"/>
      <w:ins w:id="15" w:author="Wagstaff, Camille" w:date="2025-12-04T11:21:00Z" w16du:dateUtc="2025-12-04T19:21:00Z">
        <w:r w:rsidR="00C338F1" w:rsidRPr="00BE27DE">
          <w:rPr>
            <w:rFonts w:ascii="Times New Roman" w:hAnsi="Times New Roman" w:cs="Times New Roman"/>
            <w:sz w:val="24"/>
            <w:szCs w:val="24"/>
            <w:rPrChange w:id="16" w:author="Wagstaff, Camille" w:date="2025-12-30T12:04:00Z" w16du:dateUtc="2025-12-30T20:04:00Z">
              <w:rPr>
                <w:rFonts w:ascii="Times New Roman" w:hAnsi="Times New Roman" w:cs="Times New Roman"/>
                <w:i/>
                <w:iCs/>
                <w:sz w:val="24"/>
                <w:szCs w:val="24"/>
              </w:rPr>
            </w:rPrChange>
          </w:rPr>
          <w:t>b</w:t>
        </w:r>
      </w:ins>
      <w:ins w:id="17" w:author="Wagstaff, Camille" w:date="2025-11-26T13:15:00Z" w16du:dateUtc="2025-11-26T21:15:00Z">
        <w:r w:rsidR="00A91D2F" w:rsidRPr="00BE27DE">
          <w:rPr>
            <w:rFonts w:ascii="Times New Roman" w:hAnsi="Times New Roman" w:cs="Times New Roman"/>
            <w:sz w:val="24"/>
            <w:szCs w:val="24"/>
          </w:rPr>
          <w:t>eet curly top virus</w:t>
        </w:r>
        <w:r w:rsidR="00A91D2F">
          <w:rPr>
            <w:rFonts w:ascii="Times New Roman" w:hAnsi="Times New Roman" w:cs="Times New Roman"/>
            <w:sz w:val="24"/>
            <w:szCs w:val="24"/>
          </w:rPr>
          <w:t xml:space="preserve"> and </w:t>
        </w:r>
      </w:ins>
      <w:ins w:id="18" w:author="Wagstaff, Camille" w:date="2025-12-04T11:31:00Z" w16du:dateUtc="2025-12-04T19:31:00Z">
        <w:r w:rsidR="00C338F1">
          <w:rPr>
            <w:rFonts w:ascii="Times New Roman" w:hAnsi="Times New Roman" w:cs="Times New Roman"/>
            <w:sz w:val="24"/>
            <w:szCs w:val="24"/>
          </w:rPr>
          <w:t>‘</w:t>
        </w:r>
      </w:ins>
      <w:ins w:id="19" w:author="Wagstaff, Camille" w:date="2025-11-26T13:15:00Z" w16du:dateUtc="2025-11-26T21:15:00Z">
        <w:r w:rsidR="00A91D2F" w:rsidRPr="00A91D2F">
          <w:rPr>
            <w:rFonts w:ascii="Times New Roman" w:hAnsi="Times New Roman" w:cs="Times New Roman"/>
            <w:i/>
            <w:iCs/>
            <w:sz w:val="24"/>
            <w:szCs w:val="24"/>
            <w:rPrChange w:id="20" w:author="Wagstaff, Camille" w:date="2025-11-26T13:15:00Z" w16du:dateUtc="2025-11-26T21:15:00Z">
              <w:rPr>
                <w:rFonts w:ascii="Times New Roman" w:hAnsi="Times New Roman" w:cs="Times New Roman"/>
                <w:sz w:val="24"/>
                <w:szCs w:val="24"/>
              </w:rPr>
            </w:rPrChange>
          </w:rPr>
          <w:t>Candidatus</w:t>
        </w:r>
        <w:r w:rsidR="00A91D2F">
          <w:rPr>
            <w:rFonts w:ascii="Times New Roman" w:hAnsi="Times New Roman" w:cs="Times New Roman"/>
            <w:sz w:val="24"/>
            <w:szCs w:val="24"/>
          </w:rPr>
          <w:t xml:space="preserve"> Phytoplasma </w:t>
        </w:r>
        <w:proofErr w:type="spellStart"/>
        <w:r w:rsidR="00A91D2F">
          <w:rPr>
            <w:rFonts w:ascii="Times New Roman" w:hAnsi="Times New Roman" w:cs="Times New Roman"/>
            <w:sz w:val="24"/>
            <w:szCs w:val="24"/>
          </w:rPr>
          <w:t>trifolii</w:t>
        </w:r>
      </w:ins>
      <w:bookmarkEnd w:id="14"/>
      <w:proofErr w:type="spellEnd"/>
      <w:ins w:id="21" w:author="Wagstaff, Camille" w:date="2025-12-04T11:31:00Z" w16du:dateUtc="2025-12-04T19:31:00Z">
        <w:r w:rsidR="00C338F1">
          <w:rPr>
            <w:rFonts w:ascii="Times New Roman" w:hAnsi="Times New Roman" w:cs="Times New Roman"/>
            <w:sz w:val="24"/>
            <w:szCs w:val="24"/>
          </w:rPr>
          <w:t>’</w:t>
        </w:r>
      </w:ins>
      <w:r w:rsidR="00E21B28" w:rsidRPr="006543A8">
        <w:rPr>
          <w:rFonts w:ascii="Times New Roman" w:hAnsi="Times New Roman" w:cs="Times New Roman"/>
          <w:sz w:val="24"/>
          <w:szCs w:val="24"/>
        </w:rPr>
        <w:t xml:space="preserve">. </w:t>
      </w:r>
      <w:del w:id="22" w:author="Wagstaff, Camille" w:date="2025-12-30T12:05:00Z" w16du:dateUtc="2025-12-30T20:05:00Z">
        <w:r w:rsidR="00E21B28" w:rsidRPr="006543A8" w:rsidDel="00E31FDA">
          <w:rPr>
            <w:rFonts w:ascii="Times New Roman" w:hAnsi="Times New Roman" w:cs="Times New Roman"/>
            <w:sz w:val="24"/>
            <w:szCs w:val="24"/>
          </w:rPr>
          <w:delText xml:space="preserve">Our results </w:delText>
        </w:r>
        <w:r w:rsidDel="00E31FDA">
          <w:rPr>
            <w:rFonts w:ascii="Times New Roman" w:hAnsi="Times New Roman" w:cs="Times New Roman"/>
            <w:sz w:val="24"/>
            <w:szCs w:val="24"/>
          </w:rPr>
          <w:delText xml:space="preserve">show </w:delText>
        </w:r>
        <w:r w:rsidR="00E21B28" w:rsidRPr="006543A8" w:rsidDel="00E31FDA">
          <w:rPr>
            <w:rFonts w:ascii="Times New Roman" w:hAnsi="Times New Roman" w:cs="Times New Roman"/>
            <w:sz w:val="24"/>
            <w:szCs w:val="24"/>
          </w:rPr>
          <w:delText>that</w:delText>
        </w:r>
      </w:del>
      <w:ins w:id="23" w:author="Wagstaff, Camille" w:date="2025-12-30T12:05:00Z" w16du:dateUtc="2025-12-30T20:05:00Z">
        <w:r w:rsidR="00E31FDA">
          <w:rPr>
            <w:rFonts w:ascii="Times New Roman" w:hAnsi="Times New Roman" w:cs="Times New Roman"/>
            <w:sz w:val="24"/>
            <w:szCs w:val="24"/>
          </w:rPr>
          <w:t xml:space="preserve"> We found seasonal variation in pathogen acquisition from hosts. </w:t>
        </w:r>
      </w:ins>
      <w:del w:id="24" w:author="Wagstaff, Camille" w:date="2025-12-30T12:05:00Z" w16du:dateUtc="2025-12-30T20:05:00Z">
        <w:r w:rsidR="00E21B28" w:rsidRPr="006543A8" w:rsidDel="00E31FDA">
          <w:rPr>
            <w:rFonts w:ascii="Times New Roman" w:hAnsi="Times New Roman" w:cs="Times New Roman"/>
            <w:sz w:val="24"/>
            <w:szCs w:val="24"/>
          </w:rPr>
          <w:delText xml:space="preserve"> </w:delText>
        </w:r>
      </w:del>
      <w:r w:rsidR="00FE742F" w:rsidRPr="006543A8">
        <w:rPr>
          <w:rFonts w:ascii="Times New Roman" w:hAnsi="Times New Roman" w:cs="Times New Roman"/>
          <w:i/>
          <w:iCs/>
          <w:sz w:val="24"/>
          <w:szCs w:val="24"/>
        </w:rPr>
        <w:t>N. tenellus</w:t>
      </w:r>
      <w:r w:rsidR="00CB49DB" w:rsidRPr="006543A8">
        <w:rPr>
          <w:rFonts w:ascii="Times New Roman" w:hAnsi="Times New Roman" w:cs="Times New Roman"/>
          <w:i/>
          <w:iCs/>
          <w:sz w:val="24"/>
          <w:szCs w:val="24"/>
        </w:rPr>
        <w:t xml:space="preserve"> </w:t>
      </w:r>
      <w:del w:id="25" w:author="Wagstaff, Camille" w:date="2025-11-26T13:43:00Z" w16du:dateUtc="2025-11-26T21:43:00Z">
        <w:r w:rsidR="00635904" w:rsidDel="00C46959">
          <w:rPr>
            <w:rFonts w:ascii="Times New Roman" w:hAnsi="Times New Roman" w:cs="Times New Roman"/>
            <w:sz w:val="24"/>
            <w:szCs w:val="24"/>
          </w:rPr>
          <w:delText>commonl</w:delText>
        </w:r>
        <w:r w:rsidR="00635904" w:rsidRPr="00A0532F" w:rsidDel="00C46959">
          <w:rPr>
            <w:rFonts w:ascii="Times New Roman" w:hAnsi="Times New Roman" w:cs="Times New Roman"/>
            <w:sz w:val="24"/>
            <w:szCs w:val="24"/>
          </w:rPr>
          <w:delText>y</w:delText>
        </w:r>
      </w:del>
      <w:r w:rsidR="00635904" w:rsidRPr="00A0532F">
        <w:rPr>
          <w:rFonts w:ascii="Times New Roman" w:hAnsi="Times New Roman" w:cs="Times New Roman"/>
          <w:sz w:val="24"/>
          <w:szCs w:val="24"/>
        </w:rPr>
        <w:t xml:space="preserve"> </w:t>
      </w:r>
      <w:r w:rsidR="00E21B28" w:rsidRPr="006543A8">
        <w:rPr>
          <w:rFonts w:ascii="Times New Roman" w:hAnsi="Times New Roman" w:cs="Times New Roman"/>
          <w:sz w:val="24"/>
          <w:szCs w:val="24"/>
        </w:rPr>
        <w:t xml:space="preserve">acquire </w:t>
      </w:r>
      <w:ins w:id="26" w:author="Wagstaff, Camille" w:date="2025-12-30T10:48:00Z" w16du:dateUtc="2025-12-30T18:48:00Z">
        <w:r w:rsidR="00472008">
          <w:rPr>
            <w:rFonts w:ascii="Times New Roman" w:hAnsi="Times New Roman" w:cs="Times New Roman"/>
            <w:sz w:val="24"/>
            <w:szCs w:val="24"/>
          </w:rPr>
          <w:t xml:space="preserve">these </w:t>
        </w:r>
      </w:ins>
      <w:r w:rsidR="00E21B28" w:rsidRPr="006543A8">
        <w:rPr>
          <w:rFonts w:ascii="Times New Roman" w:hAnsi="Times New Roman" w:cs="Times New Roman"/>
          <w:sz w:val="24"/>
          <w:szCs w:val="24"/>
        </w:rPr>
        <w:t xml:space="preserve">pathogens from </w:t>
      </w:r>
      <w:r w:rsidR="00210DA8" w:rsidRPr="006543A8">
        <w:rPr>
          <w:rFonts w:ascii="Times New Roman" w:hAnsi="Times New Roman" w:cs="Times New Roman"/>
          <w:i/>
          <w:iCs/>
          <w:sz w:val="24"/>
          <w:szCs w:val="24"/>
        </w:rPr>
        <w:t>Sisymbrium</w:t>
      </w:r>
      <w:r w:rsidR="00210DA8" w:rsidRPr="006543A8">
        <w:rPr>
          <w:rFonts w:ascii="Times New Roman" w:hAnsi="Times New Roman" w:cs="Times New Roman"/>
          <w:sz w:val="24"/>
          <w:szCs w:val="24"/>
        </w:rPr>
        <w:t xml:space="preserve"> spp. and </w:t>
      </w:r>
      <w:r w:rsidR="00210DA8" w:rsidRPr="006543A8">
        <w:rPr>
          <w:rFonts w:ascii="Times New Roman" w:hAnsi="Times New Roman" w:cs="Times New Roman"/>
          <w:i/>
          <w:iCs/>
          <w:sz w:val="24"/>
          <w:szCs w:val="24"/>
        </w:rPr>
        <w:t>Brassica</w:t>
      </w:r>
      <w:r w:rsidR="00210DA8" w:rsidRPr="006543A8">
        <w:rPr>
          <w:rFonts w:ascii="Times New Roman" w:hAnsi="Times New Roman" w:cs="Times New Roman"/>
          <w:sz w:val="24"/>
          <w:szCs w:val="24"/>
        </w:rPr>
        <w:t xml:space="preserve"> spp. (</w:t>
      </w:r>
      <w:r w:rsidR="00D32FEC" w:rsidRPr="006543A8">
        <w:rPr>
          <w:rFonts w:ascii="Times New Roman" w:hAnsi="Times New Roman" w:cs="Times New Roman"/>
          <w:sz w:val="24"/>
          <w:szCs w:val="24"/>
        </w:rPr>
        <w:t xml:space="preserve">wild </w:t>
      </w:r>
      <w:r w:rsidR="00E21B28" w:rsidRPr="006543A8">
        <w:rPr>
          <w:rFonts w:ascii="Times New Roman" w:hAnsi="Times New Roman" w:cs="Times New Roman"/>
          <w:sz w:val="24"/>
          <w:szCs w:val="24"/>
        </w:rPr>
        <w:t>mustards</w:t>
      </w:r>
      <w:r w:rsidR="00210DA8" w:rsidRPr="006543A8">
        <w:rPr>
          <w:rFonts w:ascii="Times New Roman" w:hAnsi="Times New Roman" w:cs="Times New Roman"/>
          <w:sz w:val="24"/>
          <w:szCs w:val="24"/>
        </w:rPr>
        <w:t>)</w:t>
      </w:r>
      <w:r w:rsidR="00E21B28" w:rsidRPr="006543A8">
        <w:rPr>
          <w:rFonts w:ascii="Times New Roman" w:hAnsi="Times New Roman" w:cs="Times New Roman"/>
          <w:sz w:val="24"/>
          <w:szCs w:val="24"/>
        </w:rPr>
        <w:t xml:space="preserve"> in spring, while</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Salsola</w:t>
      </w:r>
      <w:r w:rsidR="00B63717" w:rsidRPr="006543A8">
        <w:rPr>
          <w:rFonts w:ascii="Times New Roman" w:hAnsi="Times New Roman" w:cs="Times New Roman"/>
          <w:i/>
          <w:iCs/>
          <w:sz w:val="24"/>
          <w:szCs w:val="24"/>
        </w:rPr>
        <w:t>/Kali</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Russian thistle</w:t>
      </w:r>
      <w:r w:rsidR="00210DA8"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Bassia</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 xml:space="preserve">kochia) </w:t>
      </w:r>
      <w:r>
        <w:rPr>
          <w:rFonts w:ascii="Times New Roman" w:hAnsi="Times New Roman" w:cs="Times New Roman"/>
          <w:sz w:val="24"/>
          <w:szCs w:val="24"/>
        </w:rPr>
        <w:t>are</w:t>
      </w:r>
      <w:r w:rsidR="00E21B28" w:rsidRPr="006543A8">
        <w:rPr>
          <w:rFonts w:ascii="Times New Roman" w:hAnsi="Times New Roman" w:cs="Times New Roman"/>
          <w:sz w:val="24"/>
          <w:szCs w:val="24"/>
        </w:rPr>
        <w:t xml:space="preserve"> primary</w:t>
      </w:r>
      <w:r w:rsidR="00CB49DB" w:rsidRPr="006543A8">
        <w:rPr>
          <w:rFonts w:ascii="Times New Roman" w:hAnsi="Times New Roman" w:cs="Times New Roman"/>
          <w:i/>
          <w:iCs/>
          <w:sz w:val="24"/>
          <w:szCs w:val="24"/>
        </w:rPr>
        <w:t xml:space="preserve"> </w:t>
      </w:r>
      <w:r w:rsidR="00FE742F"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 xml:space="preserve">hosts </w:t>
      </w:r>
      <w:r>
        <w:rPr>
          <w:rFonts w:ascii="Times New Roman" w:hAnsi="Times New Roman" w:cs="Times New Roman"/>
          <w:sz w:val="24"/>
          <w:szCs w:val="24"/>
        </w:rPr>
        <w:t xml:space="preserve">during </w:t>
      </w:r>
      <w:r w:rsidR="00E21B28" w:rsidRPr="006543A8">
        <w:rPr>
          <w:rFonts w:ascii="Times New Roman" w:hAnsi="Times New Roman" w:cs="Times New Roman"/>
          <w:sz w:val="24"/>
          <w:szCs w:val="24"/>
        </w:rPr>
        <w:t xml:space="preserve">the summer. </w:t>
      </w:r>
      <w:bookmarkStart w:id="27" w:name="_Hlk193658052"/>
      <w:ins w:id="28" w:author="Wagstaff, Camille" w:date="2025-12-30T10:48:00Z" w16du:dateUtc="2025-12-30T18:48:00Z">
        <w:r w:rsidR="009E7B53">
          <w:rPr>
            <w:rFonts w:ascii="Times New Roman" w:hAnsi="Times New Roman" w:cs="Times New Roman"/>
            <w:sz w:val="24"/>
            <w:szCs w:val="24"/>
          </w:rPr>
          <w:t>Congruent with other recent research,</w:t>
        </w:r>
        <w:r w:rsidR="009E7B53" w:rsidRPr="006543A8">
          <w:rPr>
            <w:rFonts w:ascii="Times New Roman" w:hAnsi="Times New Roman" w:cs="Times New Roman"/>
            <w:sz w:val="24"/>
            <w:szCs w:val="24"/>
          </w:rPr>
          <w:t xml:space="preserve"> </w:t>
        </w:r>
        <w:r w:rsidR="009E7B53">
          <w:rPr>
            <w:rFonts w:ascii="Times New Roman" w:hAnsi="Times New Roman" w:cs="Times New Roman"/>
            <w:sz w:val="24"/>
            <w:szCs w:val="24"/>
          </w:rPr>
          <w:t xml:space="preserve">we </w:t>
        </w:r>
        <w:r w:rsidR="009E7B53" w:rsidRPr="006543A8">
          <w:rPr>
            <w:rFonts w:ascii="Times New Roman" w:hAnsi="Times New Roman" w:cs="Times New Roman"/>
            <w:sz w:val="24"/>
            <w:szCs w:val="24"/>
          </w:rPr>
          <w:t>detected</w:t>
        </w:r>
        <w:r w:rsidR="009E7B53">
          <w:rPr>
            <w:rFonts w:ascii="Times New Roman" w:hAnsi="Times New Roman" w:cs="Times New Roman"/>
            <w:sz w:val="24"/>
            <w:szCs w:val="24"/>
          </w:rPr>
          <w:t xml:space="preserve"> tree</w:t>
        </w:r>
      </w:ins>
      <w:ins w:id="29" w:author="Wagstaff, Camille" w:date="2025-12-30T12:05:00Z" w16du:dateUtc="2025-12-30T20:05:00Z">
        <w:r w:rsidR="00E31FDA">
          <w:rPr>
            <w:rFonts w:ascii="Times New Roman" w:hAnsi="Times New Roman" w:cs="Times New Roman"/>
            <w:sz w:val="24"/>
            <w:szCs w:val="24"/>
          </w:rPr>
          <w:t xml:space="preserve"> DNA</w:t>
        </w:r>
      </w:ins>
      <w:ins w:id="30" w:author="Wagstaff, Camille" w:date="2025-12-30T10:48:00Z" w16du:dateUtc="2025-12-30T18:48:00Z">
        <w:r w:rsidR="009E7B53">
          <w:rPr>
            <w:rFonts w:ascii="Times New Roman" w:hAnsi="Times New Roman" w:cs="Times New Roman"/>
            <w:sz w:val="24"/>
            <w:szCs w:val="24"/>
          </w:rPr>
          <w:t xml:space="preserve"> in the guts of</w:t>
        </w:r>
        <w:r w:rsidR="009E7B53" w:rsidRPr="006543A8">
          <w:rPr>
            <w:rFonts w:ascii="Times New Roman" w:hAnsi="Times New Roman" w:cs="Times New Roman"/>
            <w:sz w:val="24"/>
            <w:szCs w:val="24"/>
          </w:rPr>
          <w:t xml:space="preserve"> </w:t>
        </w:r>
        <w:r w:rsidR="009E7B53" w:rsidRPr="006543A8">
          <w:rPr>
            <w:rFonts w:ascii="Times New Roman" w:hAnsi="Times New Roman" w:cs="Times New Roman"/>
            <w:i/>
            <w:iCs/>
            <w:sz w:val="24"/>
            <w:szCs w:val="24"/>
          </w:rPr>
          <w:t>N. tenellus</w:t>
        </w:r>
        <w:r w:rsidR="009E7B53">
          <w:rPr>
            <w:rFonts w:ascii="Times New Roman" w:hAnsi="Times New Roman" w:cs="Times New Roman"/>
            <w:i/>
            <w:iCs/>
            <w:sz w:val="24"/>
            <w:szCs w:val="24"/>
          </w:rPr>
          <w:t xml:space="preserve"> </w:t>
        </w:r>
        <w:r w:rsidR="009E7B53">
          <w:rPr>
            <w:rFonts w:ascii="Times New Roman" w:hAnsi="Times New Roman" w:cs="Times New Roman"/>
            <w:sz w:val="24"/>
            <w:szCs w:val="24"/>
          </w:rPr>
          <w:t>confirming tree feeding,</w:t>
        </w:r>
        <w:r w:rsidR="009E7B53" w:rsidRPr="006543A8">
          <w:rPr>
            <w:rFonts w:ascii="Times New Roman" w:hAnsi="Times New Roman" w:cs="Times New Roman"/>
            <w:sz w:val="24"/>
            <w:szCs w:val="24"/>
          </w:rPr>
          <w:t xml:space="preserve"> </w:t>
        </w:r>
      </w:ins>
      <w:del w:id="31" w:author="Wagstaff, Camille" w:date="2025-11-26T13:44:00Z" w16du:dateUtc="2025-11-26T21:44:00Z">
        <w:r w:rsidR="00CB49DB" w:rsidRPr="006543A8" w:rsidDel="00C46959">
          <w:rPr>
            <w:rFonts w:ascii="Times New Roman" w:hAnsi="Times New Roman" w:cs="Times New Roman"/>
            <w:sz w:val="24"/>
            <w:szCs w:val="24"/>
          </w:rPr>
          <w:delText>A new discovery</w:delText>
        </w:r>
        <w:r w:rsidR="00E21B28" w:rsidRPr="006543A8" w:rsidDel="00C46959">
          <w:rPr>
            <w:rFonts w:ascii="Times New Roman" w:hAnsi="Times New Roman" w:cs="Times New Roman"/>
            <w:sz w:val="24"/>
            <w:szCs w:val="24"/>
          </w:rPr>
          <w:delText>, w</w:delText>
        </w:r>
      </w:del>
      <w:del w:id="32" w:author="Wagstaff, Camille" w:date="2025-12-30T10:48:00Z" w16du:dateUtc="2025-12-30T18:48:00Z">
        <w:r w:rsidR="00E21B28" w:rsidRPr="006543A8" w:rsidDel="002D1C73">
          <w:rPr>
            <w:rFonts w:ascii="Times New Roman" w:hAnsi="Times New Roman" w:cs="Times New Roman"/>
            <w:sz w:val="24"/>
            <w:szCs w:val="24"/>
          </w:rPr>
          <w:delText xml:space="preserve">e detected </w:delText>
        </w:r>
        <w:r w:rsidR="006E1480" w:rsidRPr="006543A8" w:rsidDel="002D1C73">
          <w:rPr>
            <w:rFonts w:ascii="Times New Roman" w:hAnsi="Times New Roman" w:cs="Times New Roman"/>
            <w:i/>
            <w:iCs/>
            <w:sz w:val="24"/>
            <w:szCs w:val="24"/>
          </w:rPr>
          <w:delText>N. tenellus</w:delText>
        </w:r>
      </w:del>
      <w:del w:id="33" w:author="Wagstaff, Camille" w:date="2025-11-26T13:19:00Z" w16du:dateUtc="2025-11-26T21:19:00Z">
        <w:r w:rsidR="006E1480" w:rsidRPr="006543A8" w:rsidDel="00A91D2F">
          <w:rPr>
            <w:rFonts w:ascii="Times New Roman" w:hAnsi="Times New Roman" w:cs="Times New Roman"/>
            <w:i/>
            <w:iCs/>
            <w:sz w:val="24"/>
            <w:szCs w:val="24"/>
          </w:rPr>
          <w:delText xml:space="preserve"> </w:delText>
        </w:r>
        <w:r w:rsidDel="00A91D2F">
          <w:rPr>
            <w:rFonts w:ascii="Times New Roman" w:hAnsi="Times New Roman" w:cs="Times New Roman"/>
            <w:sz w:val="24"/>
            <w:szCs w:val="24"/>
          </w:rPr>
          <w:delText>use trees as hosts</w:delText>
        </w:r>
      </w:del>
      <w:r w:rsidR="00E21B28" w:rsidRPr="006543A8">
        <w:rPr>
          <w:rFonts w:ascii="Times New Roman" w:hAnsi="Times New Roman" w:cs="Times New Roman"/>
          <w:sz w:val="24"/>
          <w:szCs w:val="24"/>
        </w:rPr>
        <w:t xml:space="preserve">, including </w:t>
      </w:r>
      <w:r w:rsidR="00CB49DB" w:rsidRPr="006543A8">
        <w:rPr>
          <w:rFonts w:ascii="Times New Roman" w:hAnsi="Times New Roman" w:cs="Times New Roman"/>
          <w:i/>
          <w:iCs/>
          <w:sz w:val="24"/>
          <w:szCs w:val="24"/>
        </w:rPr>
        <w:t>Tilia</w:t>
      </w:r>
      <w:r w:rsidR="00CB49DB" w:rsidRPr="006543A8">
        <w:rPr>
          <w:rFonts w:ascii="Times New Roman" w:hAnsi="Times New Roman" w:cs="Times New Roman"/>
          <w:sz w:val="24"/>
          <w:szCs w:val="24"/>
        </w:rPr>
        <w:t xml:space="preserve"> spp. (linden),</w:t>
      </w:r>
      <w:r w:rsidR="00CB49DB" w:rsidRPr="006543A8">
        <w:rPr>
          <w:rFonts w:ascii="Times New Roman" w:hAnsi="Times New Roman" w:cs="Times New Roman"/>
          <w:i/>
          <w:iCs/>
          <w:sz w:val="24"/>
          <w:szCs w:val="24"/>
        </w:rPr>
        <w:t xml:space="preserve"> Prunus</w:t>
      </w:r>
      <w:r w:rsidR="00CB49DB" w:rsidRPr="006543A8">
        <w:rPr>
          <w:rFonts w:ascii="Times New Roman" w:hAnsi="Times New Roman" w:cs="Times New Roman"/>
          <w:sz w:val="24"/>
          <w:szCs w:val="24"/>
        </w:rPr>
        <w:t xml:space="preserve"> spp./</w:t>
      </w:r>
      <w:r w:rsidR="00CB49DB" w:rsidRPr="006543A8">
        <w:rPr>
          <w:rFonts w:ascii="Times New Roman" w:hAnsi="Times New Roman" w:cs="Times New Roman"/>
          <w:i/>
          <w:iCs/>
          <w:sz w:val="24"/>
          <w:szCs w:val="24"/>
        </w:rPr>
        <w:t>Pyrus</w:t>
      </w:r>
      <w:r w:rsidR="00CB49DB" w:rsidRPr="006543A8">
        <w:rPr>
          <w:rFonts w:ascii="Times New Roman" w:hAnsi="Times New Roman" w:cs="Times New Roman"/>
          <w:sz w:val="24"/>
          <w:szCs w:val="24"/>
        </w:rPr>
        <w:t xml:space="preserve"> spp. /</w:t>
      </w:r>
      <w:r w:rsidR="00CB49DB" w:rsidRPr="006543A8">
        <w:rPr>
          <w:rFonts w:ascii="Times New Roman" w:hAnsi="Times New Roman" w:cs="Times New Roman"/>
          <w:i/>
          <w:iCs/>
          <w:sz w:val="24"/>
          <w:szCs w:val="24"/>
        </w:rPr>
        <w:t>Citrus</w:t>
      </w:r>
      <w:r w:rsidR="00CB49DB" w:rsidRPr="006543A8">
        <w:rPr>
          <w:rFonts w:ascii="Times New Roman" w:hAnsi="Times New Roman" w:cs="Times New Roman"/>
          <w:sz w:val="24"/>
          <w:szCs w:val="24"/>
        </w:rPr>
        <w:t xml:space="preserve"> </w:t>
      </w:r>
      <w:proofErr w:type="spellStart"/>
      <w:r w:rsidR="00CB49DB" w:rsidRPr="006543A8">
        <w:rPr>
          <w:rFonts w:ascii="Times New Roman" w:hAnsi="Times New Roman" w:cs="Times New Roman"/>
          <w:sz w:val="24"/>
          <w:szCs w:val="24"/>
        </w:rPr>
        <w:t>spp</w:t>
      </w:r>
      <w:proofErr w:type="spellEnd"/>
      <w:r w:rsidR="00CB49DB" w:rsidRPr="006543A8">
        <w:rPr>
          <w:rFonts w:ascii="Times New Roman" w:hAnsi="Times New Roman" w:cs="Times New Roman"/>
          <w:sz w:val="24"/>
          <w:szCs w:val="24"/>
        </w:rPr>
        <w:t xml:space="preserve"> (fruit), and </w:t>
      </w:r>
      <w:r w:rsidR="00CB49DB" w:rsidRPr="006543A8">
        <w:rPr>
          <w:rFonts w:ascii="Times New Roman" w:hAnsi="Times New Roman" w:cs="Times New Roman"/>
          <w:i/>
          <w:iCs/>
          <w:sz w:val="24"/>
          <w:szCs w:val="24"/>
        </w:rPr>
        <w:t xml:space="preserve">Tsuga </w:t>
      </w:r>
      <w:r w:rsidR="00CB49DB" w:rsidRPr="006543A8">
        <w:rPr>
          <w:rFonts w:ascii="Times New Roman" w:hAnsi="Times New Roman" w:cs="Times New Roman"/>
          <w:sz w:val="24"/>
          <w:szCs w:val="24"/>
        </w:rPr>
        <w:t>spp./</w:t>
      </w:r>
      <w:r w:rsidR="00CB49DB" w:rsidRPr="006543A8">
        <w:rPr>
          <w:rFonts w:ascii="Times New Roman" w:hAnsi="Times New Roman" w:cs="Times New Roman"/>
          <w:i/>
          <w:iCs/>
          <w:sz w:val="24"/>
          <w:szCs w:val="24"/>
        </w:rPr>
        <w:t>Pinus</w:t>
      </w:r>
      <w:r w:rsidR="00CB49DB" w:rsidRPr="006543A8">
        <w:rPr>
          <w:rFonts w:ascii="Times New Roman" w:hAnsi="Times New Roman" w:cs="Times New Roman"/>
          <w:sz w:val="24"/>
          <w:szCs w:val="24"/>
        </w:rPr>
        <w:t xml:space="preserve"> </w:t>
      </w:r>
      <w:proofErr w:type="spellStart"/>
      <w:r w:rsidR="00E21B28" w:rsidRPr="006543A8">
        <w:rPr>
          <w:rFonts w:ascii="Times New Roman" w:hAnsi="Times New Roman" w:cs="Times New Roman"/>
          <w:sz w:val="24"/>
          <w:szCs w:val="24"/>
        </w:rPr>
        <w:t>sp</w:t>
      </w:r>
      <w:r w:rsidR="00CB49DB" w:rsidRPr="006543A8">
        <w:rPr>
          <w:rFonts w:ascii="Times New Roman" w:hAnsi="Times New Roman" w:cs="Times New Roman"/>
          <w:sz w:val="24"/>
          <w:szCs w:val="24"/>
        </w:rPr>
        <w:t>p</w:t>
      </w:r>
      <w:proofErr w:type="spellEnd"/>
      <w:r w:rsidR="00E21B28" w:rsidRPr="006543A8">
        <w:rPr>
          <w:rFonts w:ascii="Times New Roman" w:hAnsi="Times New Roman" w:cs="Times New Roman"/>
          <w:sz w:val="24"/>
          <w:szCs w:val="24"/>
        </w:rPr>
        <w:t xml:space="preserve">, </w:t>
      </w:r>
      <w:r w:rsidR="000A44D7" w:rsidRPr="006543A8">
        <w:rPr>
          <w:rFonts w:ascii="Times New Roman" w:hAnsi="Times New Roman" w:cs="Times New Roman"/>
          <w:sz w:val="24"/>
          <w:szCs w:val="24"/>
        </w:rPr>
        <w:t>(pine)</w:t>
      </w:r>
      <w:bookmarkEnd w:id="27"/>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Our study </w:t>
      </w:r>
      <w:r w:rsidR="00E21B28" w:rsidRPr="006543A8">
        <w:rPr>
          <w:rFonts w:ascii="Times New Roman" w:hAnsi="Times New Roman" w:cs="Times New Roman"/>
          <w:sz w:val="24"/>
          <w:szCs w:val="24"/>
        </w:rPr>
        <w:t>refine</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our understanding of </w:t>
      </w:r>
      <w:r w:rsidR="006E1480"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ecology and highlight</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the importance of host use patterns in predicting pathogen transmission, ultimately improving </w:t>
      </w:r>
      <w:r>
        <w:rPr>
          <w:rFonts w:ascii="Times New Roman" w:hAnsi="Times New Roman" w:cs="Times New Roman"/>
          <w:sz w:val="24"/>
          <w:szCs w:val="24"/>
        </w:rPr>
        <w:t xml:space="preserve">pathogen </w:t>
      </w:r>
      <w:r w:rsidR="00E21B28" w:rsidRPr="006543A8">
        <w:rPr>
          <w:rFonts w:ascii="Times New Roman" w:hAnsi="Times New Roman" w:cs="Times New Roman"/>
          <w:sz w:val="24"/>
          <w:szCs w:val="24"/>
        </w:rPr>
        <w:t>risk assessments</w:t>
      </w:r>
      <w:r w:rsidR="00852702" w:rsidRPr="006543A8">
        <w:rPr>
          <w:rFonts w:ascii="Times New Roman" w:hAnsi="Times New Roman" w:cs="Times New Roman"/>
          <w:sz w:val="24"/>
          <w:szCs w:val="24"/>
        </w:rPr>
        <w:t>.</w:t>
      </w:r>
    </w:p>
    <w:p w14:paraId="0C82995B" w14:textId="77777777" w:rsidR="00B2323E" w:rsidRPr="006543A8" w:rsidRDefault="00B2323E" w:rsidP="002A22D6">
      <w:pPr>
        <w:spacing w:after="0" w:line="480" w:lineRule="auto"/>
        <w:contextualSpacing/>
        <w:rPr>
          <w:rFonts w:ascii="Times New Roman" w:eastAsia="Times New Roman" w:hAnsi="Times New Roman" w:cs="Times New Roman"/>
          <w:kern w:val="0"/>
          <w:sz w:val="24"/>
          <w:szCs w:val="24"/>
          <w14:ligatures w14:val="none"/>
        </w:rPr>
      </w:pPr>
    </w:p>
    <w:p w14:paraId="75B3F3E1" w14:textId="7432A309" w:rsidR="00703B7E" w:rsidRPr="006543A8" w:rsidRDefault="003D4F8C" w:rsidP="002A22D6">
      <w:pPr>
        <w:spacing w:after="0" w:line="480" w:lineRule="auto"/>
        <w:contextualSpacing/>
        <w:rPr>
          <w:rStyle w:val="normaltextrun"/>
          <w:rFonts w:ascii="Times New Roman" w:hAnsi="Times New Roman" w:cs="Times New Roman"/>
          <w:sz w:val="24"/>
          <w:szCs w:val="24"/>
        </w:rPr>
      </w:pPr>
      <w:r w:rsidRPr="006543A8">
        <w:rPr>
          <w:rFonts w:ascii="Times New Roman" w:hAnsi="Times New Roman" w:cs="Times New Roman"/>
          <w:b/>
          <w:bCs/>
          <w:sz w:val="24"/>
          <w:szCs w:val="24"/>
        </w:rPr>
        <w:t>Keywords:</w:t>
      </w:r>
      <w:r w:rsidRPr="006543A8">
        <w:rPr>
          <w:rFonts w:ascii="Times New Roman" w:hAnsi="Times New Roman" w:cs="Times New Roman"/>
          <w:sz w:val="24"/>
          <w:szCs w:val="24"/>
        </w:rPr>
        <w:t xml:space="preserve"> gut content analysis, beet curly top virus, </w:t>
      </w:r>
      <w:r w:rsidR="000A44D7" w:rsidRPr="006543A8">
        <w:rPr>
          <w:rFonts w:ascii="Times New Roman" w:hAnsi="Times New Roman" w:cs="Times New Roman"/>
          <w:sz w:val="24"/>
          <w:szCs w:val="24"/>
        </w:rPr>
        <w:t xml:space="preserve">purple top disease, </w:t>
      </w:r>
      <w:r w:rsidRPr="006543A8">
        <w:rPr>
          <w:rFonts w:ascii="Times New Roman" w:hAnsi="Times New Roman" w:cs="Times New Roman"/>
          <w:sz w:val="24"/>
          <w:szCs w:val="24"/>
        </w:rPr>
        <w:t>landscape ecology, pest population dynamics, vector monitoring</w:t>
      </w:r>
      <w:r w:rsidR="00852702" w:rsidRPr="006543A8">
        <w:rPr>
          <w:rFonts w:ascii="Times New Roman" w:hAnsi="Times New Roman" w:cs="Times New Roman"/>
          <w:sz w:val="24"/>
          <w:szCs w:val="24"/>
        </w:rPr>
        <w:br w:type="page"/>
      </w:r>
    </w:p>
    <w:p w14:paraId="5C65C16F" w14:textId="5B501268" w:rsidR="00B062F5"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Introduction</w:t>
      </w:r>
      <w:r w:rsidR="006543A8">
        <w:rPr>
          <w:rStyle w:val="normaltextrun"/>
          <w:rFonts w:ascii="Times New Roman" w:hAnsi="Times New Roman" w:cs="Times New Roman"/>
          <w:b/>
          <w:bCs/>
          <w:sz w:val="24"/>
          <w:szCs w:val="24"/>
        </w:rPr>
        <w:t>:</w:t>
      </w:r>
    </w:p>
    <w:p w14:paraId="31529467" w14:textId="4FA314DA" w:rsidR="003C4159" w:rsidRPr="006543A8" w:rsidRDefault="002A22D6" w:rsidP="00481E61">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Many insect pests that are </w:t>
      </w:r>
      <w:ins w:id="34" w:author="Wagstaff, Camille" w:date="2025-12-30T12:06:00Z" w16du:dateUtc="2025-12-30T20:06:00Z">
        <w:r w:rsidR="00E31FDA">
          <w:rPr>
            <w:rFonts w:ascii="Times New Roman" w:hAnsi="Times New Roman" w:cs="Times New Roman"/>
            <w:sz w:val="24"/>
            <w:szCs w:val="24"/>
          </w:rPr>
          <w:t xml:space="preserve">plant pathogen </w:t>
        </w:r>
      </w:ins>
      <w:r w:rsidRPr="006543A8">
        <w:rPr>
          <w:rFonts w:ascii="Times New Roman" w:hAnsi="Times New Roman" w:cs="Times New Roman"/>
          <w:sz w:val="24"/>
          <w:szCs w:val="24"/>
        </w:rPr>
        <w:t xml:space="preserve">vectors </w:t>
      </w:r>
      <w:del w:id="35" w:author="Wagstaff, Camille" w:date="2025-12-30T12:06:00Z" w16du:dateUtc="2025-12-30T20:06:00Z">
        <w:r w:rsidRPr="006543A8" w:rsidDel="00E31FDA">
          <w:rPr>
            <w:rFonts w:ascii="Times New Roman" w:hAnsi="Times New Roman" w:cs="Times New Roman"/>
            <w:sz w:val="24"/>
            <w:szCs w:val="24"/>
          </w:rPr>
          <w:delText xml:space="preserve">of pathogens </w:delText>
        </w:r>
      </w:del>
      <w:r w:rsidRPr="006543A8">
        <w:rPr>
          <w:rFonts w:ascii="Times New Roman" w:hAnsi="Times New Roman" w:cs="Times New Roman"/>
          <w:sz w:val="24"/>
          <w:szCs w:val="24"/>
        </w:rPr>
        <w:t xml:space="preserve">are generalists that </w:t>
      </w:r>
      <w:r w:rsidR="003C4159" w:rsidRPr="006543A8">
        <w:rPr>
          <w:rFonts w:ascii="Times New Roman" w:hAnsi="Times New Roman" w:cs="Times New Roman"/>
          <w:sz w:val="24"/>
          <w:szCs w:val="24"/>
        </w:rPr>
        <w:t>feed on diverse host</w:t>
      </w:r>
      <w:r w:rsidR="00763CFE" w:rsidRPr="006543A8">
        <w:rPr>
          <w:rFonts w:ascii="Times New Roman" w:hAnsi="Times New Roman" w:cs="Times New Roman"/>
          <w:sz w:val="24"/>
          <w:szCs w:val="24"/>
        </w:rPr>
        <w:t xml:space="preserve">s </w:t>
      </w:r>
      <w:r w:rsidR="003C4159" w:rsidRPr="006543A8">
        <w:rPr>
          <w:rFonts w:ascii="Times New Roman" w:hAnsi="Times New Roman" w:cs="Times New Roman"/>
          <w:sz w:val="24"/>
          <w:szCs w:val="24"/>
        </w:rPr>
        <w:t>across landscapes and seasons</w:t>
      </w:r>
      <w:r w:rsidRPr="006543A8">
        <w:rPr>
          <w:rFonts w:ascii="Times New Roman" w:hAnsi="Times New Roman" w:cs="Times New Roman"/>
          <w:sz w:val="24"/>
          <w:szCs w:val="24"/>
        </w:rPr>
        <w:t xml:space="preserve"> (</w:t>
      </w:r>
      <w:r w:rsidR="00537BDB" w:rsidRPr="006543A8">
        <w:rPr>
          <w:rFonts w:ascii="Times New Roman" w:hAnsi="Times New Roman" w:cs="Times New Roman"/>
          <w:sz w:val="24"/>
          <w:szCs w:val="24"/>
        </w:rPr>
        <w:t>Weintraub and Beanland 2006</w:t>
      </w:r>
      <w:r w:rsidR="00537BDB">
        <w:rPr>
          <w:rFonts w:ascii="Times New Roman" w:hAnsi="Times New Roman" w:cs="Times New Roman"/>
          <w:sz w:val="24"/>
          <w:szCs w:val="24"/>
        </w:rPr>
        <w:t xml:space="preserve">; </w:t>
      </w:r>
      <w:r w:rsidR="00763CFE" w:rsidRPr="006543A8">
        <w:rPr>
          <w:rFonts w:ascii="Times New Roman" w:hAnsi="Times New Roman" w:cs="Times New Roman"/>
          <w:sz w:val="24"/>
          <w:szCs w:val="24"/>
        </w:rPr>
        <w:t>Gutiérrez-López et al. 2020</w:t>
      </w:r>
      <w:r w:rsidRPr="006543A8">
        <w:rPr>
          <w:rFonts w:ascii="Times New Roman" w:hAnsi="Times New Roman" w:cs="Times New Roman"/>
          <w:sz w:val="24"/>
          <w:szCs w:val="24"/>
        </w:rPr>
        <w:t>)</w:t>
      </w:r>
      <w:r w:rsidR="003C4159" w:rsidRPr="006543A8">
        <w:rPr>
          <w:rFonts w:ascii="Times New Roman" w:hAnsi="Times New Roman" w:cs="Times New Roman"/>
          <w:sz w:val="24"/>
          <w:szCs w:val="24"/>
        </w:rPr>
        <w:t xml:space="preserve">. </w:t>
      </w:r>
      <w:r w:rsidRPr="006543A8">
        <w:rPr>
          <w:rFonts w:ascii="Times New Roman" w:hAnsi="Times New Roman" w:cs="Times New Roman"/>
          <w:sz w:val="24"/>
          <w:szCs w:val="24"/>
        </w:rPr>
        <w:t>Generalist vectors are</w:t>
      </w:r>
      <w:del w:id="36" w:author="Wagstaff, Camille" w:date="2025-12-30T10:49:00Z" w16du:dateUtc="2025-12-30T18:49:00Z">
        <w:r w:rsidRPr="006543A8" w:rsidDel="00BC6EA2">
          <w:rPr>
            <w:rFonts w:ascii="Times New Roman" w:hAnsi="Times New Roman" w:cs="Times New Roman"/>
            <w:sz w:val="24"/>
            <w:szCs w:val="24"/>
          </w:rPr>
          <w:delText xml:space="preserve"> notoriously</w:delText>
        </w:r>
      </w:del>
      <w:r w:rsidRPr="006543A8">
        <w:rPr>
          <w:rFonts w:ascii="Times New Roman" w:hAnsi="Times New Roman" w:cs="Times New Roman"/>
          <w:sz w:val="24"/>
          <w:szCs w:val="24"/>
        </w:rPr>
        <w:t xml:space="preserve"> difficult to manage </w:t>
      </w:r>
      <w:del w:id="37" w:author="Wagstaff, Camille" w:date="2025-12-30T10:49:00Z" w16du:dateUtc="2025-12-30T18:49:00Z">
        <w:r w:rsidRPr="006543A8" w:rsidDel="00BC6EA2">
          <w:rPr>
            <w:rFonts w:ascii="Times New Roman" w:hAnsi="Times New Roman" w:cs="Times New Roman"/>
            <w:sz w:val="24"/>
            <w:szCs w:val="24"/>
          </w:rPr>
          <w:delText xml:space="preserve">due in part to their ability to </w:delText>
        </w:r>
      </w:del>
      <w:ins w:id="38" w:author="Wagstaff, Camille" w:date="2025-12-30T12:06:00Z" w16du:dateUtc="2025-12-30T20:06:00Z">
        <w:r w:rsidR="00E31FDA">
          <w:rPr>
            <w:rFonts w:ascii="Times New Roman" w:hAnsi="Times New Roman" w:cs="Times New Roman"/>
            <w:sz w:val="24"/>
            <w:szCs w:val="24"/>
          </w:rPr>
          <w:t>because</w:t>
        </w:r>
      </w:ins>
      <w:ins w:id="39" w:author="Wagstaff, Camille" w:date="2025-12-30T10:49:00Z" w16du:dateUtc="2025-12-30T18:49:00Z">
        <w:r w:rsidR="00BC6EA2">
          <w:rPr>
            <w:rFonts w:ascii="Times New Roman" w:hAnsi="Times New Roman" w:cs="Times New Roman"/>
            <w:sz w:val="24"/>
            <w:szCs w:val="24"/>
          </w:rPr>
          <w:t xml:space="preserve"> they </w:t>
        </w:r>
      </w:ins>
      <w:r w:rsidRPr="006543A8">
        <w:rPr>
          <w:rFonts w:ascii="Times New Roman" w:hAnsi="Times New Roman" w:cs="Times New Roman"/>
          <w:sz w:val="24"/>
          <w:szCs w:val="24"/>
        </w:rPr>
        <w:t xml:space="preserve">move between </w:t>
      </w:r>
      <w:del w:id="40" w:author="Wagstaff, Camille" w:date="2025-12-30T12:06:00Z" w16du:dateUtc="2025-12-30T20:06:00Z">
        <w:r w:rsidRPr="006543A8" w:rsidDel="00E31FDA">
          <w:rPr>
            <w:rFonts w:ascii="Times New Roman" w:hAnsi="Times New Roman" w:cs="Times New Roman"/>
            <w:sz w:val="24"/>
            <w:szCs w:val="24"/>
          </w:rPr>
          <w:delText xml:space="preserve">different </w:delText>
        </w:r>
      </w:del>
      <w:r w:rsidRPr="006543A8">
        <w:rPr>
          <w:rFonts w:ascii="Times New Roman" w:hAnsi="Times New Roman" w:cs="Times New Roman"/>
          <w:sz w:val="24"/>
          <w:szCs w:val="24"/>
        </w:rPr>
        <w:t>crop</w:t>
      </w:r>
      <w:ins w:id="41" w:author="Wagstaff, Camille" w:date="2025-12-30T12:06:00Z" w16du:dateUtc="2025-12-30T20:06:00Z">
        <w:r w:rsidR="00E31FDA">
          <w:rPr>
            <w:rFonts w:ascii="Times New Roman" w:hAnsi="Times New Roman" w:cs="Times New Roman"/>
            <w:sz w:val="24"/>
            <w:szCs w:val="24"/>
          </w:rPr>
          <w:t>s</w:t>
        </w:r>
      </w:ins>
      <w:r w:rsidRPr="006543A8">
        <w:rPr>
          <w:rFonts w:ascii="Times New Roman" w:hAnsi="Times New Roman" w:cs="Times New Roman"/>
          <w:sz w:val="24"/>
          <w:szCs w:val="24"/>
        </w:rPr>
        <w:t xml:space="preserve"> </w:t>
      </w:r>
      <w:del w:id="42" w:author="Wagstaff, Camille" w:date="2025-12-30T10:49:00Z" w16du:dateUtc="2025-12-30T18:49:00Z">
        <w:r w:rsidRPr="006543A8" w:rsidDel="00BC6EA2">
          <w:rPr>
            <w:rFonts w:ascii="Times New Roman" w:hAnsi="Times New Roman" w:cs="Times New Roman"/>
            <w:sz w:val="24"/>
            <w:szCs w:val="24"/>
          </w:rPr>
          <w:delText xml:space="preserve">types </w:delText>
        </w:r>
      </w:del>
      <w:r w:rsidRPr="006543A8">
        <w:rPr>
          <w:rFonts w:ascii="Times New Roman" w:hAnsi="Times New Roman" w:cs="Times New Roman"/>
          <w:sz w:val="24"/>
          <w:szCs w:val="24"/>
        </w:rPr>
        <w:t xml:space="preserve">and </w:t>
      </w:r>
      <w:del w:id="43" w:author="Wagstaff, Camille" w:date="2025-12-30T12:06:00Z" w16du:dateUtc="2025-12-30T20:06:00Z">
        <w:r w:rsidRPr="006543A8" w:rsidDel="00E31FDA">
          <w:rPr>
            <w:rFonts w:ascii="Times New Roman" w:hAnsi="Times New Roman" w:cs="Times New Roman"/>
            <w:sz w:val="24"/>
            <w:szCs w:val="24"/>
          </w:rPr>
          <w:delText>non-crop</w:delText>
        </w:r>
      </w:del>
      <w:r w:rsidRPr="006543A8">
        <w:rPr>
          <w:rFonts w:ascii="Times New Roman" w:hAnsi="Times New Roman" w:cs="Times New Roman"/>
          <w:sz w:val="24"/>
          <w:szCs w:val="24"/>
        </w:rPr>
        <w:t xml:space="preserve"> weedy hosts (</w:t>
      </w:r>
      <w:r w:rsidR="00537BDB" w:rsidRPr="006543A8">
        <w:rPr>
          <w:rFonts w:ascii="Times New Roman" w:hAnsi="Times New Roman" w:cs="Times New Roman"/>
          <w:sz w:val="24"/>
          <w:szCs w:val="24"/>
        </w:rPr>
        <w:t>Nault 1997</w:t>
      </w:r>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 xml:space="preserve">Heck 2018; </w:t>
      </w:r>
      <w:r w:rsidR="00972BFE" w:rsidRPr="006543A8">
        <w:rPr>
          <w:rFonts w:ascii="Times New Roman" w:hAnsi="Times New Roman" w:cs="Times New Roman"/>
          <w:sz w:val="24"/>
          <w:szCs w:val="24"/>
        </w:rPr>
        <w:t>Gutiérrez Illan et al. 2020).</w:t>
      </w:r>
      <w:r w:rsidRPr="006543A8">
        <w:rPr>
          <w:rFonts w:ascii="Times New Roman" w:hAnsi="Times New Roman" w:cs="Times New Roman"/>
          <w:sz w:val="24"/>
          <w:szCs w:val="24"/>
        </w:rPr>
        <w:t xml:space="preserve"> Areawide management is challenging</w:t>
      </w:r>
      <w:del w:id="44" w:author="Wagstaff, Camille" w:date="2025-12-30T10:50:00Z" w16du:dateUtc="2025-12-30T18:50:00Z">
        <w:r w:rsidRPr="006543A8" w:rsidDel="00BC6EA2">
          <w:rPr>
            <w:rFonts w:ascii="Times New Roman" w:hAnsi="Times New Roman" w:cs="Times New Roman"/>
            <w:sz w:val="24"/>
            <w:szCs w:val="24"/>
          </w:rPr>
          <w:delText xml:space="preserve"> to coordinate</w:delText>
        </w:r>
      </w:del>
      <w:r w:rsidRPr="006543A8">
        <w:rPr>
          <w:rFonts w:ascii="Times New Roman" w:hAnsi="Times New Roman" w:cs="Times New Roman"/>
          <w:sz w:val="24"/>
          <w:szCs w:val="24"/>
        </w:rPr>
        <w:t xml:space="preserve">, and large patches of </w:t>
      </w:r>
      <w:ins w:id="45" w:author="Wagstaff, Camille" w:date="2025-12-30T10:50:00Z" w16du:dateUtc="2025-12-30T18:50:00Z">
        <w:r w:rsidR="00BC6EA2">
          <w:rPr>
            <w:rFonts w:ascii="Times New Roman" w:hAnsi="Times New Roman" w:cs="Times New Roman"/>
            <w:sz w:val="24"/>
            <w:szCs w:val="24"/>
          </w:rPr>
          <w:t xml:space="preserve">unmanaged </w:t>
        </w:r>
      </w:ins>
      <w:r w:rsidRPr="006543A8">
        <w:rPr>
          <w:rFonts w:ascii="Times New Roman" w:hAnsi="Times New Roman" w:cs="Times New Roman"/>
          <w:sz w:val="24"/>
          <w:szCs w:val="24"/>
        </w:rPr>
        <w:t>weedy hosts</w:t>
      </w:r>
      <w:r w:rsidR="00FE619C" w:rsidRPr="006543A8">
        <w:rPr>
          <w:rFonts w:ascii="Times New Roman" w:hAnsi="Times New Roman" w:cs="Times New Roman"/>
          <w:sz w:val="24"/>
          <w:szCs w:val="24"/>
        </w:rPr>
        <w:t xml:space="preserve"> </w:t>
      </w:r>
      <w:ins w:id="46" w:author="Wagstaff, Camille" w:date="2025-12-30T10:50:00Z" w16du:dateUtc="2025-12-30T18:50:00Z">
        <w:r w:rsidR="00365FA7">
          <w:rPr>
            <w:rFonts w:ascii="Times New Roman" w:hAnsi="Times New Roman" w:cs="Times New Roman"/>
            <w:sz w:val="24"/>
            <w:szCs w:val="24"/>
          </w:rPr>
          <w:t xml:space="preserve">near </w:t>
        </w:r>
      </w:ins>
      <w:del w:id="47" w:author="Wagstaff, Camille" w:date="2025-12-30T10:50:00Z" w16du:dateUtc="2025-12-30T18:50:00Z">
        <w:r w:rsidR="00FE619C" w:rsidRPr="006543A8" w:rsidDel="00365FA7">
          <w:rPr>
            <w:rFonts w:ascii="Times New Roman" w:hAnsi="Times New Roman" w:cs="Times New Roman"/>
            <w:sz w:val="24"/>
            <w:szCs w:val="24"/>
          </w:rPr>
          <w:delText xml:space="preserve">are often unmanaged nearby </w:delText>
        </w:r>
      </w:del>
      <w:r w:rsidR="00FE619C" w:rsidRPr="006543A8">
        <w:rPr>
          <w:rFonts w:ascii="Times New Roman" w:hAnsi="Times New Roman" w:cs="Times New Roman"/>
          <w:sz w:val="24"/>
          <w:szCs w:val="24"/>
        </w:rPr>
        <w:t>commercial production areas</w:t>
      </w:r>
      <w:ins w:id="48" w:author="Wagstaff, Camille" w:date="2025-12-30T10:50:00Z" w16du:dateUtc="2025-12-30T18:50:00Z">
        <w:r w:rsidR="0011692C">
          <w:rPr>
            <w:rFonts w:ascii="Times New Roman" w:hAnsi="Times New Roman" w:cs="Times New Roman"/>
            <w:sz w:val="24"/>
            <w:szCs w:val="24"/>
          </w:rPr>
          <w:t xml:space="preserve"> can act as </w:t>
        </w:r>
      </w:ins>
      <w:ins w:id="49" w:author="Wagstaff, Camille" w:date="2025-12-30T12:09:00Z" w16du:dateUtc="2025-12-30T20:09:00Z">
        <w:r w:rsidR="00E31FDA">
          <w:rPr>
            <w:rFonts w:ascii="Times New Roman" w:hAnsi="Times New Roman" w:cs="Times New Roman"/>
            <w:sz w:val="24"/>
            <w:szCs w:val="24"/>
          </w:rPr>
          <w:t xml:space="preserve">vector </w:t>
        </w:r>
      </w:ins>
      <w:ins w:id="50" w:author="Wagstaff, Camille" w:date="2025-12-30T10:50:00Z" w16du:dateUtc="2025-12-30T18:50:00Z">
        <w:r w:rsidR="0011692C">
          <w:rPr>
            <w:rFonts w:ascii="Times New Roman" w:hAnsi="Times New Roman" w:cs="Times New Roman"/>
            <w:sz w:val="24"/>
            <w:szCs w:val="24"/>
          </w:rPr>
          <w:t xml:space="preserve">sources </w:t>
        </w:r>
      </w:ins>
      <w:del w:id="51" w:author="Wagstaff, Camille" w:date="2025-12-30T10:50:00Z" w16du:dateUtc="2025-12-30T18:50:00Z">
        <w:r w:rsidR="00FE619C" w:rsidRPr="006543A8" w:rsidDel="0011692C">
          <w:rPr>
            <w:rFonts w:ascii="Times New Roman" w:hAnsi="Times New Roman" w:cs="Times New Roman"/>
            <w:sz w:val="24"/>
            <w:szCs w:val="24"/>
          </w:rPr>
          <w:delText>, providing sources of vector populations at variable points</w:delText>
        </w:r>
      </w:del>
      <w:r w:rsidR="00FE619C" w:rsidRPr="006543A8">
        <w:rPr>
          <w:rFonts w:ascii="Times New Roman" w:hAnsi="Times New Roman" w:cs="Times New Roman"/>
          <w:sz w:val="24"/>
          <w:szCs w:val="24"/>
        </w:rPr>
        <w:t xml:space="preserve"> during crop seasons (</w:t>
      </w:r>
      <w:r w:rsidR="00763CFE" w:rsidRPr="006543A8">
        <w:rPr>
          <w:rFonts w:ascii="Times New Roman" w:hAnsi="Times New Roman" w:cs="Times New Roman"/>
          <w:sz w:val="24"/>
          <w:szCs w:val="24"/>
        </w:rPr>
        <w:t>Bennet 1971</w:t>
      </w:r>
      <w:r w:rsidR="00FE619C" w:rsidRPr="006543A8">
        <w:rPr>
          <w:rFonts w:ascii="Times New Roman" w:hAnsi="Times New Roman" w:cs="Times New Roman"/>
          <w:sz w:val="24"/>
          <w:szCs w:val="24"/>
        </w:rPr>
        <w:t xml:space="preserve">). </w:t>
      </w:r>
      <w:ins w:id="52" w:author="Wagstaff, Camille" w:date="2025-12-30T12:09:00Z" w16du:dateUtc="2025-12-30T20:09:00Z">
        <w:r w:rsidR="00E31FDA">
          <w:rPr>
            <w:rFonts w:ascii="Times New Roman" w:hAnsi="Times New Roman" w:cs="Times New Roman"/>
            <w:sz w:val="24"/>
            <w:szCs w:val="24"/>
          </w:rPr>
          <w:t>The p</w:t>
        </w:r>
      </w:ins>
      <w:del w:id="53" w:author="Wagstaff, Camille" w:date="2025-12-30T12:09:00Z" w16du:dateUtc="2025-12-30T20:09:00Z">
        <w:r w:rsidR="00FE619C" w:rsidRPr="006543A8" w:rsidDel="00E31FDA">
          <w:rPr>
            <w:rFonts w:ascii="Times New Roman" w:hAnsi="Times New Roman" w:cs="Times New Roman"/>
            <w:sz w:val="24"/>
            <w:szCs w:val="24"/>
          </w:rPr>
          <w:delText>P</w:delText>
        </w:r>
      </w:del>
      <w:r w:rsidR="00FE619C" w:rsidRPr="006543A8">
        <w:rPr>
          <w:rFonts w:ascii="Times New Roman" w:hAnsi="Times New Roman" w:cs="Times New Roman"/>
          <w:sz w:val="24"/>
          <w:szCs w:val="24"/>
        </w:rPr>
        <w:t xml:space="preserve">athogens transmitted by </w:t>
      </w:r>
      <w:ins w:id="54" w:author="Wagstaff, Camille" w:date="2025-12-30T12:09:00Z" w16du:dateUtc="2025-12-30T20:09:00Z">
        <w:r w:rsidR="00E31FDA">
          <w:rPr>
            <w:rFonts w:ascii="Times New Roman" w:hAnsi="Times New Roman" w:cs="Times New Roman"/>
            <w:sz w:val="24"/>
            <w:szCs w:val="24"/>
          </w:rPr>
          <w:t xml:space="preserve">these </w:t>
        </w:r>
      </w:ins>
      <w:r w:rsidR="00FE619C" w:rsidRPr="006543A8">
        <w:rPr>
          <w:rFonts w:ascii="Times New Roman" w:hAnsi="Times New Roman" w:cs="Times New Roman"/>
          <w:sz w:val="24"/>
          <w:szCs w:val="24"/>
        </w:rPr>
        <w:t xml:space="preserve">vectors also </w:t>
      </w:r>
      <w:ins w:id="55" w:author="Wagstaff, Camille" w:date="2025-12-30T10:51:00Z" w16du:dateUtc="2025-12-30T18:51:00Z">
        <w:r w:rsidR="0011692C">
          <w:rPr>
            <w:rFonts w:ascii="Times New Roman" w:hAnsi="Times New Roman" w:cs="Times New Roman"/>
            <w:sz w:val="24"/>
            <w:szCs w:val="24"/>
          </w:rPr>
          <w:t xml:space="preserve">often </w:t>
        </w:r>
      </w:ins>
      <w:del w:id="56" w:author="Wagstaff, Camille" w:date="2025-12-30T10:51:00Z" w16du:dateUtc="2025-12-30T18:51:00Z">
        <w:r w:rsidR="00FE619C" w:rsidRPr="006543A8" w:rsidDel="0011692C">
          <w:rPr>
            <w:rFonts w:ascii="Times New Roman" w:hAnsi="Times New Roman" w:cs="Times New Roman"/>
            <w:sz w:val="24"/>
            <w:szCs w:val="24"/>
          </w:rPr>
          <w:delText xml:space="preserve">have variable ability </w:delText>
        </w:r>
        <w:r w:rsidR="00FE619C" w:rsidRPr="006543A8" w:rsidDel="009F7239">
          <w:rPr>
            <w:rFonts w:ascii="Times New Roman" w:hAnsi="Times New Roman" w:cs="Times New Roman"/>
            <w:sz w:val="24"/>
            <w:szCs w:val="24"/>
          </w:rPr>
          <w:delText>to</w:delText>
        </w:r>
      </w:del>
      <w:r w:rsidR="00FE619C" w:rsidRPr="006543A8">
        <w:rPr>
          <w:rFonts w:ascii="Times New Roman" w:hAnsi="Times New Roman" w:cs="Times New Roman"/>
          <w:sz w:val="24"/>
          <w:szCs w:val="24"/>
        </w:rPr>
        <w:t xml:space="preserve"> </w:t>
      </w:r>
      <w:ins w:id="57" w:author="Wagstaff, Camille" w:date="2025-12-30T12:09:00Z" w16du:dateUtc="2025-12-30T20:09:00Z">
        <w:r w:rsidR="00E31FDA">
          <w:rPr>
            <w:rFonts w:ascii="Times New Roman" w:hAnsi="Times New Roman" w:cs="Times New Roman"/>
            <w:sz w:val="24"/>
            <w:szCs w:val="24"/>
          </w:rPr>
          <w:t>infect</w:t>
        </w:r>
      </w:ins>
      <w:del w:id="58" w:author="Wagstaff, Camille" w:date="2025-12-30T12:09:00Z" w16du:dateUtc="2025-12-30T20:09:00Z">
        <w:r w:rsidR="00FE619C" w:rsidRPr="006543A8" w:rsidDel="00E31FDA">
          <w:rPr>
            <w:rFonts w:ascii="Times New Roman" w:hAnsi="Times New Roman" w:cs="Times New Roman"/>
            <w:sz w:val="24"/>
            <w:szCs w:val="24"/>
          </w:rPr>
          <w:delText>attack</w:delText>
        </w:r>
      </w:del>
      <w:r w:rsidR="00FE619C" w:rsidRPr="006543A8">
        <w:rPr>
          <w:rFonts w:ascii="Times New Roman" w:hAnsi="Times New Roman" w:cs="Times New Roman"/>
          <w:sz w:val="24"/>
          <w:szCs w:val="24"/>
        </w:rPr>
        <w:t xml:space="preserve"> </w:t>
      </w:r>
      <w:ins w:id="59" w:author="Wagstaff, Camille" w:date="2025-12-30T10:51:00Z" w16du:dateUtc="2025-12-30T18:51:00Z">
        <w:r w:rsidR="009F7239">
          <w:rPr>
            <w:rFonts w:ascii="Times New Roman" w:hAnsi="Times New Roman" w:cs="Times New Roman"/>
            <w:sz w:val="24"/>
            <w:szCs w:val="24"/>
          </w:rPr>
          <w:t xml:space="preserve">many </w:t>
        </w:r>
      </w:ins>
      <w:del w:id="60" w:author="Wagstaff, Camille" w:date="2025-12-30T10:51:00Z" w16du:dateUtc="2025-12-30T18:51:00Z">
        <w:r w:rsidR="00FE619C" w:rsidRPr="006543A8" w:rsidDel="009F7239">
          <w:rPr>
            <w:rFonts w:ascii="Times New Roman" w:hAnsi="Times New Roman" w:cs="Times New Roman"/>
            <w:sz w:val="24"/>
            <w:szCs w:val="24"/>
          </w:rPr>
          <w:delText xml:space="preserve">different </w:delText>
        </w:r>
      </w:del>
      <w:r w:rsidR="00FE619C" w:rsidRPr="006543A8">
        <w:rPr>
          <w:rFonts w:ascii="Times New Roman" w:hAnsi="Times New Roman" w:cs="Times New Roman"/>
          <w:sz w:val="24"/>
          <w:szCs w:val="24"/>
        </w:rPr>
        <w:t xml:space="preserve">host species, </w:t>
      </w:r>
      <w:del w:id="61" w:author="Wagstaff, Camille" w:date="2025-12-30T10:51:00Z" w16du:dateUtc="2025-12-30T18:51:00Z">
        <w:r w:rsidR="00FE619C" w:rsidRPr="006543A8" w:rsidDel="009F7239">
          <w:rPr>
            <w:rFonts w:ascii="Times New Roman" w:hAnsi="Times New Roman" w:cs="Times New Roman"/>
            <w:sz w:val="24"/>
            <w:szCs w:val="24"/>
          </w:rPr>
          <w:delText xml:space="preserve">and these </w:delText>
        </w:r>
      </w:del>
      <w:ins w:id="62" w:author="Wagstaff, Camille" w:date="2025-12-30T10:51:00Z" w16du:dateUtc="2025-12-30T18:51:00Z">
        <w:r w:rsidR="009F7239">
          <w:rPr>
            <w:rFonts w:ascii="Times New Roman" w:hAnsi="Times New Roman" w:cs="Times New Roman"/>
            <w:sz w:val="24"/>
            <w:szCs w:val="24"/>
          </w:rPr>
          <w:t xml:space="preserve">although </w:t>
        </w:r>
      </w:ins>
      <w:r w:rsidR="00FE619C" w:rsidRPr="006543A8">
        <w:rPr>
          <w:rFonts w:ascii="Times New Roman" w:hAnsi="Times New Roman" w:cs="Times New Roman"/>
          <w:sz w:val="24"/>
          <w:szCs w:val="24"/>
        </w:rPr>
        <w:t>infectivity traits may not always align with vector host preferences (</w:t>
      </w:r>
      <w:r w:rsidR="00C76F76" w:rsidRPr="006543A8">
        <w:rPr>
          <w:rFonts w:ascii="Times New Roman" w:hAnsi="Times New Roman" w:cs="Times New Roman"/>
          <w:sz w:val="24"/>
          <w:szCs w:val="24"/>
        </w:rPr>
        <w:t xml:space="preserve">Thapa and Ghersi 2023). </w:t>
      </w:r>
      <w:del w:id="63" w:author="Wagstaff, Camille" w:date="2025-12-30T10:51:00Z" w16du:dateUtc="2025-12-30T18:51:00Z">
        <w:r w:rsidR="003C4159" w:rsidRPr="006543A8" w:rsidDel="009F7239">
          <w:rPr>
            <w:rFonts w:ascii="Times New Roman" w:hAnsi="Times New Roman" w:cs="Times New Roman"/>
            <w:sz w:val="24"/>
            <w:szCs w:val="24"/>
          </w:rPr>
          <w:delText>A comprehensive u</w:delText>
        </w:r>
      </w:del>
      <w:ins w:id="64" w:author="Wagstaff, Camille" w:date="2025-12-30T10:51:00Z" w16du:dateUtc="2025-12-30T18:51:00Z">
        <w:r w:rsidR="009F7239">
          <w:rPr>
            <w:rFonts w:ascii="Times New Roman" w:hAnsi="Times New Roman" w:cs="Times New Roman"/>
            <w:sz w:val="24"/>
            <w:szCs w:val="24"/>
          </w:rPr>
          <w:t>U</w:t>
        </w:r>
      </w:ins>
      <w:r w:rsidR="003C4159" w:rsidRPr="006543A8">
        <w:rPr>
          <w:rFonts w:ascii="Times New Roman" w:hAnsi="Times New Roman" w:cs="Times New Roman"/>
          <w:sz w:val="24"/>
          <w:szCs w:val="24"/>
        </w:rPr>
        <w:t xml:space="preserve">nderstanding </w:t>
      </w:r>
      <w:del w:id="65" w:author="Wagstaff, Camille" w:date="2025-12-30T10:52:00Z" w16du:dateUtc="2025-12-30T18:52:00Z">
        <w:r w:rsidR="003C4159" w:rsidRPr="006543A8" w:rsidDel="009F7239">
          <w:rPr>
            <w:rFonts w:ascii="Times New Roman" w:hAnsi="Times New Roman" w:cs="Times New Roman"/>
            <w:sz w:val="24"/>
            <w:szCs w:val="24"/>
          </w:rPr>
          <w:delText>of</w:delText>
        </w:r>
      </w:del>
      <w:r w:rsidR="003C4159" w:rsidRPr="006543A8">
        <w:rPr>
          <w:rFonts w:ascii="Times New Roman" w:hAnsi="Times New Roman" w:cs="Times New Roman"/>
          <w:sz w:val="24"/>
          <w:szCs w:val="24"/>
        </w:rPr>
        <w:t xml:space="preserve"> host u</w:t>
      </w:r>
      <w:r w:rsidR="00FE619C" w:rsidRPr="006543A8">
        <w:rPr>
          <w:rFonts w:ascii="Times New Roman" w:hAnsi="Times New Roman" w:cs="Times New Roman"/>
          <w:sz w:val="24"/>
          <w:szCs w:val="24"/>
        </w:rPr>
        <w:t xml:space="preserve">se by vectors and pathogens is key </w:t>
      </w:r>
      <w:r w:rsidR="003C4159" w:rsidRPr="006543A8">
        <w:rPr>
          <w:rFonts w:ascii="Times New Roman" w:hAnsi="Times New Roman" w:cs="Times New Roman"/>
          <w:sz w:val="24"/>
          <w:szCs w:val="24"/>
        </w:rPr>
        <w:t xml:space="preserve">for predicting vector </w:t>
      </w:r>
      <w:r w:rsidR="00FE619C" w:rsidRPr="006543A8">
        <w:rPr>
          <w:rFonts w:ascii="Times New Roman" w:hAnsi="Times New Roman" w:cs="Times New Roman"/>
          <w:sz w:val="24"/>
          <w:szCs w:val="24"/>
        </w:rPr>
        <w:t xml:space="preserve">and pathogen </w:t>
      </w:r>
      <w:r w:rsidR="003C4159" w:rsidRPr="006543A8">
        <w:rPr>
          <w:rFonts w:ascii="Times New Roman" w:hAnsi="Times New Roman" w:cs="Times New Roman"/>
          <w:sz w:val="24"/>
          <w:szCs w:val="24"/>
        </w:rPr>
        <w:t xml:space="preserve">dynamics </w:t>
      </w:r>
      <w:del w:id="66" w:author="Wagstaff, Camille" w:date="2025-12-30T10:52:00Z" w16du:dateUtc="2025-12-30T18:52:00Z">
        <w:r w:rsidR="003C4159" w:rsidRPr="006543A8" w:rsidDel="00E61C4A">
          <w:rPr>
            <w:rFonts w:ascii="Times New Roman" w:hAnsi="Times New Roman" w:cs="Times New Roman"/>
            <w:sz w:val="24"/>
            <w:szCs w:val="24"/>
          </w:rPr>
          <w:delText xml:space="preserve">and </w:delText>
        </w:r>
        <w:r w:rsidR="00FE619C" w:rsidRPr="006543A8" w:rsidDel="00E61C4A">
          <w:rPr>
            <w:rFonts w:ascii="Times New Roman" w:hAnsi="Times New Roman" w:cs="Times New Roman"/>
            <w:sz w:val="24"/>
            <w:szCs w:val="24"/>
          </w:rPr>
          <w:delText xml:space="preserve">forecasting </w:delText>
        </w:r>
        <w:r w:rsidR="003C4159" w:rsidRPr="006543A8" w:rsidDel="00E61C4A">
          <w:rPr>
            <w:rFonts w:ascii="Times New Roman" w:hAnsi="Times New Roman" w:cs="Times New Roman"/>
            <w:sz w:val="24"/>
            <w:szCs w:val="24"/>
          </w:rPr>
          <w:delText>disease outbreaks</w:delText>
        </w:r>
        <w:r w:rsidR="00FE619C" w:rsidRPr="006543A8" w:rsidDel="00E61C4A">
          <w:rPr>
            <w:rFonts w:ascii="Times New Roman" w:hAnsi="Times New Roman" w:cs="Times New Roman"/>
            <w:sz w:val="24"/>
            <w:szCs w:val="24"/>
          </w:rPr>
          <w:delText xml:space="preserve"> </w:delText>
        </w:r>
      </w:del>
      <w:del w:id="67" w:author="Wagstaff, Camille" w:date="2025-12-30T12:09:00Z" w16du:dateUtc="2025-12-30T20:09:00Z">
        <w:r w:rsidR="00FE619C" w:rsidRPr="006543A8" w:rsidDel="00E31FDA">
          <w:rPr>
            <w:rFonts w:ascii="Times New Roman" w:hAnsi="Times New Roman" w:cs="Times New Roman"/>
            <w:sz w:val="24"/>
            <w:szCs w:val="24"/>
          </w:rPr>
          <w:delText>while also aiding</w:delText>
        </w:r>
      </w:del>
      <w:ins w:id="68" w:author="Wagstaff, Camille" w:date="2025-12-30T12:09:00Z" w16du:dateUtc="2025-12-30T20:09:00Z">
        <w:r w:rsidR="00E31FDA">
          <w:rPr>
            <w:rFonts w:ascii="Times New Roman" w:hAnsi="Times New Roman" w:cs="Times New Roman"/>
            <w:sz w:val="24"/>
            <w:szCs w:val="24"/>
          </w:rPr>
          <w:t xml:space="preserve"> and </w:t>
        </w:r>
        <w:proofErr w:type="spellStart"/>
        <w:r w:rsidR="00E31FDA">
          <w:rPr>
            <w:rFonts w:ascii="Times New Roman" w:hAnsi="Times New Roman" w:cs="Times New Roman"/>
            <w:sz w:val="24"/>
            <w:szCs w:val="24"/>
          </w:rPr>
          <w:t>aids</w:t>
        </w:r>
      </w:ins>
      <w:del w:id="69" w:author="Wagstaff, Camille" w:date="2025-12-30T12:09:00Z" w16du:dateUtc="2025-12-30T20:09:00Z">
        <w:r w:rsidR="00FE619C" w:rsidRPr="006543A8" w:rsidDel="00E31FDA">
          <w:rPr>
            <w:rFonts w:ascii="Times New Roman" w:hAnsi="Times New Roman" w:cs="Times New Roman"/>
            <w:sz w:val="24"/>
            <w:szCs w:val="24"/>
          </w:rPr>
          <w:delText xml:space="preserve"> </w:delText>
        </w:r>
      </w:del>
      <w:r w:rsidR="00FE619C" w:rsidRPr="006543A8">
        <w:rPr>
          <w:rFonts w:ascii="Times New Roman" w:hAnsi="Times New Roman" w:cs="Times New Roman"/>
          <w:sz w:val="24"/>
          <w:szCs w:val="24"/>
        </w:rPr>
        <w:t>in</w:t>
      </w:r>
      <w:proofErr w:type="spellEnd"/>
      <w:r w:rsidR="00FE619C" w:rsidRPr="006543A8">
        <w:rPr>
          <w:rFonts w:ascii="Times New Roman" w:hAnsi="Times New Roman" w:cs="Times New Roman"/>
          <w:sz w:val="24"/>
          <w:szCs w:val="24"/>
        </w:rPr>
        <w:t xml:space="preserve"> developing mitigation strategies</w:t>
      </w:r>
      <w:r w:rsidR="003C4159" w:rsidRPr="006543A8">
        <w:rPr>
          <w:rFonts w:ascii="Times New Roman" w:hAnsi="Times New Roman" w:cs="Times New Roman"/>
          <w:sz w:val="24"/>
          <w:szCs w:val="24"/>
        </w:rPr>
        <w:t>.</w:t>
      </w:r>
    </w:p>
    <w:p w14:paraId="4813FB93" w14:textId="20AE3201" w:rsidR="003C4159" w:rsidRPr="00273705" w:rsidRDefault="003C4159"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Effective vector management requires innovative approaches t</w:t>
      </w:r>
      <w:r w:rsidR="00FE619C" w:rsidRPr="006543A8">
        <w:rPr>
          <w:rFonts w:ascii="Times New Roman" w:hAnsi="Times New Roman" w:cs="Times New Roman"/>
          <w:sz w:val="24"/>
          <w:szCs w:val="24"/>
        </w:rPr>
        <w:t>o</w:t>
      </w:r>
      <w:r w:rsidRPr="006543A8">
        <w:rPr>
          <w:rFonts w:ascii="Times New Roman" w:hAnsi="Times New Roman" w:cs="Times New Roman"/>
          <w:sz w:val="24"/>
          <w:szCs w:val="24"/>
        </w:rPr>
        <w:t xml:space="preserve"> assess host use over space and time </w:t>
      </w:r>
      <w:del w:id="70" w:author="Wagstaff, Camille" w:date="2025-12-30T10:52:00Z" w16du:dateUtc="2025-12-30T18:52:00Z">
        <w:r w:rsidRPr="006543A8" w:rsidDel="00E61C4A">
          <w:rPr>
            <w:rFonts w:ascii="Times New Roman" w:hAnsi="Times New Roman" w:cs="Times New Roman"/>
            <w:sz w:val="24"/>
            <w:szCs w:val="24"/>
          </w:rPr>
          <w:delText xml:space="preserve">to </w:delText>
        </w:r>
        <w:r w:rsidR="004409E0" w:rsidDel="00E61C4A">
          <w:rPr>
            <w:rFonts w:ascii="Times New Roman" w:hAnsi="Times New Roman" w:cs="Times New Roman"/>
            <w:sz w:val="24"/>
            <w:szCs w:val="24"/>
          </w:rPr>
          <w:delText>understand</w:delText>
        </w:r>
        <w:r w:rsidRPr="006543A8" w:rsidDel="00E61C4A">
          <w:rPr>
            <w:rFonts w:ascii="Times New Roman" w:hAnsi="Times New Roman" w:cs="Times New Roman"/>
            <w:sz w:val="24"/>
            <w:szCs w:val="24"/>
          </w:rPr>
          <w:delText xml:space="preserve"> pathogen transmission dynamics</w:delText>
        </w:r>
        <w:r w:rsidR="00B472FC" w:rsidRPr="006543A8" w:rsidDel="00E61C4A">
          <w:rPr>
            <w:rFonts w:ascii="Times New Roman" w:hAnsi="Times New Roman" w:cs="Times New Roman"/>
            <w:sz w:val="24"/>
            <w:szCs w:val="24"/>
          </w:rPr>
          <w:delText xml:space="preserve"> </w:delText>
        </w:r>
      </w:del>
      <w:r w:rsidR="00B472FC" w:rsidRPr="006543A8">
        <w:rPr>
          <w:rFonts w:ascii="Times New Roman" w:hAnsi="Times New Roman" w:cs="Times New Roman"/>
          <w:sz w:val="24"/>
          <w:szCs w:val="24"/>
        </w:rPr>
        <w:t>(</w:t>
      </w:r>
      <w:r w:rsidR="001F1346" w:rsidRPr="006543A8">
        <w:rPr>
          <w:rFonts w:ascii="Times New Roman" w:hAnsi="Times New Roman" w:cs="Times New Roman"/>
          <w:sz w:val="24"/>
          <w:szCs w:val="24"/>
        </w:rPr>
        <w:t>Rafter and Walter 2020</w:t>
      </w:r>
      <w:r w:rsidR="00B472FC"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FE619C" w:rsidRPr="006543A8">
        <w:rPr>
          <w:rFonts w:ascii="Times New Roman" w:hAnsi="Times New Roman" w:cs="Times New Roman"/>
          <w:sz w:val="24"/>
          <w:szCs w:val="24"/>
        </w:rPr>
        <w:t xml:space="preserve">One </w:t>
      </w:r>
      <w:del w:id="71" w:author="Wagstaff, Camille" w:date="2025-12-30T12:09:00Z" w16du:dateUtc="2025-12-30T20:09:00Z">
        <w:r w:rsidR="00FE619C" w:rsidRPr="006543A8" w:rsidDel="00E31FDA">
          <w:rPr>
            <w:rFonts w:ascii="Times New Roman" w:hAnsi="Times New Roman" w:cs="Times New Roman"/>
            <w:sz w:val="24"/>
            <w:szCs w:val="24"/>
          </w:rPr>
          <w:delText xml:space="preserve">emerging </w:delText>
        </w:r>
      </w:del>
      <w:r w:rsidR="00FE619C" w:rsidRPr="006543A8">
        <w:rPr>
          <w:rFonts w:ascii="Times New Roman" w:hAnsi="Times New Roman" w:cs="Times New Roman"/>
          <w:sz w:val="24"/>
          <w:szCs w:val="24"/>
        </w:rPr>
        <w:t xml:space="preserve">technique </w:t>
      </w:r>
      <w:del w:id="72" w:author="Wagstaff, Camille" w:date="2025-12-30T10:52:00Z" w16du:dateUtc="2025-12-30T18:52:00Z">
        <w:r w:rsidR="00FE619C" w:rsidRPr="006543A8" w:rsidDel="00E61C4A">
          <w:rPr>
            <w:rFonts w:ascii="Times New Roman" w:hAnsi="Times New Roman" w:cs="Times New Roman"/>
            <w:sz w:val="24"/>
            <w:szCs w:val="24"/>
          </w:rPr>
          <w:delText xml:space="preserve">to assess insect host use </w:delText>
        </w:r>
      </w:del>
      <w:r w:rsidR="00FE619C" w:rsidRPr="006543A8">
        <w:rPr>
          <w:rFonts w:ascii="Times New Roman" w:hAnsi="Times New Roman" w:cs="Times New Roman"/>
          <w:sz w:val="24"/>
          <w:szCs w:val="24"/>
        </w:rPr>
        <w:t xml:space="preserve">is molecular </w:t>
      </w:r>
      <w:r w:rsidRPr="006543A8">
        <w:rPr>
          <w:rFonts w:ascii="Times New Roman" w:hAnsi="Times New Roman" w:cs="Times New Roman"/>
          <w:sz w:val="24"/>
          <w:szCs w:val="24"/>
        </w:rPr>
        <w:t>gut content analysis</w:t>
      </w:r>
      <w:r w:rsidR="00FE619C" w:rsidRPr="006543A8">
        <w:rPr>
          <w:rFonts w:ascii="Times New Roman" w:hAnsi="Times New Roman" w:cs="Times New Roman"/>
          <w:sz w:val="24"/>
          <w:szCs w:val="24"/>
        </w:rPr>
        <w:t>, which</w:t>
      </w:r>
      <w:r w:rsidRPr="006543A8">
        <w:rPr>
          <w:rFonts w:ascii="Times New Roman" w:hAnsi="Times New Roman" w:cs="Times New Roman"/>
          <w:sz w:val="24"/>
          <w:szCs w:val="24"/>
        </w:rPr>
        <w:t xml:space="preserve"> identifies </w:t>
      </w:r>
      <w:del w:id="73" w:author="Wagstaff, Camille" w:date="2025-12-30T10:52:00Z" w16du:dateUtc="2025-12-30T18:52:00Z">
        <w:r w:rsidRPr="006543A8" w:rsidDel="00E61C4A">
          <w:rPr>
            <w:rFonts w:ascii="Times New Roman" w:hAnsi="Times New Roman" w:cs="Times New Roman"/>
            <w:sz w:val="24"/>
            <w:szCs w:val="24"/>
          </w:rPr>
          <w:delText xml:space="preserve">ingested </w:delText>
        </w:r>
      </w:del>
      <w:r w:rsidRPr="006543A8">
        <w:rPr>
          <w:rFonts w:ascii="Times New Roman" w:hAnsi="Times New Roman" w:cs="Times New Roman"/>
          <w:sz w:val="24"/>
          <w:szCs w:val="24"/>
        </w:rPr>
        <w:t>plant DNA within insect digestive systems</w:t>
      </w:r>
      <w:r w:rsidR="00FE619C" w:rsidRPr="006543A8">
        <w:rPr>
          <w:rFonts w:ascii="Times New Roman" w:hAnsi="Times New Roman" w:cs="Times New Roman"/>
          <w:sz w:val="24"/>
          <w:szCs w:val="24"/>
        </w:rPr>
        <w:t xml:space="preserve"> to </w:t>
      </w:r>
      <w:del w:id="74" w:author="Wagstaff, Camille" w:date="2025-12-30T12:10:00Z" w16du:dateUtc="2025-12-30T20:10:00Z">
        <w:r w:rsidRPr="006543A8" w:rsidDel="00E31FDA">
          <w:rPr>
            <w:rFonts w:ascii="Times New Roman" w:hAnsi="Times New Roman" w:cs="Times New Roman"/>
            <w:sz w:val="24"/>
            <w:szCs w:val="24"/>
          </w:rPr>
          <w:delText xml:space="preserve">reconstruct </w:delText>
        </w:r>
      </w:del>
      <w:ins w:id="75" w:author="Wagstaff, Camille" w:date="2025-12-30T12:10:00Z" w16du:dateUtc="2025-12-30T20:10:00Z">
        <w:r w:rsidR="00E31FDA">
          <w:rPr>
            <w:rFonts w:ascii="Times New Roman" w:hAnsi="Times New Roman" w:cs="Times New Roman"/>
            <w:sz w:val="24"/>
            <w:szCs w:val="24"/>
          </w:rPr>
          <w:t xml:space="preserve">elucidate </w:t>
        </w:r>
      </w:ins>
      <w:r w:rsidRPr="006543A8">
        <w:rPr>
          <w:rFonts w:ascii="Times New Roman" w:hAnsi="Times New Roman" w:cs="Times New Roman"/>
          <w:sz w:val="24"/>
          <w:szCs w:val="24"/>
        </w:rPr>
        <w:t xml:space="preserve">trophic interactions </w:t>
      </w:r>
      <w:r w:rsidR="00FE619C" w:rsidRPr="006543A8">
        <w:rPr>
          <w:rFonts w:ascii="Times New Roman" w:hAnsi="Times New Roman" w:cs="Times New Roman"/>
          <w:sz w:val="24"/>
          <w:szCs w:val="24"/>
        </w:rPr>
        <w:t>(</w:t>
      </w:r>
      <w:r w:rsidR="001F1346"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1F1346" w:rsidRPr="006543A8">
        <w:rPr>
          <w:rFonts w:ascii="Times New Roman" w:hAnsi="Times New Roman" w:cs="Times New Roman"/>
          <w:sz w:val="24"/>
          <w:szCs w:val="24"/>
        </w:rPr>
        <w:t xml:space="preserve"> Cooper </w:t>
      </w:r>
      <w:r w:rsidR="008120AC">
        <w:rPr>
          <w:rFonts w:ascii="Times New Roman" w:hAnsi="Times New Roman" w:cs="Times New Roman"/>
          <w:sz w:val="24"/>
          <w:szCs w:val="24"/>
        </w:rPr>
        <w:t>e</w:t>
      </w:r>
      <w:r w:rsidR="001F1346" w:rsidRPr="006543A8">
        <w:rPr>
          <w:rFonts w:ascii="Times New Roman" w:hAnsi="Times New Roman" w:cs="Times New Roman"/>
          <w:sz w:val="24"/>
          <w:szCs w:val="24"/>
        </w:rPr>
        <w:t>t al. 2022</w:t>
      </w:r>
      <w:r w:rsidR="00025DF1" w:rsidRPr="006543A8">
        <w:rPr>
          <w:rFonts w:ascii="Times New Roman" w:hAnsi="Times New Roman" w:cs="Times New Roman"/>
          <w:sz w:val="24"/>
          <w:szCs w:val="24"/>
        </w:rPr>
        <w:t xml:space="preserve">; </w:t>
      </w:r>
      <w:r w:rsidR="001F1346" w:rsidRPr="006543A8">
        <w:rPr>
          <w:rFonts w:ascii="Times New Roman" w:hAnsi="Times New Roman" w:cs="Times New Roman"/>
          <w:sz w:val="24"/>
          <w:szCs w:val="24"/>
        </w:rPr>
        <w:t>Pitt et al. 2024</w:t>
      </w:r>
      <w:r w:rsidR="00FE619C" w:rsidRPr="006543A8">
        <w:rPr>
          <w:rFonts w:ascii="Times New Roman" w:hAnsi="Times New Roman" w:cs="Times New Roman"/>
          <w:sz w:val="24"/>
          <w:szCs w:val="24"/>
        </w:rPr>
        <w:t xml:space="preserve">). When molecular gut content analysis is </w:t>
      </w:r>
      <w:r w:rsidR="004409E0">
        <w:rPr>
          <w:rFonts w:ascii="Times New Roman" w:hAnsi="Times New Roman" w:cs="Times New Roman"/>
          <w:sz w:val="24"/>
          <w:szCs w:val="24"/>
        </w:rPr>
        <w:t>us</w:t>
      </w:r>
      <w:r w:rsidR="004409E0" w:rsidRPr="006543A8">
        <w:rPr>
          <w:rFonts w:ascii="Times New Roman" w:hAnsi="Times New Roman" w:cs="Times New Roman"/>
          <w:sz w:val="24"/>
          <w:szCs w:val="24"/>
        </w:rPr>
        <w:t xml:space="preserve">ed </w:t>
      </w:r>
      <w:r w:rsidR="00FE619C" w:rsidRPr="006543A8">
        <w:rPr>
          <w:rFonts w:ascii="Times New Roman" w:hAnsi="Times New Roman" w:cs="Times New Roman"/>
          <w:sz w:val="24"/>
          <w:szCs w:val="24"/>
        </w:rPr>
        <w:t>with structured</w:t>
      </w:r>
      <w:ins w:id="76" w:author="Wagstaff, Camille" w:date="2025-12-30T10:53:00Z" w16du:dateUtc="2025-12-30T18:53:00Z">
        <w:r w:rsidR="00203AA5">
          <w:rPr>
            <w:rFonts w:ascii="Times New Roman" w:hAnsi="Times New Roman" w:cs="Times New Roman"/>
            <w:sz w:val="24"/>
            <w:szCs w:val="24"/>
          </w:rPr>
          <w:t xml:space="preserve"> </w:t>
        </w:r>
      </w:ins>
      <w:del w:id="77" w:author="Wagstaff, Camille" w:date="2025-12-30T10:53:00Z" w16du:dateUtc="2025-12-30T18:53:00Z">
        <w:r w:rsidR="00FE619C" w:rsidRPr="006543A8" w:rsidDel="00203AA5">
          <w:rPr>
            <w:rFonts w:ascii="Times New Roman" w:hAnsi="Times New Roman" w:cs="Times New Roman"/>
            <w:sz w:val="24"/>
            <w:szCs w:val="24"/>
          </w:rPr>
          <w:delText xml:space="preserve"> </w:delText>
        </w:r>
      </w:del>
      <w:ins w:id="78" w:author="Wagstaff, Camille" w:date="2025-12-30T10:53:00Z" w16du:dateUtc="2025-12-30T18:53:00Z">
        <w:r w:rsidR="00203AA5">
          <w:rPr>
            <w:rFonts w:ascii="Times New Roman" w:hAnsi="Times New Roman" w:cs="Times New Roman"/>
            <w:sz w:val="24"/>
            <w:szCs w:val="24"/>
          </w:rPr>
          <w:t>insect monitoring</w:t>
        </w:r>
      </w:ins>
      <w:del w:id="79" w:author="Wagstaff, Camille" w:date="2025-12-30T10:53:00Z" w16du:dateUtc="2025-12-30T18:53:00Z">
        <w:r w:rsidR="00FE619C" w:rsidRPr="006543A8" w:rsidDel="00203AA5">
          <w:rPr>
            <w:rFonts w:ascii="Times New Roman" w:hAnsi="Times New Roman" w:cs="Times New Roman"/>
            <w:sz w:val="24"/>
            <w:szCs w:val="24"/>
          </w:rPr>
          <w:delText>surveys of insects across broad regions</w:delText>
        </w:r>
      </w:del>
      <w:r w:rsidR="00FE619C" w:rsidRPr="006543A8">
        <w:rPr>
          <w:rFonts w:ascii="Times New Roman" w:hAnsi="Times New Roman" w:cs="Times New Roman"/>
          <w:sz w:val="24"/>
          <w:szCs w:val="24"/>
        </w:rPr>
        <w:t xml:space="preserve">, the technique can infer </w:t>
      </w:r>
      <w:del w:id="80" w:author="Wagstaff, Camille" w:date="2025-12-30T10:53:00Z" w16du:dateUtc="2025-12-30T18:53:00Z">
        <w:r w:rsidR="00FE619C" w:rsidRPr="006543A8" w:rsidDel="00203AA5">
          <w:rPr>
            <w:rFonts w:ascii="Times New Roman" w:hAnsi="Times New Roman" w:cs="Times New Roman"/>
            <w:sz w:val="24"/>
            <w:szCs w:val="24"/>
          </w:rPr>
          <w:delText xml:space="preserve">patterns of insect </w:delText>
        </w:r>
      </w:del>
      <w:r w:rsidR="00FE619C" w:rsidRPr="006543A8">
        <w:rPr>
          <w:rFonts w:ascii="Times New Roman" w:hAnsi="Times New Roman" w:cs="Times New Roman"/>
          <w:sz w:val="24"/>
          <w:szCs w:val="24"/>
        </w:rPr>
        <w:t xml:space="preserve">movement across </w:t>
      </w:r>
      <w:del w:id="81" w:author="Wagstaff, Camille" w:date="2025-12-30T10:53:00Z" w16du:dateUtc="2025-12-30T18:53:00Z">
        <w:r w:rsidR="00FE619C" w:rsidRPr="006543A8" w:rsidDel="00203AA5">
          <w:rPr>
            <w:rFonts w:ascii="Times New Roman" w:hAnsi="Times New Roman" w:cs="Times New Roman"/>
            <w:sz w:val="24"/>
            <w:szCs w:val="24"/>
          </w:rPr>
          <w:delText xml:space="preserve">broad </w:delText>
        </w:r>
      </w:del>
      <w:r w:rsidRPr="006543A8">
        <w:rPr>
          <w:rFonts w:ascii="Times New Roman" w:hAnsi="Times New Roman" w:cs="Times New Roman"/>
          <w:sz w:val="24"/>
          <w:szCs w:val="24"/>
        </w:rPr>
        <w:t>landscape</w:t>
      </w:r>
      <w:r w:rsidR="00FE619C" w:rsidRPr="006543A8">
        <w:rPr>
          <w:rFonts w:ascii="Times New Roman" w:hAnsi="Times New Roman" w:cs="Times New Roman"/>
          <w:sz w:val="24"/>
          <w:szCs w:val="24"/>
        </w:rPr>
        <w:t xml:space="preserve">s </w:t>
      </w:r>
      <w:del w:id="82" w:author="Wagstaff, Camille" w:date="2025-12-30T10:53:00Z" w16du:dateUtc="2025-12-30T18:53:00Z">
        <w:r w:rsidR="00FE619C" w:rsidRPr="006543A8" w:rsidDel="00231086">
          <w:rPr>
            <w:rFonts w:ascii="Times New Roman" w:hAnsi="Times New Roman" w:cs="Times New Roman"/>
            <w:sz w:val="24"/>
            <w:szCs w:val="24"/>
          </w:rPr>
          <w:delText xml:space="preserve">within and </w:delText>
        </w:r>
      </w:del>
      <w:r w:rsidR="00FE619C" w:rsidRPr="006543A8">
        <w:rPr>
          <w:rFonts w:ascii="Times New Roman" w:hAnsi="Times New Roman" w:cs="Times New Roman"/>
          <w:sz w:val="24"/>
          <w:szCs w:val="24"/>
        </w:rPr>
        <w:t>across seasons (</w:t>
      </w:r>
      <w:r w:rsidR="001F1346"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1F1346" w:rsidRPr="006543A8">
        <w:rPr>
          <w:rFonts w:ascii="Times New Roman" w:hAnsi="Times New Roman" w:cs="Times New Roman"/>
          <w:sz w:val="24"/>
          <w:szCs w:val="24"/>
        </w:rPr>
        <w:t xml:space="preserve"> Strausbaugh et al. 2024</w:t>
      </w:r>
      <w:r w:rsidR="00FE619C"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del w:id="83" w:author="Wagstaff, Camille" w:date="2025-12-30T10:53:00Z" w16du:dateUtc="2025-12-30T18:53:00Z">
        <w:r w:rsidRPr="006543A8" w:rsidDel="00231086">
          <w:rPr>
            <w:rFonts w:ascii="Times New Roman" w:hAnsi="Times New Roman" w:cs="Times New Roman"/>
            <w:sz w:val="24"/>
            <w:szCs w:val="24"/>
          </w:rPr>
          <w:delText xml:space="preserve">While </w:delText>
        </w:r>
        <w:r w:rsidR="00FE619C" w:rsidRPr="006543A8" w:rsidDel="00231086">
          <w:rPr>
            <w:rFonts w:ascii="Times New Roman" w:hAnsi="Times New Roman" w:cs="Times New Roman"/>
            <w:sz w:val="24"/>
            <w:szCs w:val="24"/>
          </w:rPr>
          <w:delText>gut content analysis can</w:delText>
        </w:r>
        <w:r w:rsidRPr="006543A8" w:rsidDel="00231086">
          <w:rPr>
            <w:rFonts w:ascii="Times New Roman" w:hAnsi="Times New Roman" w:cs="Times New Roman"/>
            <w:sz w:val="24"/>
            <w:szCs w:val="24"/>
          </w:rPr>
          <w:delText xml:space="preserve">not directly establish a link between </w:delText>
        </w:r>
        <w:r w:rsidR="00FE619C" w:rsidRPr="006543A8" w:rsidDel="00231086">
          <w:rPr>
            <w:rFonts w:ascii="Times New Roman" w:hAnsi="Times New Roman" w:cs="Times New Roman"/>
            <w:sz w:val="24"/>
            <w:szCs w:val="24"/>
          </w:rPr>
          <w:delText xml:space="preserve">vector </w:delText>
        </w:r>
        <w:r w:rsidRPr="006543A8" w:rsidDel="00231086">
          <w:rPr>
            <w:rFonts w:ascii="Times New Roman" w:hAnsi="Times New Roman" w:cs="Times New Roman"/>
            <w:sz w:val="24"/>
            <w:szCs w:val="24"/>
          </w:rPr>
          <w:delText>feeding events and pathogen acquisition</w:delText>
        </w:r>
        <w:r w:rsidR="00FE619C" w:rsidRPr="006543A8" w:rsidDel="00231086">
          <w:rPr>
            <w:rFonts w:ascii="Times New Roman" w:hAnsi="Times New Roman" w:cs="Times New Roman"/>
            <w:sz w:val="24"/>
            <w:szCs w:val="24"/>
          </w:rPr>
          <w:delText xml:space="preserve">, </w:delText>
        </w:r>
      </w:del>
      <w:ins w:id="84" w:author="Wagstaff, Camille" w:date="2025-12-30T10:53:00Z" w16du:dateUtc="2025-12-30T18:53:00Z">
        <w:r w:rsidR="00231086">
          <w:rPr>
            <w:rFonts w:ascii="Times New Roman" w:hAnsi="Times New Roman" w:cs="Times New Roman"/>
            <w:sz w:val="24"/>
            <w:szCs w:val="24"/>
          </w:rPr>
          <w:t>I</w:t>
        </w:r>
      </w:ins>
      <w:del w:id="85" w:author="Wagstaff, Camille" w:date="2025-12-30T10:53:00Z" w16du:dateUtc="2025-12-30T18:53:00Z">
        <w:r w:rsidR="00FE619C" w:rsidRPr="006543A8" w:rsidDel="00231086">
          <w:rPr>
            <w:rFonts w:ascii="Times New Roman" w:hAnsi="Times New Roman" w:cs="Times New Roman"/>
            <w:sz w:val="24"/>
            <w:szCs w:val="24"/>
          </w:rPr>
          <w:delText>i</w:delText>
        </w:r>
      </w:del>
      <w:r w:rsidR="00FE619C" w:rsidRPr="006543A8">
        <w:rPr>
          <w:rFonts w:ascii="Times New Roman" w:hAnsi="Times New Roman" w:cs="Times New Roman"/>
          <w:sz w:val="24"/>
          <w:szCs w:val="24"/>
        </w:rPr>
        <w:t>ntegrating gut content analysis</w:t>
      </w:r>
      <w:r w:rsidRPr="006543A8">
        <w:rPr>
          <w:rFonts w:ascii="Times New Roman" w:hAnsi="Times New Roman" w:cs="Times New Roman"/>
          <w:sz w:val="24"/>
          <w:szCs w:val="24"/>
        </w:rPr>
        <w:t xml:space="preserve"> with </w:t>
      </w:r>
      <w:r w:rsidRPr="006543A8">
        <w:rPr>
          <w:rFonts w:ascii="Times New Roman" w:hAnsi="Times New Roman" w:cs="Times New Roman"/>
          <w:sz w:val="24"/>
          <w:szCs w:val="24"/>
        </w:rPr>
        <w:lastRenderedPageBreak/>
        <w:t>pathogen incidence data c</w:t>
      </w:r>
      <w:r w:rsidR="00FE619C" w:rsidRPr="006543A8">
        <w:rPr>
          <w:rFonts w:ascii="Times New Roman" w:hAnsi="Times New Roman" w:cs="Times New Roman"/>
          <w:sz w:val="24"/>
          <w:szCs w:val="24"/>
        </w:rPr>
        <w:t>ould</w:t>
      </w:r>
      <w:ins w:id="86" w:author="Wagstaff, Camille" w:date="2025-12-30T10:54:00Z" w16du:dateUtc="2025-12-30T18:54:00Z">
        <w:r w:rsidR="00231086">
          <w:rPr>
            <w:rFonts w:ascii="Times New Roman" w:hAnsi="Times New Roman" w:cs="Times New Roman"/>
            <w:sz w:val="24"/>
            <w:szCs w:val="24"/>
          </w:rPr>
          <w:t xml:space="preserve"> </w:t>
        </w:r>
      </w:ins>
      <w:del w:id="87" w:author="Wagstaff, Camille" w:date="2025-12-30T12:10:00Z" w16du:dateUtc="2025-12-30T20:10:00Z">
        <w:r w:rsidRPr="006543A8" w:rsidDel="00E31FDA">
          <w:rPr>
            <w:rFonts w:ascii="Times New Roman" w:hAnsi="Times New Roman" w:cs="Times New Roman"/>
            <w:sz w:val="24"/>
            <w:szCs w:val="24"/>
          </w:rPr>
          <w:delText xml:space="preserve"> </w:delText>
        </w:r>
      </w:del>
      <w:r w:rsidRPr="006543A8">
        <w:rPr>
          <w:rFonts w:ascii="Times New Roman" w:hAnsi="Times New Roman" w:cs="Times New Roman"/>
          <w:sz w:val="24"/>
          <w:szCs w:val="24"/>
        </w:rPr>
        <w:t>clarify the relationship</w:t>
      </w:r>
      <w:r w:rsidR="00FE619C" w:rsidRPr="006543A8">
        <w:rPr>
          <w:rFonts w:ascii="Times New Roman" w:hAnsi="Times New Roman" w:cs="Times New Roman"/>
          <w:sz w:val="24"/>
          <w:szCs w:val="24"/>
        </w:rPr>
        <w:t>s</w:t>
      </w:r>
      <w:r w:rsidRPr="006543A8">
        <w:rPr>
          <w:rFonts w:ascii="Times New Roman" w:hAnsi="Times New Roman" w:cs="Times New Roman"/>
          <w:sz w:val="24"/>
          <w:szCs w:val="24"/>
        </w:rPr>
        <w:t xml:space="preserve"> between host use and </w:t>
      </w:r>
      <w:r w:rsidR="00FE619C" w:rsidRPr="006543A8">
        <w:rPr>
          <w:rFonts w:ascii="Times New Roman" w:hAnsi="Times New Roman" w:cs="Times New Roman"/>
          <w:sz w:val="24"/>
          <w:szCs w:val="24"/>
        </w:rPr>
        <w:t>pathogen</w:t>
      </w:r>
      <w:r w:rsidRPr="006543A8">
        <w:rPr>
          <w:rFonts w:ascii="Times New Roman" w:hAnsi="Times New Roman" w:cs="Times New Roman"/>
          <w:sz w:val="24"/>
          <w:szCs w:val="24"/>
        </w:rPr>
        <w:t xml:space="preserve"> spread</w:t>
      </w:r>
      <w:ins w:id="88" w:author="Wagstaff, Camille" w:date="2025-12-30T10:54:00Z" w16du:dateUtc="2025-12-30T18:54:00Z">
        <w:r w:rsidR="00231086">
          <w:rPr>
            <w:rFonts w:ascii="Times New Roman" w:hAnsi="Times New Roman" w:cs="Times New Roman"/>
            <w:sz w:val="24"/>
            <w:szCs w:val="24"/>
          </w:rPr>
          <w:t xml:space="preserve"> without observing direct feeding</w:t>
        </w:r>
      </w:ins>
      <w:r w:rsidRPr="006543A8">
        <w:rPr>
          <w:rFonts w:ascii="Times New Roman" w:hAnsi="Times New Roman" w:cs="Times New Roman"/>
          <w:sz w:val="24"/>
          <w:szCs w:val="24"/>
        </w:rPr>
        <w:t>.</w:t>
      </w:r>
      <w:r w:rsidR="004409E0">
        <w:rPr>
          <w:rFonts w:ascii="Times New Roman" w:hAnsi="Times New Roman" w:cs="Times New Roman"/>
          <w:sz w:val="24"/>
          <w:szCs w:val="24"/>
        </w:rPr>
        <w:t xml:space="preserve"> However, </w:t>
      </w:r>
      <w:del w:id="89" w:author="Wagstaff, Camille" w:date="2025-12-30T10:54:00Z" w16du:dateUtc="2025-12-30T18:54:00Z">
        <w:r w:rsidR="004409E0" w:rsidDel="00677082">
          <w:rPr>
            <w:rFonts w:ascii="Times New Roman" w:hAnsi="Times New Roman" w:cs="Times New Roman"/>
            <w:sz w:val="24"/>
            <w:szCs w:val="24"/>
          </w:rPr>
          <w:delText xml:space="preserve">relatively </w:delText>
        </w:r>
      </w:del>
      <w:r w:rsidR="004409E0">
        <w:rPr>
          <w:rFonts w:ascii="Times New Roman" w:hAnsi="Times New Roman" w:cs="Times New Roman"/>
          <w:sz w:val="24"/>
          <w:szCs w:val="24"/>
        </w:rPr>
        <w:t>few studies have assessed both vector gut content analysis and pathogen incidence</w:t>
      </w:r>
      <w:ins w:id="90" w:author="Wagstaff, Camille" w:date="2025-12-30T10:54:00Z" w16du:dateUtc="2025-12-30T18:54:00Z">
        <w:r w:rsidR="00A332A8">
          <w:rPr>
            <w:rFonts w:ascii="Times New Roman" w:hAnsi="Times New Roman" w:cs="Times New Roman"/>
            <w:sz w:val="24"/>
            <w:szCs w:val="24"/>
          </w:rPr>
          <w:t xml:space="preserve">. For example, one of the most notorious insect vectors in the western United States in the beet leafhopper, </w:t>
        </w:r>
        <w:proofErr w:type="spellStart"/>
        <w:r w:rsidR="00A332A8" w:rsidRPr="006543A8">
          <w:rPr>
            <w:rFonts w:ascii="Times New Roman" w:hAnsi="Times New Roman" w:cs="Times New Roman"/>
            <w:i/>
            <w:iCs/>
            <w:sz w:val="24"/>
            <w:szCs w:val="24"/>
          </w:rPr>
          <w:t>Neoaliturus</w:t>
        </w:r>
        <w:proofErr w:type="spellEnd"/>
        <w:r w:rsidR="00A332A8" w:rsidRPr="006543A8">
          <w:rPr>
            <w:rFonts w:ascii="Times New Roman" w:hAnsi="Times New Roman" w:cs="Times New Roman"/>
            <w:i/>
            <w:iCs/>
            <w:sz w:val="24"/>
            <w:szCs w:val="24"/>
          </w:rPr>
          <w:t xml:space="preserve"> tenellus</w:t>
        </w:r>
        <w:r w:rsidR="00A332A8">
          <w:rPr>
            <w:rFonts w:ascii="Times New Roman" w:hAnsi="Times New Roman" w:cs="Times New Roman"/>
            <w:i/>
            <w:iCs/>
            <w:sz w:val="24"/>
            <w:szCs w:val="24"/>
          </w:rPr>
          <w:t xml:space="preserve"> </w:t>
        </w:r>
        <w:r w:rsidR="00A332A8" w:rsidRPr="00D27F55">
          <w:rPr>
            <w:rFonts w:ascii="Times New Roman" w:hAnsi="Times New Roman" w:cs="Times New Roman"/>
            <w:sz w:val="24"/>
            <w:szCs w:val="24"/>
          </w:rPr>
          <w:t>(B</w:t>
        </w:r>
        <w:r w:rsidR="00A332A8" w:rsidRPr="006543A8">
          <w:rPr>
            <w:rFonts w:ascii="Times New Roman" w:hAnsi="Times New Roman" w:cs="Times New Roman"/>
            <w:sz w:val="24"/>
            <w:szCs w:val="24"/>
          </w:rPr>
          <w:t>aker; Hemiptera: Cicadellidae)</w:t>
        </w:r>
        <w:r w:rsidR="00A332A8">
          <w:rPr>
            <w:rFonts w:ascii="Times New Roman" w:hAnsi="Times New Roman" w:cs="Times New Roman"/>
            <w:sz w:val="24"/>
            <w:szCs w:val="24"/>
          </w:rPr>
          <w:t xml:space="preserve"> (previously known as </w:t>
        </w:r>
        <w:proofErr w:type="spellStart"/>
        <w:r w:rsidR="00A332A8" w:rsidRPr="00801CB0">
          <w:rPr>
            <w:rFonts w:ascii="Times New Roman" w:hAnsi="Times New Roman" w:cs="Times New Roman"/>
            <w:i/>
            <w:iCs/>
            <w:sz w:val="24"/>
            <w:szCs w:val="24"/>
          </w:rPr>
          <w:t>Circulifer</w:t>
        </w:r>
        <w:proofErr w:type="spellEnd"/>
        <w:r w:rsidR="00A332A8" w:rsidRPr="00801CB0">
          <w:rPr>
            <w:rFonts w:ascii="Times New Roman" w:hAnsi="Times New Roman" w:cs="Times New Roman"/>
            <w:i/>
            <w:iCs/>
            <w:sz w:val="24"/>
            <w:szCs w:val="24"/>
          </w:rPr>
          <w:t xml:space="preserve"> tenellus</w:t>
        </w:r>
        <w:r w:rsidR="00A332A8">
          <w:rPr>
            <w:rFonts w:ascii="Times New Roman" w:hAnsi="Times New Roman" w:cs="Times New Roman"/>
            <w:sz w:val="24"/>
            <w:szCs w:val="24"/>
          </w:rPr>
          <w:t xml:space="preserve">), a species </w:t>
        </w:r>
      </w:ins>
      <w:ins w:id="91" w:author="Wagstaff, Camille" w:date="2025-12-30T12:11:00Z" w16du:dateUtc="2025-12-30T20:11:00Z">
        <w:r w:rsidR="00E31FDA">
          <w:rPr>
            <w:rFonts w:ascii="Times New Roman" w:hAnsi="Times New Roman" w:cs="Times New Roman"/>
            <w:sz w:val="24"/>
            <w:szCs w:val="24"/>
          </w:rPr>
          <w:t>that</w:t>
        </w:r>
      </w:ins>
      <w:ins w:id="92" w:author="Wagstaff, Camille" w:date="2025-12-30T10:54:00Z" w16du:dateUtc="2025-12-30T18:54:00Z">
        <w:r w:rsidR="00A332A8">
          <w:rPr>
            <w:rFonts w:ascii="Times New Roman" w:hAnsi="Times New Roman" w:cs="Times New Roman"/>
            <w:sz w:val="24"/>
            <w:szCs w:val="24"/>
          </w:rPr>
          <w:t xml:space="preserve"> feed</w:t>
        </w:r>
      </w:ins>
      <w:ins w:id="93" w:author="Wagstaff, Camille" w:date="2025-12-30T12:11:00Z" w16du:dateUtc="2025-12-30T20:11:00Z">
        <w:r w:rsidR="00E31FDA">
          <w:rPr>
            <w:rFonts w:ascii="Times New Roman" w:hAnsi="Times New Roman" w:cs="Times New Roman"/>
            <w:sz w:val="24"/>
            <w:szCs w:val="24"/>
          </w:rPr>
          <w:t>s</w:t>
        </w:r>
      </w:ins>
      <w:ins w:id="94" w:author="Wagstaff, Camille" w:date="2025-12-30T10:54:00Z" w16du:dateUtc="2025-12-30T18:54:00Z">
        <w:r w:rsidR="00A332A8">
          <w:rPr>
            <w:rFonts w:ascii="Times New Roman" w:hAnsi="Times New Roman" w:cs="Times New Roman"/>
            <w:sz w:val="24"/>
            <w:szCs w:val="24"/>
          </w:rPr>
          <w:t xml:space="preserve"> on over </w:t>
        </w:r>
      </w:ins>
      <w:ins w:id="95" w:author="Wagstaff, Camille" w:date="2025-12-30T12:11:00Z" w16du:dateUtc="2025-12-30T20:11:00Z">
        <w:r w:rsidR="00E31FDA">
          <w:rPr>
            <w:rFonts w:ascii="Times New Roman" w:hAnsi="Times New Roman" w:cs="Times New Roman"/>
            <w:sz w:val="24"/>
            <w:szCs w:val="24"/>
          </w:rPr>
          <w:t>3</w:t>
        </w:r>
      </w:ins>
      <w:ins w:id="96" w:author="Wagstaff, Camille" w:date="2025-12-30T10:54:00Z" w16du:dateUtc="2025-12-30T18:54:00Z">
        <w:r w:rsidR="00A332A8">
          <w:rPr>
            <w:rFonts w:ascii="Times New Roman" w:hAnsi="Times New Roman" w:cs="Times New Roman"/>
            <w:sz w:val="24"/>
            <w:szCs w:val="24"/>
          </w:rPr>
          <w:t>00 host plant species (Strausbaugh et al. 20</w:t>
        </w:r>
      </w:ins>
      <w:ins w:id="97" w:author="Wagstaff, Camille" w:date="2025-12-30T12:11:00Z" w16du:dateUtc="2025-12-30T20:11:00Z">
        <w:r w:rsidR="00E31FDA">
          <w:rPr>
            <w:rFonts w:ascii="Times New Roman" w:hAnsi="Times New Roman" w:cs="Times New Roman"/>
            <w:sz w:val="24"/>
            <w:szCs w:val="24"/>
          </w:rPr>
          <w:t>08</w:t>
        </w:r>
      </w:ins>
      <w:ins w:id="98" w:author="Wagstaff, Camille" w:date="2025-12-30T10:54:00Z" w16du:dateUtc="2025-12-30T18:54:00Z">
        <w:r w:rsidR="00A332A8">
          <w:rPr>
            <w:rFonts w:ascii="Times New Roman" w:hAnsi="Times New Roman" w:cs="Times New Roman"/>
            <w:sz w:val="24"/>
            <w:szCs w:val="24"/>
          </w:rPr>
          <w:t>). Yet, there are only two molecular gut content studies o</w:t>
        </w:r>
      </w:ins>
      <w:ins w:id="99" w:author="Wagstaff, Camille" w:date="2025-12-30T12:12:00Z" w16du:dateUtc="2025-12-30T20:12:00Z">
        <w:r w:rsidR="00E31FDA">
          <w:rPr>
            <w:rFonts w:ascii="Times New Roman" w:hAnsi="Times New Roman" w:cs="Times New Roman"/>
            <w:sz w:val="24"/>
            <w:szCs w:val="24"/>
          </w:rPr>
          <w:t>f</w:t>
        </w:r>
      </w:ins>
      <w:ins w:id="100" w:author="Wagstaff, Camille" w:date="2025-12-30T10:54:00Z" w16du:dateUtc="2025-12-30T18:54:00Z">
        <w:r w:rsidR="00A332A8">
          <w:rPr>
            <w:rFonts w:ascii="Times New Roman" w:hAnsi="Times New Roman" w:cs="Times New Roman"/>
            <w:sz w:val="24"/>
            <w:szCs w:val="24"/>
          </w:rPr>
          <w:t xml:space="preserve"> this pest, and </w:t>
        </w:r>
      </w:ins>
      <w:ins w:id="101" w:author="Wagstaff, Camille" w:date="2025-12-30T12:12:00Z" w16du:dateUtc="2025-12-30T20:12:00Z">
        <w:r w:rsidR="00E31FDA">
          <w:rPr>
            <w:rFonts w:ascii="Times New Roman" w:hAnsi="Times New Roman" w:cs="Times New Roman"/>
            <w:sz w:val="24"/>
            <w:szCs w:val="24"/>
          </w:rPr>
          <w:t>both focus on</w:t>
        </w:r>
      </w:ins>
      <w:ins w:id="102" w:author="Wagstaff, Camille" w:date="2025-12-30T10:54:00Z" w16du:dateUtc="2025-12-30T18:54:00Z">
        <w:r w:rsidR="00A332A8">
          <w:rPr>
            <w:rFonts w:ascii="Times New Roman" w:hAnsi="Times New Roman" w:cs="Times New Roman"/>
            <w:sz w:val="24"/>
            <w:szCs w:val="24"/>
          </w:rPr>
          <w:t xml:space="preserve"> a single</w:t>
        </w:r>
      </w:ins>
      <w:ins w:id="103" w:author="Wagstaff, Camille" w:date="2025-12-30T10:55:00Z" w16du:dateUtc="2025-12-30T18:55:00Z">
        <w:r w:rsidR="004702E2">
          <w:rPr>
            <w:rFonts w:ascii="Times New Roman" w:hAnsi="Times New Roman" w:cs="Times New Roman"/>
            <w:sz w:val="24"/>
            <w:szCs w:val="24"/>
          </w:rPr>
          <w:t xml:space="preserve"> pathogen</w:t>
        </w:r>
      </w:ins>
      <w:del w:id="104" w:author="Wagstaff, Camille" w:date="2025-11-26T14:23:00Z" w16du:dateUtc="2025-11-26T22:23:00Z">
        <w:r w:rsidR="004409E0" w:rsidDel="004E1FDC">
          <w:rPr>
            <w:rFonts w:ascii="Times New Roman" w:hAnsi="Times New Roman" w:cs="Times New Roman"/>
            <w:sz w:val="24"/>
            <w:szCs w:val="24"/>
          </w:rPr>
          <w:delText xml:space="preserve"> </w:delText>
        </w:r>
      </w:del>
      <w:ins w:id="105" w:author="Wagstaff, Camille" w:date="2025-12-30T10:55:00Z" w16du:dateUtc="2025-12-30T18:55:00Z">
        <w:r w:rsidR="004F041B">
          <w:rPr>
            <w:rFonts w:ascii="Times New Roman" w:hAnsi="Times New Roman" w:cs="Times New Roman"/>
            <w:sz w:val="24"/>
            <w:szCs w:val="24"/>
          </w:rPr>
          <w:t xml:space="preserve">(Cooper et al. 2022; Strausbaugh et al. 2024). </w:t>
        </w:r>
      </w:ins>
      <w:del w:id="106" w:author="Wagstaff, Camille" w:date="2025-11-26T14:23:00Z" w16du:dateUtc="2025-11-26T22:23:00Z">
        <w:r w:rsidR="004409E0" w:rsidDel="004E1FDC">
          <w:rPr>
            <w:rFonts w:ascii="Times New Roman" w:hAnsi="Times New Roman" w:cs="Times New Roman"/>
            <w:sz w:val="24"/>
            <w:szCs w:val="24"/>
          </w:rPr>
          <w:delText>on various hosts</w:delText>
        </w:r>
      </w:del>
      <w:del w:id="107" w:author="Wagstaff, Camille" w:date="2025-12-30T10:55:00Z" w16du:dateUtc="2025-12-30T18:55:00Z">
        <w:r w:rsidR="004409E0" w:rsidDel="00A332A8">
          <w:rPr>
            <w:rFonts w:ascii="Times New Roman" w:hAnsi="Times New Roman" w:cs="Times New Roman"/>
            <w:sz w:val="24"/>
            <w:szCs w:val="24"/>
          </w:rPr>
          <w:delText xml:space="preserve">. </w:delText>
        </w:r>
      </w:del>
    </w:p>
    <w:p w14:paraId="067A6987" w14:textId="1A2151A3" w:rsidR="00B472FC" w:rsidRPr="006543A8" w:rsidRDefault="00B472FC"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The ecology of many insect vectors, such as </w:t>
      </w:r>
      <w:del w:id="108" w:author="Wagstaff, Camille" w:date="2025-12-30T10:56:00Z" w16du:dateUtc="2025-12-30T18:56:00Z">
        <w:r w:rsidRPr="006543A8" w:rsidDel="004C6922">
          <w:rPr>
            <w:rFonts w:ascii="Times New Roman" w:hAnsi="Times New Roman" w:cs="Times New Roman"/>
            <w:sz w:val="24"/>
            <w:szCs w:val="24"/>
          </w:rPr>
          <w:delText>the beet leafhopper (</w:delText>
        </w:r>
      </w:del>
      <w:r w:rsidR="005A2B3C" w:rsidRPr="006543A8">
        <w:rPr>
          <w:rFonts w:ascii="Times New Roman" w:hAnsi="Times New Roman" w:cs="Times New Roman"/>
          <w:i/>
          <w:iCs/>
          <w:sz w:val="24"/>
          <w:szCs w:val="24"/>
        </w:rPr>
        <w:t>N</w:t>
      </w:r>
      <w:ins w:id="109" w:author="Wagstaff, Camille" w:date="2025-12-30T10:56:00Z" w16du:dateUtc="2025-12-30T18:56:00Z">
        <w:r w:rsidR="004C6922">
          <w:rPr>
            <w:rFonts w:ascii="Times New Roman" w:hAnsi="Times New Roman" w:cs="Times New Roman"/>
            <w:i/>
            <w:iCs/>
            <w:sz w:val="24"/>
            <w:szCs w:val="24"/>
          </w:rPr>
          <w:t xml:space="preserve">. </w:t>
        </w:r>
      </w:ins>
      <w:del w:id="110" w:author="Wagstaff, Camille" w:date="2025-12-30T10:56:00Z" w16du:dateUtc="2025-12-30T18:56:00Z">
        <w:r w:rsidR="005A2B3C" w:rsidRPr="006543A8" w:rsidDel="004C6922">
          <w:rPr>
            <w:rFonts w:ascii="Times New Roman" w:hAnsi="Times New Roman" w:cs="Times New Roman"/>
            <w:i/>
            <w:iCs/>
            <w:sz w:val="24"/>
            <w:szCs w:val="24"/>
          </w:rPr>
          <w:delText>eoaliturus</w:delText>
        </w:r>
      </w:del>
      <w:r w:rsidR="003C4159" w:rsidRPr="006543A8">
        <w:rPr>
          <w:rFonts w:ascii="Times New Roman" w:hAnsi="Times New Roman" w:cs="Times New Roman"/>
          <w:i/>
          <w:iCs/>
          <w:sz w:val="24"/>
          <w:szCs w:val="24"/>
        </w:rPr>
        <w:t xml:space="preserve"> tenellus</w:t>
      </w:r>
      <w:del w:id="111" w:author="Wagstaff, Camille" w:date="2025-12-30T10:56:00Z" w16du:dateUtc="2025-12-30T18:56:00Z">
        <w:r w:rsidR="003C4159" w:rsidRPr="006543A8" w:rsidDel="004C6922">
          <w:rPr>
            <w:rFonts w:ascii="Times New Roman" w:hAnsi="Times New Roman" w:cs="Times New Roman"/>
            <w:sz w:val="24"/>
            <w:szCs w:val="24"/>
          </w:rPr>
          <w:delText xml:space="preserve"> Baker</w:delText>
        </w:r>
        <w:r w:rsidRPr="006543A8" w:rsidDel="004C6922">
          <w:rPr>
            <w:rFonts w:ascii="Times New Roman" w:hAnsi="Times New Roman" w:cs="Times New Roman"/>
            <w:sz w:val="24"/>
            <w:szCs w:val="24"/>
          </w:rPr>
          <w:delText xml:space="preserve">; </w:delText>
        </w:r>
        <w:r w:rsidR="003C4159" w:rsidRPr="006543A8" w:rsidDel="004C6922">
          <w:rPr>
            <w:rFonts w:ascii="Times New Roman" w:hAnsi="Times New Roman" w:cs="Times New Roman"/>
            <w:sz w:val="24"/>
            <w:szCs w:val="24"/>
          </w:rPr>
          <w:delText>Hemiptera: Cicadellidae)</w:delText>
        </w:r>
        <w:r w:rsidRPr="006543A8" w:rsidDel="004C6922">
          <w:rPr>
            <w:rFonts w:ascii="Times New Roman" w:hAnsi="Times New Roman" w:cs="Times New Roman"/>
            <w:sz w:val="24"/>
            <w:szCs w:val="24"/>
          </w:rPr>
          <w:delText>, is</w:delText>
        </w:r>
      </w:del>
      <w:r w:rsidRPr="006543A8">
        <w:rPr>
          <w:rFonts w:ascii="Times New Roman" w:hAnsi="Times New Roman" w:cs="Times New Roman"/>
          <w:sz w:val="24"/>
          <w:szCs w:val="24"/>
        </w:rPr>
        <w:t xml:space="preserve"> </w:t>
      </w:r>
      <w:ins w:id="112" w:author="Wagstaff, Camille" w:date="2025-12-30T10:56:00Z" w16du:dateUtc="2025-12-30T18:56:00Z">
        <w:r w:rsidR="004C6922">
          <w:rPr>
            <w:rFonts w:ascii="Times New Roman" w:hAnsi="Times New Roman" w:cs="Times New Roman"/>
            <w:sz w:val="24"/>
            <w:szCs w:val="24"/>
          </w:rPr>
          <w:t>are</w:t>
        </w:r>
      </w:ins>
      <w:del w:id="113" w:author="Wagstaff, Camille" w:date="2025-12-30T12:13:00Z" w16du:dateUtc="2025-12-30T20:13:00Z">
        <w:r w:rsidR="00852AD6" w:rsidRPr="006543A8" w:rsidDel="00E31FDA">
          <w:rPr>
            <w:rFonts w:ascii="Times New Roman" w:hAnsi="Times New Roman" w:cs="Times New Roman"/>
            <w:sz w:val="24"/>
            <w:szCs w:val="24"/>
          </w:rPr>
          <w:delText>oft</w:delText>
        </w:r>
      </w:del>
      <w:del w:id="114" w:author="Wagstaff, Camille" w:date="2025-12-30T12:12:00Z" w16du:dateUtc="2025-12-30T20:12:00Z">
        <w:r w:rsidR="00852AD6" w:rsidRPr="006543A8" w:rsidDel="00E31FDA">
          <w:rPr>
            <w:rFonts w:ascii="Times New Roman" w:hAnsi="Times New Roman" w:cs="Times New Roman"/>
            <w:sz w:val="24"/>
            <w:szCs w:val="24"/>
          </w:rPr>
          <w:delText>en</w:delText>
        </w:r>
      </w:del>
      <w:r w:rsidR="00852AD6" w:rsidRPr="006543A8">
        <w:rPr>
          <w:rFonts w:ascii="Times New Roman" w:hAnsi="Times New Roman" w:cs="Times New Roman"/>
          <w:sz w:val="24"/>
          <w:szCs w:val="24"/>
        </w:rPr>
        <w:t xml:space="preserve"> </w:t>
      </w:r>
      <w:r w:rsidRPr="006543A8">
        <w:rPr>
          <w:rFonts w:ascii="Times New Roman" w:hAnsi="Times New Roman" w:cs="Times New Roman"/>
          <w:sz w:val="24"/>
          <w:szCs w:val="24"/>
        </w:rPr>
        <w:t>largely based on natural history surveys or structured surveys of agricultural systems (</w:t>
      </w:r>
      <w:r w:rsidR="00685FA8" w:rsidRPr="006543A8">
        <w:rPr>
          <w:rFonts w:ascii="Times New Roman" w:hAnsi="Times New Roman" w:cs="Times New Roman"/>
          <w:sz w:val="24"/>
          <w:szCs w:val="24"/>
        </w:rPr>
        <w:t>Brewster and Allen 1997</w:t>
      </w:r>
      <w:r w:rsidR="00025DF1" w:rsidRPr="006543A8">
        <w:rPr>
          <w:rFonts w:ascii="Times New Roman" w:hAnsi="Times New Roman" w:cs="Times New Roman"/>
          <w:sz w:val="24"/>
          <w:szCs w:val="24"/>
        </w:rPr>
        <w:t xml:space="preserve">; </w:t>
      </w:r>
      <w:r w:rsidR="00685FA8" w:rsidRPr="006543A8">
        <w:rPr>
          <w:rFonts w:ascii="Times New Roman" w:hAnsi="Times New Roman" w:cs="Times New Roman"/>
          <w:sz w:val="24"/>
          <w:szCs w:val="24"/>
        </w:rPr>
        <w:t>Damos 2015</w:t>
      </w:r>
      <w:r w:rsidR="00025DF1" w:rsidRPr="006543A8">
        <w:rPr>
          <w:rFonts w:ascii="Times New Roman" w:hAnsi="Times New Roman" w:cs="Times New Roman"/>
          <w:sz w:val="24"/>
          <w:szCs w:val="24"/>
        </w:rPr>
        <w:t xml:space="preserve">; </w:t>
      </w:r>
      <w:proofErr w:type="spellStart"/>
      <w:r w:rsidR="00685FA8" w:rsidRPr="006543A8">
        <w:rPr>
          <w:rFonts w:ascii="Times New Roman" w:hAnsi="Times New Roman" w:cs="Times New Roman"/>
          <w:sz w:val="24"/>
          <w:szCs w:val="24"/>
        </w:rPr>
        <w:t>Wohleb</w:t>
      </w:r>
      <w:proofErr w:type="spellEnd"/>
      <w:r w:rsidR="00685FA8" w:rsidRPr="006543A8">
        <w:rPr>
          <w:rFonts w:ascii="Times New Roman" w:hAnsi="Times New Roman" w:cs="Times New Roman"/>
          <w:sz w:val="24"/>
          <w:szCs w:val="24"/>
        </w:rPr>
        <w:t xml:space="preserve"> et al. 2021). </w:t>
      </w:r>
      <w:r w:rsidRPr="006543A8">
        <w:rPr>
          <w:rFonts w:ascii="Times New Roman" w:hAnsi="Times New Roman" w:cs="Times New Roman"/>
          <w:sz w:val="24"/>
          <w:szCs w:val="24"/>
        </w:rPr>
        <w:t xml:space="preserve">However, for many vectors, the plant hosts that </w:t>
      </w:r>
      <w:del w:id="115" w:author="Wagstaff, Camille" w:date="2025-12-30T12:13:00Z" w16du:dateUtc="2025-12-30T20:13:00Z">
        <w:r w:rsidRPr="006543A8" w:rsidDel="00E31FDA">
          <w:rPr>
            <w:rFonts w:ascii="Times New Roman" w:hAnsi="Times New Roman" w:cs="Times New Roman"/>
            <w:sz w:val="24"/>
            <w:szCs w:val="24"/>
          </w:rPr>
          <w:delText>serve as</w:delText>
        </w:r>
      </w:del>
      <w:ins w:id="116" w:author="Wagstaff, Camille" w:date="2025-12-30T12:13:00Z" w16du:dateUtc="2025-12-30T20:13:00Z">
        <w:r w:rsidR="00E31FDA">
          <w:rPr>
            <w:rFonts w:ascii="Times New Roman" w:hAnsi="Times New Roman" w:cs="Times New Roman"/>
            <w:sz w:val="24"/>
            <w:szCs w:val="24"/>
          </w:rPr>
          <w:t>are</w:t>
        </w:r>
      </w:ins>
      <w:r w:rsidRPr="006543A8">
        <w:rPr>
          <w:rFonts w:ascii="Times New Roman" w:hAnsi="Times New Roman" w:cs="Times New Roman"/>
          <w:sz w:val="24"/>
          <w:szCs w:val="24"/>
        </w:rPr>
        <w:t xml:space="preserve"> pathogen reservoirs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and </w:t>
      </w:r>
      <w:del w:id="117" w:author="Wagstaff, Camille" w:date="2025-12-30T10:57:00Z" w16du:dateUtc="2025-12-30T18:57:00Z">
        <w:r w:rsidRPr="006543A8" w:rsidDel="00271ABF">
          <w:rPr>
            <w:rFonts w:ascii="Times New Roman" w:hAnsi="Times New Roman" w:cs="Times New Roman"/>
            <w:sz w:val="24"/>
            <w:szCs w:val="24"/>
          </w:rPr>
          <w:delText>thereby</w:delText>
        </w:r>
      </w:del>
      <w:r w:rsidRPr="006543A8">
        <w:rPr>
          <w:rFonts w:ascii="Times New Roman" w:hAnsi="Times New Roman" w:cs="Times New Roman"/>
          <w:sz w:val="24"/>
          <w:szCs w:val="24"/>
        </w:rPr>
        <w:t xml:space="preserve"> pose the greatest risk to crops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are </w:t>
      </w:r>
      <w:del w:id="118" w:author="Wagstaff, Camille" w:date="2025-12-30T12:13:00Z" w16du:dateUtc="2025-12-30T20:13:00Z">
        <w:r w:rsidRPr="006543A8" w:rsidDel="00E31FDA">
          <w:rPr>
            <w:rFonts w:ascii="Times New Roman" w:hAnsi="Times New Roman" w:cs="Times New Roman"/>
            <w:sz w:val="24"/>
            <w:szCs w:val="24"/>
          </w:rPr>
          <w:delText xml:space="preserve">largely </w:delText>
        </w:r>
      </w:del>
      <w:r w:rsidRPr="006543A8">
        <w:rPr>
          <w:rFonts w:ascii="Times New Roman" w:hAnsi="Times New Roman" w:cs="Times New Roman"/>
          <w:sz w:val="24"/>
          <w:szCs w:val="24"/>
        </w:rPr>
        <w:t xml:space="preserve">inferred </w:t>
      </w:r>
      <w:ins w:id="119" w:author="Wagstaff, Camille" w:date="2025-12-30T12:13:00Z" w16du:dateUtc="2025-12-30T20:13:00Z">
        <w:r w:rsidR="00E31FDA">
          <w:rPr>
            <w:rFonts w:ascii="Times New Roman" w:hAnsi="Times New Roman" w:cs="Times New Roman"/>
            <w:sz w:val="24"/>
            <w:szCs w:val="24"/>
          </w:rPr>
          <w:t xml:space="preserve">without supporting data </w:t>
        </w:r>
      </w:ins>
      <w:del w:id="120" w:author="Wagstaff, Camille" w:date="2025-12-30T12:13:00Z" w16du:dateUtc="2025-12-30T20:13:00Z">
        <w:r w:rsidRPr="006543A8" w:rsidDel="00E31FDA">
          <w:rPr>
            <w:rFonts w:ascii="Times New Roman" w:hAnsi="Times New Roman" w:cs="Times New Roman"/>
            <w:sz w:val="24"/>
            <w:szCs w:val="24"/>
          </w:rPr>
          <w:delText xml:space="preserve">rather than </w:delText>
        </w:r>
      </w:del>
      <w:del w:id="121" w:author="Wagstaff, Camille" w:date="2025-12-30T10:57:00Z" w16du:dateUtc="2025-12-30T18:57:00Z">
        <w:r w:rsidRPr="006543A8" w:rsidDel="00271ABF">
          <w:rPr>
            <w:rFonts w:ascii="Times New Roman" w:hAnsi="Times New Roman" w:cs="Times New Roman"/>
            <w:sz w:val="24"/>
            <w:szCs w:val="24"/>
          </w:rPr>
          <w:delText xml:space="preserve">directly </w:delText>
        </w:r>
      </w:del>
      <w:del w:id="122" w:author="Wagstaff, Camille" w:date="2025-12-30T12:13:00Z" w16du:dateUtc="2025-12-30T20:13:00Z">
        <w:r w:rsidRPr="006543A8" w:rsidDel="00E31FDA">
          <w:rPr>
            <w:rFonts w:ascii="Times New Roman" w:hAnsi="Times New Roman" w:cs="Times New Roman"/>
            <w:sz w:val="24"/>
            <w:szCs w:val="24"/>
          </w:rPr>
          <w:delText xml:space="preserve">known </w:delText>
        </w:r>
      </w:del>
      <w:r w:rsidR="005B3870" w:rsidRPr="006543A8">
        <w:rPr>
          <w:rFonts w:ascii="Times New Roman" w:hAnsi="Times New Roman" w:cs="Times New Roman"/>
          <w:sz w:val="24"/>
          <w:szCs w:val="24"/>
        </w:rPr>
        <w:t xml:space="preserve">(Horton et al. 2018). </w:t>
      </w:r>
      <w:r w:rsidRPr="006543A8">
        <w:rPr>
          <w:rFonts w:ascii="Times New Roman" w:hAnsi="Times New Roman" w:cs="Times New Roman"/>
          <w:sz w:val="24"/>
          <w:szCs w:val="24"/>
        </w:rPr>
        <w:t xml:space="preserve">For example, </w:t>
      </w:r>
      <w:ins w:id="123" w:author="Wagstaff, Camille" w:date="2025-12-30T12:13:00Z" w16du:dateUtc="2025-12-30T20:13:00Z">
        <w:r w:rsidR="00E31FDA">
          <w:rPr>
            <w:rFonts w:ascii="Times New Roman" w:hAnsi="Times New Roman" w:cs="Times New Roman"/>
            <w:sz w:val="24"/>
            <w:szCs w:val="24"/>
          </w:rPr>
          <w:t xml:space="preserve">in the absence of data, </w:t>
        </w:r>
      </w:ins>
      <w:r w:rsidRPr="006543A8">
        <w:rPr>
          <w:rFonts w:ascii="Times New Roman" w:hAnsi="Times New Roman" w:cs="Times New Roman"/>
          <w:sz w:val="24"/>
          <w:szCs w:val="24"/>
        </w:rPr>
        <w:t xml:space="preserve">it </w:t>
      </w:r>
      <w:ins w:id="124" w:author="Wagstaff, Camille" w:date="2025-12-30T10:57:00Z" w16du:dateUtc="2025-12-30T18:57:00Z">
        <w:r w:rsidR="00271ABF">
          <w:rPr>
            <w:rFonts w:ascii="Times New Roman" w:hAnsi="Times New Roman" w:cs="Times New Roman"/>
            <w:sz w:val="24"/>
            <w:szCs w:val="24"/>
          </w:rPr>
          <w:t xml:space="preserve">is </w:t>
        </w:r>
      </w:ins>
      <w:del w:id="125" w:author="Wagstaff, Camille" w:date="2025-12-30T10:57:00Z" w16du:dateUtc="2025-12-30T18:57:00Z">
        <w:r w:rsidRPr="006543A8" w:rsidDel="00271ABF">
          <w:rPr>
            <w:rFonts w:ascii="Times New Roman" w:hAnsi="Times New Roman" w:cs="Times New Roman"/>
            <w:sz w:val="24"/>
            <w:szCs w:val="24"/>
          </w:rPr>
          <w:delText xml:space="preserve">may </w:delText>
        </w:r>
      </w:del>
      <w:r w:rsidRPr="006543A8">
        <w:rPr>
          <w:rFonts w:ascii="Times New Roman" w:hAnsi="Times New Roman" w:cs="Times New Roman"/>
          <w:sz w:val="24"/>
          <w:szCs w:val="24"/>
        </w:rPr>
        <w:t>often</w:t>
      </w:r>
      <w:del w:id="126" w:author="Wagstaff, Camille" w:date="2025-12-30T10:57:00Z" w16du:dateUtc="2025-12-30T18:57:00Z">
        <w:r w:rsidRPr="006543A8" w:rsidDel="00271ABF">
          <w:rPr>
            <w:rFonts w:ascii="Times New Roman" w:hAnsi="Times New Roman" w:cs="Times New Roman"/>
            <w:sz w:val="24"/>
            <w:szCs w:val="24"/>
          </w:rPr>
          <w:delText xml:space="preserve"> be</w:delText>
        </w:r>
      </w:del>
      <w:r w:rsidRPr="006543A8">
        <w:rPr>
          <w:rFonts w:ascii="Times New Roman" w:hAnsi="Times New Roman" w:cs="Times New Roman"/>
          <w:sz w:val="24"/>
          <w:szCs w:val="24"/>
        </w:rPr>
        <w:t xml:space="preserve"> assumed that </w:t>
      </w:r>
      <w:ins w:id="127" w:author="Wagstaff, Camille" w:date="2025-12-30T10:57:00Z" w16du:dateUtc="2025-12-30T18:57:00Z">
        <w:r w:rsidR="00271ABF">
          <w:rPr>
            <w:rFonts w:ascii="Times New Roman" w:hAnsi="Times New Roman" w:cs="Times New Roman"/>
            <w:sz w:val="24"/>
            <w:szCs w:val="24"/>
          </w:rPr>
          <w:t>all</w:t>
        </w:r>
      </w:ins>
      <w:del w:id="128" w:author="Wagstaff, Camille" w:date="2025-12-30T10:57:00Z" w16du:dateUtc="2025-12-30T18:57:00Z">
        <w:r w:rsidRPr="006543A8" w:rsidDel="00271ABF">
          <w:rPr>
            <w:rFonts w:ascii="Times New Roman" w:hAnsi="Times New Roman" w:cs="Times New Roman"/>
            <w:sz w:val="24"/>
            <w:szCs w:val="24"/>
          </w:rPr>
          <w:delText>most</w:delText>
        </w:r>
      </w:del>
      <w:ins w:id="129" w:author="Wagstaff, Camille" w:date="2025-12-30T12:14:00Z" w16du:dateUtc="2025-12-30T20:14:00Z">
        <w:r w:rsidR="00E31FDA">
          <w:rPr>
            <w:rFonts w:ascii="Times New Roman" w:hAnsi="Times New Roman" w:cs="Times New Roman"/>
            <w:sz w:val="24"/>
            <w:szCs w:val="24"/>
          </w:rPr>
          <w:t xml:space="preserve"> plant</w:t>
        </w:r>
      </w:ins>
      <w:r w:rsidRPr="006543A8">
        <w:rPr>
          <w:rFonts w:ascii="Times New Roman" w:hAnsi="Times New Roman" w:cs="Times New Roman"/>
          <w:sz w:val="24"/>
          <w:szCs w:val="24"/>
        </w:rPr>
        <w:t xml:space="preserve"> hosts used by a vector </w:t>
      </w:r>
      <w:ins w:id="130" w:author="Wagstaff, Camille" w:date="2025-12-30T12:14:00Z" w16du:dateUtc="2025-12-30T20:14:00Z">
        <w:r w:rsidR="00E31FDA">
          <w:rPr>
            <w:rFonts w:ascii="Times New Roman" w:hAnsi="Times New Roman" w:cs="Times New Roman"/>
            <w:sz w:val="24"/>
            <w:szCs w:val="24"/>
          </w:rPr>
          <w:t xml:space="preserve">are also potential </w:t>
        </w:r>
        <w:proofErr w:type="spellStart"/>
        <w:r w:rsidR="00E31FDA">
          <w:rPr>
            <w:rFonts w:ascii="Times New Roman" w:hAnsi="Times New Roman" w:cs="Times New Roman"/>
            <w:sz w:val="24"/>
            <w:szCs w:val="24"/>
          </w:rPr>
          <w:t>hosts</w:t>
        </w:r>
      </w:ins>
      <w:del w:id="131" w:author="Wagstaff, Camille" w:date="2025-12-30T12:14:00Z" w16du:dateUtc="2025-12-30T20:14:00Z">
        <w:r w:rsidRPr="006543A8" w:rsidDel="00E31FDA">
          <w:rPr>
            <w:rFonts w:ascii="Times New Roman" w:hAnsi="Times New Roman" w:cs="Times New Roman"/>
            <w:sz w:val="24"/>
            <w:szCs w:val="24"/>
          </w:rPr>
          <w:delText xml:space="preserve">will also be </w:delText>
        </w:r>
        <w:r w:rsidR="00852AD6" w:rsidRPr="006543A8" w:rsidDel="00E31FDA">
          <w:rPr>
            <w:rFonts w:ascii="Times New Roman" w:hAnsi="Times New Roman" w:cs="Times New Roman"/>
            <w:sz w:val="24"/>
            <w:szCs w:val="24"/>
          </w:rPr>
          <w:delText xml:space="preserve">hosts </w:delText>
        </w:r>
      </w:del>
      <w:r w:rsidR="00852AD6" w:rsidRPr="006543A8">
        <w:rPr>
          <w:rFonts w:ascii="Times New Roman" w:hAnsi="Times New Roman" w:cs="Times New Roman"/>
          <w:sz w:val="24"/>
          <w:szCs w:val="24"/>
        </w:rPr>
        <w:t>for</w:t>
      </w:r>
      <w:proofErr w:type="spellEnd"/>
      <w:r w:rsidR="00852AD6" w:rsidRPr="006543A8">
        <w:rPr>
          <w:rFonts w:ascii="Times New Roman" w:hAnsi="Times New Roman" w:cs="Times New Roman"/>
          <w:sz w:val="24"/>
          <w:szCs w:val="24"/>
        </w:rPr>
        <w:t xml:space="preserve"> </w:t>
      </w:r>
      <w:r w:rsidRPr="006543A8">
        <w:rPr>
          <w:rFonts w:ascii="Times New Roman" w:hAnsi="Times New Roman" w:cs="Times New Roman"/>
          <w:sz w:val="24"/>
          <w:szCs w:val="24"/>
        </w:rPr>
        <w:t>pathogens transmitted by that vector, or that</w:t>
      </w:r>
      <w:ins w:id="132" w:author="Wagstaff, Camille" w:date="2025-12-30T12:14:00Z" w16du:dateUtc="2025-12-30T20:14:00Z">
        <w:r w:rsidR="00E31FDA">
          <w:rPr>
            <w:rFonts w:ascii="Times New Roman" w:hAnsi="Times New Roman" w:cs="Times New Roman"/>
            <w:sz w:val="24"/>
            <w:szCs w:val="24"/>
          </w:rPr>
          <w:t xml:space="preserve"> plant</w:t>
        </w:r>
      </w:ins>
      <w:r w:rsidRPr="006543A8">
        <w:rPr>
          <w:rFonts w:ascii="Times New Roman" w:hAnsi="Times New Roman" w:cs="Times New Roman"/>
          <w:sz w:val="24"/>
          <w:szCs w:val="24"/>
        </w:rPr>
        <w:t xml:space="preserve"> hosts will be a predictable subset </w:t>
      </w:r>
      <w:r w:rsidR="00FA6F91">
        <w:rPr>
          <w:rFonts w:ascii="Times New Roman" w:hAnsi="Times New Roman" w:cs="Times New Roman"/>
          <w:sz w:val="24"/>
          <w:szCs w:val="24"/>
        </w:rPr>
        <w:t>constrained by</w:t>
      </w:r>
      <w:r w:rsidRPr="006543A8">
        <w:rPr>
          <w:rFonts w:ascii="Times New Roman" w:hAnsi="Times New Roman" w:cs="Times New Roman"/>
          <w:sz w:val="24"/>
          <w:szCs w:val="24"/>
        </w:rPr>
        <w:t xml:space="preserve"> plant phylogeny (</w:t>
      </w:r>
      <w:r w:rsidR="000D5040" w:rsidRPr="006543A8">
        <w:rPr>
          <w:rFonts w:ascii="Times New Roman" w:hAnsi="Times New Roman" w:cs="Times New Roman"/>
          <w:sz w:val="24"/>
          <w:szCs w:val="24"/>
        </w:rPr>
        <w:t>Perilla-Henao and Casteel 2016</w:t>
      </w:r>
      <w:r w:rsidRPr="006543A8">
        <w:rPr>
          <w:rFonts w:ascii="Times New Roman" w:hAnsi="Times New Roman" w:cs="Times New Roman"/>
          <w:sz w:val="24"/>
          <w:szCs w:val="24"/>
        </w:rPr>
        <w:t>). Molecular tools</w:t>
      </w:r>
      <w:ins w:id="133" w:author="Wagstaff, Camille" w:date="2025-12-30T10:57:00Z" w16du:dateUtc="2025-12-30T18:57:00Z">
        <w:r w:rsidR="00271ABF">
          <w:rPr>
            <w:rFonts w:ascii="Times New Roman" w:hAnsi="Times New Roman" w:cs="Times New Roman"/>
            <w:sz w:val="24"/>
            <w:szCs w:val="24"/>
          </w:rPr>
          <w:t xml:space="preserve"> can</w:t>
        </w:r>
      </w:ins>
      <w:del w:id="134" w:author="Wagstaff, Camille" w:date="2025-12-30T10:57:00Z" w16du:dateUtc="2025-12-30T18:57:00Z">
        <w:r w:rsidRPr="006543A8" w:rsidDel="00271ABF">
          <w:rPr>
            <w:rFonts w:ascii="Times New Roman" w:hAnsi="Times New Roman" w:cs="Times New Roman"/>
            <w:sz w:val="24"/>
            <w:szCs w:val="24"/>
          </w:rPr>
          <w:delText xml:space="preserve"> are an effective way to</w:delText>
        </w:r>
      </w:del>
      <w:r w:rsidRPr="006543A8">
        <w:rPr>
          <w:rFonts w:ascii="Times New Roman" w:hAnsi="Times New Roman" w:cs="Times New Roman"/>
          <w:sz w:val="24"/>
          <w:szCs w:val="24"/>
        </w:rPr>
        <w:t xml:space="preserve"> bridge this knowledge gap</w:t>
      </w:r>
      <w:del w:id="135" w:author="Wagstaff, Camille" w:date="2025-12-30T12:15:00Z" w16du:dateUtc="2025-12-30T20:15:00Z">
        <w:r w:rsidRPr="006543A8" w:rsidDel="00745B37">
          <w:rPr>
            <w:rFonts w:ascii="Times New Roman" w:hAnsi="Times New Roman" w:cs="Times New Roman"/>
            <w:sz w:val="24"/>
            <w:szCs w:val="24"/>
          </w:rPr>
          <w:delText>, as</w:delText>
        </w:r>
      </w:del>
      <w:ins w:id="136" w:author="Wagstaff, Camille" w:date="2025-12-30T12:15:00Z" w16du:dateUtc="2025-12-30T20:15:00Z">
        <w:r w:rsidR="00745B37">
          <w:rPr>
            <w:rFonts w:ascii="Times New Roman" w:hAnsi="Times New Roman" w:cs="Times New Roman"/>
            <w:sz w:val="24"/>
            <w:szCs w:val="24"/>
          </w:rPr>
          <w:t xml:space="preserve"> because</w:t>
        </w:r>
      </w:ins>
      <w:r w:rsidRPr="006543A8">
        <w:rPr>
          <w:rFonts w:ascii="Times New Roman" w:hAnsi="Times New Roman" w:cs="Times New Roman"/>
          <w:sz w:val="24"/>
          <w:szCs w:val="24"/>
        </w:rPr>
        <w:t xml:space="preserve"> the same insects can be tested for the pathogens they carry </w:t>
      </w:r>
      <w:ins w:id="137" w:author="Wagstaff, Camille" w:date="2025-12-30T12:15:00Z" w16du:dateUtc="2025-12-30T20:15:00Z">
        <w:r w:rsidR="00745B37">
          <w:rPr>
            <w:rFonts w:ascii="Times New Roman" w:hAnsi="Times New Roman" w:cs="Times New Roman"/>
            <w:sz w:val="24"/>
            <w:szCs w:val="24"/>
          </w:rPr>
          <w:t xml:space="preserve">and </w:t>
        </w:r>
      </w:ins>
      <w:del w:id="138" w:author="Wagstaff, Camille" w:date="2025-12-30T12:15:00Z" w16du:dateUtc="2025-12-30T20:15:00Z">
        <w:r w:rsidRPr="006543A8" w:rsidDel="00745B37">
          <w:rPr>
            <w:rFonts w:ascii="Times New Roman" w:hAnsi="Times New Roman" w:cs="Times New Roman"/>
            <w:sz w:val="24"/>
            <w:szCs w:val="24"/>
          </w:rPr>
          <w:delText>as well as</w:delText>
        </w:r>
        <w:r w:rsidR="005B3870" w:rsidRPr="006543A8" w:rsidDel="00745B37">
          <w:rPr>
            <w:rFonts w:ascii="Times New Roman" w:hAnsi="Times New Roman" w:cs="Times New Roman"/>
            <w:sz w:val="24"/>
            <w:szCs w:val="24"/>
          </w:rPr>
          <w:delText xml:space="preserve"> </w:delText>
        </w:r>
      </w:del>
      <w:r w:rsidR="005B3870" w:rsidRPr="006543A8">
        <w:rPr>
          <w:rFonts w:ascii="Times New Roman" w:hAnsi="Times New Roman" w:cs="Times New Roman"/>
          <w:sz w:val="24"/>
          <w:szCs w:val="24"/>
        </w:rPr>
        <w:t>t</w:t>
      </w:r>
      <w:r w:rsidRPr="006543A8">
        <w:rPr>
          <w:rFonts w:ascii="Times New Roman" w:hAnsi="Times New Roman" w:cs="Times New Roman"/>
          <w:sz w:val="24"/>
          <w:szCs w:val="24"/>
        </w:rPr>
        <w:t xml:space="preserve">heir prior </w:t>
      </w:r>
      <w:ins w:id="139" w:author="Wagstaff, Camille" w:date="2025-12-04T11:32:00Z" w16du:dateUtc="2025-12-04T19:32:00Z">
        <w:r w:rsidR="00C338F1">
          <w:rPr>
            <w:rFonts w:ascii="Times New Roman" w:hAnsi="Times New Roman" w:cs="Times New Roman"/>
            <w:sz w:val="24"/>
            <w:szCs w:val="24"/>
          </w:rPr>
          <w:t xml:space="preserve">plant </w:t>
        </w:r>
      </w:ins>
      <w:r w:rsidRPr="006543A8">
        <w:rPr>
          <w:rFonts w:ascii="Times New Roman" w:hAnsi="Times New Roman" w:cs="Times New Roman"/>
          <w:sz w:val="24"/>
          <w:szCs w:val="24"/>
        </w:rPr>
        <w:t>host use</w:t>
      </w:r>
      <w:r w:rsidR="00852AD6"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5B3870" w:rsidRPr="006543A8">
        <w:rPr>
          <w:rFonts w:ascii="Times New Roman" w:hAnsi="Times New Roman" w:cs="Times New Roman"/>
          <w:sz w:val="24"/>
          <w:szCs w:val="24"/>
        </w:rPr>
        <w:t xml:space="preserve"> Cooper at al. 2022</w:t>
      </w:r>
      <w:r w:rsidR="00025DF1"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Pitt et al. 2024</w:t>
      </w:r>
      <w:ins w:id="140" w:author="Wagstaff, Camille" w:date="2025-12-04T11:32:00Z" w16du:dateUtc="2025-12-04T19:32:00Z">
        <w:r w:rsidR="00C338F1">
          <w:rPr>
            <w:rFonts w:ascii="Times New Roman" w:hAnsi="Times New Roman" w:cs="Times New Roman"/>
            <w:sz w:val="24"/>
            <w:szCs w:val="24"/>
          </w:rPr>
          <w:t>, Strausbaugh et al. 2024</w:t>
        </w:r>
      </w:ins>
      <w:r w:rsidR="005B3870" w:rsidRPr="006543A8">
        <w:rPr>
          <w:rFonts w:ascii="Times New Roman" w:hAnsi="Times New Roman" w:cs="Times New Roman"/>
          <w:sz w:val="24"/>
          <w:szCs w:val="24"/>
        </w:rPr>
        <w:t>).</w:t>
      </w:r>
    </w:p>
    <w:p w14:paraId="2BF7C048" w14:textId="25325304" w:rsidR="00703B7E" w:rsidRPr="006543A8" w:rsidRDefault="00B472FC" w:rsidP="00ED5EFB">
      <w:pPr>
        <w:spacing w:after="0" w:line="480" w:lineRule="auto"/>
        <w:ind w:firstLine="540"/>
        <w:contextualSpacing/>
        <w:rPr>
          <w:rStyle w:val="normaltextrun"/>
          <w:rFonts w:ascii="Times New Roman" w:hAnsi="Times New Roman" w:cs="Times New Roman"/>
          <w:sz w:val="24"/>
          <w:szCs w:val="24"/>
        </w:rPr>
      </w:pPr>
      <w:r w:rsidRPr="006543A8">
        <w:rPr>
          <w:rFonts w:ascii="Times New Roman" w:hAnsi="Times New Roman" w:cs="Times New Roman"/>
          <w:sz w:val="24"/>
          <w:szCs w:val="24"/>
        </w:rPr>
        <w:t xml:space="preserve">Here, we leveraged molecular gut content analysis to </w:t>
      </w:r>
      <w:r w:rsidR="003C4159" w:rsidRPr="006543A8">
        <w:rPr>
          <w:rFonts w:ascii="Times New Roman" w:hAnsi="Times New Roman" w:cs="Times New Roman"/>
          <w:sz w:val="24"/>
          <w:szCs w:val="24"/>
        </w:rPr>
        <w:t xml:space="preserve">trace landscape-scale movements of </w:t>
      </w:r>
      <w:r w:rsidR="00FE742F" w:rsidRPr="006543A8">
        <w:rPr>
          <w:rFonts w:ascii="Times New Roman" w:hAnsi="Times New Roman" w:cs="Times New Roman"/>
          <w:i/>
          <w:iCs/>
          <w:sz w:val="24"/>
          <w:szCs w:val="24"/>
        </w:rPr>
        <w:t xml:space="preserve">N. tenellus </w:t>
      </w:r>
      <w:r w:rsidRPr="006543A8">
        <w:rPr>
          <w:rFonts w:ascii="Times New Roman" w:hAnsi="Times New Roman" w:cs="Times New Roman"/>
          <w:sz w:val="24"/>
          <w:szCs w:val="24"/>
        </w:rPr>
        <w:t>in</w:t>
      </w:r>
      <w:del w:id="141" w:author="Wagstaff, Camille" w:date="2025-12-30T10:58:00Z" w16du:dateUtc="2025-12-30T18:58:00Z">
        <w:r w:rsidRPr="006543A8" w:rsidDel="006B0982">
          <w:rPr>
            <w:rFonts w:ascii="Times New Roman" w:hAnsi="Times New Roman" w:cs="Times New Roman"/>
            <w:sz w:val="24"/>
            <w:szCs w:val="24"/>
          </w:rPr>
          <w:delText xml:space="preserve"> a major potato production region,</w:delText>
        </w:r>
      </w:del>
      <w:r w:rsidRPr="006543A8">
        <w:rPr>
          <w:rFonts w:ascii="Times New Roman" w:hAnsi="Times New Roman" w:cs="Times New Roman"/>
          <w:sz w:val="24"/>
          <w:szCs w:val="24"/>
        </w:rPr>
        <w:t xml:space="preserve"> the Columbia River Basin region of Washington State</w:t>
      </w:r>
      <w:del w:id="142" w:author="Wagstaff, Camille" w:date="2025-12-30T10:58:00Z" w16du:dateUtc="2025-12-30T18:58:00Z">
        <w:r w:rsidR="004409E0" w:rsidDel="006B0982">
          <w:rPr>
            <w:rFonts w:ascii="Times New Roman" w:hAnsi="Times New Roman" w:cs="Times New Roman"/>
            <w:sz w:val="24"/>
            <w:szCs w:val="24"/>
          </w:rPr>
          <w:delText>, US</w:delText>
        </w:r>
      </w:del>
      <w:r w:rsidRPr="006543A8">
        <w:rPr>
          <w:rFonts w:ascii="Times New Roman" w:hAnsi="Times New Roman" w:cs="Times New Roman"/>
          <w:sz w:val="24"/>
          <w:szCs w:val="24"/>
        </w:rPr>
        <w:t xml:space="preserve">. </w:t>
      </w:r>
      <w:r w:rsidR="003C4159" w:rsidRPr="006543A8">
        <w:rPr>
          <w:rFonts w:ascii="Times New Roman" w:hAnsi="Times New Roman" w:cs="Times New Roman"/>
          <w:sz w:val="24"/>
          <w:szCs w:val="24"/>
        </w:rPr>
        <w:t xml:space="preserve">As the sole vector of </w:t>
      </w:r>
      <w:del w:id="143" w:author="Wagstaff, Camille" w:date="2025-12-04T11:33:00Z" w16du:dateUtc="2025-12-04T19:33:00Z">
        <w:r w:rsidR="003C4159" w:rsidRPr="006543A8" w:rsidDel="00C338F1">
          <w:rPr>
            <w:rFonts w:ascii="Times New Roman" w:hAnsi="Times New Roman" w:cs="Times New Roman"/>
            <w:i/>
            <w:iCs/>
            <w:sz w:val="24"/>
            <w:szCs w:val="24"/>
          </w:rPr>
          <w:delText>Beet curly top virus</w:delText>
        </w:r>
      </w:del>
      <w:ins w:id="144" w:author="Wagstaff, Camille" w:date="2025-12-30T10:59:00Z" w16du:dateUtc="2025-12-30T18:59:00Z">
        <w:r w:rsidR="00CC498B" w:rsidRPr="00CC498B">
          <w:rPr>
            <w:rFonts w:ascii="Times New Roman" w:hAnsi="Times New Roman" w:cs="Times New Roman"/>
            <w:sz w:val="24"/>
            <w:szCs w:val="24"/>
          </w:rPr>
          <w:t xml:space="preserve"> </w:t>
        </w:r>
        <w:r w:rsidR="00CC498B">
          <w:rPr>
            <w:rFonts w:ascii="Times New Roman" w:hAnsi="Times New Roman" w:cs="Times New Roman"/>
            <w:sz w:val="24"/>
            <w:szCs w:val="24"/>
          </w:rPr>
          <w:t xml:space="preserve">beet curly top </w:t>
        </w:r>
        <w:proofErr w:type="spellStart"/>
        <w:r w:rsidR="00CC498B">
          <w:rPr>
            <w:rFonts w:ascii="Times New Roman" w:hAnsi="Times New Roman" w:cs="Times New Roman"/>
            <w:sz w:val="24"/>
            <w:szCs w:val="24"/>
          </w:rPr>
          <w:t>virus</w:t>
        </w:r>
      </w:ins>
      <w:del w:id="145" w:author="Wagstaff, Camille" w:date="2025-12-04T11:33:00Z" w16du:dateUtc="2025-12-04T19:33:00Z">
        <w:r w:rsidR="003C4159" w:rsidRPr="006543A8" w:rsidDel="00C338F1">
          <w:rPr>
            <w:rFonts w:ascii="Times New Roman" w:hAnsi="Times New Roman" w:cs="Times New Roman"/>
            <w:sz w:val="24"/>
            <w:szCs w:val="24"/>
          </w:rPr>
          <w:delText xml:space="preserve"> (</w:delText>
        </w:r>
      </w:del>
      <w:r w:rsidR="003C4159" w:rsidRPr="006543A8">
        <w:rPr>
          <w:rFonts w:ascii="Times New Roman" w:hAnsi="Times New Roman" w:cs="Times New Roman"/>
          <w:sz w:val="24"/>
          <w:szCs w:val="24"/>
        </w:rPr>
        <w:t>BCTV</w:t>
      </w:r>
      <w:proofErr w:type="spellEnd"/>
      <w:del w:id="146" w:author="Wagstaff, Camille" w:date="2025-12-04T11:33:00Z" w16du:dateUtc="2025-12-04T19:33:00Z">
        <w:r w:rsidR="003C4159" w:rsidRPr="006543A8" w:rsidDel="00C338F1">
          <w:rPr>
            <w:rFonts w:ascii="Times New Roman" w:hAnsi="Times New Roman" w:cs="Times New Roman"/>
            <w:sz w:val="24"/>
            <w:szCs w:val="24"/>
          </w:rPr>
          <w:delText>)</w:delText>
        </w:r>
      </w:del>
      <w:r w:rsidR="003C4159" w:rsidRPr="006543A8">
        <w:rPr>
          <w:rFonts w:ascii="Times New Roman" w:hAnsi="Times New Roman" w:cs="Times New Roman"/>
          <w:sz w:val="24"/>
          <w:szCs w:val="24"/>
        </w:rPr>
        <w:t>,</w:t>
      </w:r>
      <w:ins w:id="147" w:author="Wagstaff, Camille" w:date="2025-12-30T10:59:00Z" w16du:dateUtc="2025-12-30T18:59:00Z">
        <w:r w:rsidR="00201FB6">
          <w:rPr>
            <w:rFonts w:ascii="Times New Roman" w:hAnsi="Times New Roman" w:cs="Times New Roman"/>
            <w:sz w:val="24"/>
            <w:szCs w:val="24"/>
          </w:rPr>
          <w:t xml:space="preserve"> ‘</w:t>
        </w:r>
        <w:r w:rsidR="00201FB6" w:rsidRPr="00D27F55">
          <w:rPr>
            <w:rFonts w:ascii="Times New Roman" w:hAnsi="Times New Roman" w:cs="Times New Roman"/>
            <w:i/>
            <w:iCs/>
            <w:sz w:val="24"/>
            <w:szCs w:val="24"/>
          </w:rPr>
          <w:t>Candidatus</w:t>
        </w:r>
        <w:r w:rsidR="00201FB6">
          <w:rPr>
            <w:rFonts w:ascii="Times New Roman" w:hAnsi="Times New Roman" w:cs="Times New Roman"/>
            <w:sz w:val="24"/>
            <w:szCs w:val="24"/>
          </w:rPr>
          <w:t xml:space="preserve"> </w:t>
        </w:r>
        <w:r w:rsidR="00201FB6">
          <w:rPr>
            <w:rFonts w:ascii="Times New Roman" w:hAnsi="Times New Roman" w:cs="Times New Roman"/>
            <w:sz w:val="24"/>
            <w:szCs w:val="24"/>
          </w:rPr>
          <w:lastRenderedPageBreak/>
          <w:t xml:space="preserve">Phytoplasma </w:t>
        </w:r>
        <w:proofErr w:type="spellStart"/>
        <w:r w:rsidR="00201FB6">
          <w:rPr>
            <w:rFonts w:ascii="Times New Roman" w:hAnsi="Times New Roman" w:cs="Times New Roman"/>
            <w:sz w:val="24"/>
            <w:szCs w:val="24"/>
          </w:rPr>
          <w:t>trifolii</w:t>
        </w:r>
        <w:proofErr w:type="spellEnd"/>
        <w:r w:rsidR="00201FB6">
          <w:rPr>
            <w:rFonts w:ascii="Times New Roman" w:hAnsi="Times New Roman" w:cs="Times New Roman"/>
            <w:sz w:val="24"/>
            <w:szCs w:val="24"/>
          </w:rPr>
          <w:t>’</w:t>
        </w:r>
      </w:ins>
      <w:r w:rsidR="003C4159" w:rsidRPr="006543A8">
        <w:rPr>
          <w:rFonts w:ascii="Times New Roman" w:hAnsi="Times New Roman" w:cs="Times New Roman"/>
          <w:sz w:val="24"/>
          <w:szCs w:val="24"/>
        </w:rPr>
        <w:t xml:space="preserve"> </w:t>
      </w:r>
      <w:del w:id="148" w:author="Wagstaff, Camille" w:date="2025-12-04T11:33:00Z" w16du:dateUtc="2025-12-04T19:33:00Z">
        <w:r w:rsidR="003C4159" w:rsidRPr="006543A8" w:rsidDel="00C338F1">
          <w:rPr>
            <w:rFonts w:ascii="Times New Roman" w:hAnsi="Times New Roman" w:cs="Times New Roman"/>
            <w:i/>
            <w:iCs/>
            <w:sz w:val="24"/>
            <w:szCs w:val="24"/>
          </w:rPr>
          <w:delText xml:space="preserve">Candidatus </w:delText>
        </w:r>
        <w:r w:rsidR="003C4159" w:rsidRPr="006543A8" w:rsidDel="00C338F1">
          <w:rPr>
            <w:rFonts w:ascii="Times New Roman" w:hAnsi="Times New Roman" w:cs="Times New Roman"/>
            <w:sz w:val="24"/>
            <w:szCs w:val="24"/>
          </w:rPr>
          <w:delText>Phytoplasma trifolii (</w:delText>
        </w:r>
      </w:del>
      <w:r w:rsidR="003C4159" w:rsidRPr="006543A8">
        <w:rPr>
          <w:rFonts w:ascii="Times New Roman" w:hAnsi="Times New Roman" w:cs="Times New Roman"/>
          <w:sz w:val="24"/>
          <w:szCs w:val="24"/>
        </w:rPr>
        <w:t>CPt</w:t>
      </w:r>
      <w:del w:id="149" w:author="Wagstaff, Camille" w:date="2025-12-04T11:33:00Z" w16du:dateUtc="2025-12-04T19:33:00Z">
        <w:r w:rsidR="003C4159" w:rsidRPr="006543A8" w:rsidDel="00C338F1">
          <w:rPr>
            <w:rFonts w:ascii="Times New Roman" w:hAnsi="Times New Roman" w:cs="Times New Roman"/>
            <w:sz w:val="24"/>
            <w:szCs w:val="24"/>
          </w:rPr>
          <w:delText>)</w:delText>
        </w:r>
        <w:r w:rsidR="000C7993" w:rsidRPr="006543A8" w:rsidDel="00C338F1">
          <w:rPr>
            <w:rFonts w:ascii="Times New Roman" w:hAnsi="Times New Roman" w:cs="Times New Roman"/>
            <w:sz w:val="24"/>
            <w:szCs w:val="24"/>
          </w:rPr>
          <w:delText xml:space="preserve"> </w:delText>
        </w:r>
      </w:del>
      <w:r w:rsidR="001A59F0" w:rsidRPr="006543A8">
        <w:rPr>
          <w:rFonts w:ascii="Times New Roman" w:hAnsi="Times New Roman" w:cs="Times New Roman"/>
          <w:sz w:val="24"/>
          <w:szCs w:val="24"/>
        </w:rPr>
        <w:t>(</w:t>
      </w:r>
      <w:del w:id="150" w:author="Wagstaff, Camille" w:date="2025-12-30T10:59:00Z" w16du:dateUtc="2025-12-30T18:59:00Z">
        <w:r w:rsidR="001A59F0" w:rsidRPr="006543A8" w:rsidDel="00201FB6">
          <w:rPr>
            <w:rFonts w:ascii="Times New Roman" w:hAnsi="Times New Roman" w:cs="Times New Roman"/>
            <w:sz w:val="24"/>
            <w:szCs w:val="24"/>
          </w:rPr>
          <w:delText>pr</w:delText>
        </w:r>
        <w:r w:rsidR="004409E0" w:rsidDel="00201FB6">
          <w:rPr>
            <w:rFonts w:ascii="Times New Roman" w:hAnsi="Times New Roman" w:cs="Times New Roman"/>
            <w:sz w:val="24"/>
            <w:szCs w:val="24"/>
          </w:rPr>
          <w:delText xml:space="preserve">iorly </w:delText>
        </w:r>
        <w:r w:rsidR="001A59F0" w:rsidRPr="006543A8" w:rsidDel="00201FB6">
          <w:rPr>
            <w:rFonts w:ascii="Times New Roman" w:hAnsi="Times New Roman" w:cs="Times New Roman"/>
            <w:sz w:val="24"/>
            <w:szCs w:val="24"/>
          </w:rPr>
          <w:delText>known as</w:delText>
        </w:r>
      </w:del>
      <w:ins w:id="151" w:author="Wagstaff, Camille" w:date="2025-12-30T10:59:00Z" w16du:dateUtc="2025-12-30T18:59:00Z">
        <w:r w:rsidR="00201FB6">
          <w:rPr>
            <w:rFonts w:ascii="Times New Roman" w:hAnsi="Times New Roman" w:cs="Times New Roman"/>
            <w:sz w:val="24"/>
            <w:szCs w:val="24"/>
          </w:rPr>
          <w:t>i.e.,</w:t>
        </w:r>
      </w:ins>
      <w:r w:rsidR="001A59F0" w:rsidRPr="006543A8">
        <w:rPr>
          <w:rFonts w:ascii="Times New Roman" w:hAnsi="Times New Roman" w:cs="Times New Roman"/>
          <w:sz w:val="24"/>
          <w:szCs w:val="24"/>
        </w:rPr>
        <w:t xml:space="preserve"> Beet leafhopper-transmitted </w:t>
      </w:r>
      <w:proofErr w:type="spellStart"/>
      <w:r w:rsidR="001A59F0" w:rsidRPr="006543A8">
        <w:rPr>
          <w:rFonts w:ascii="Times New Roman" w:hAnsi="Times New Roman" w:cs="Times New Roman"/>
          <w:sz w:val="24"/>
          <w:szCs w:val="24"/>
        </w:rPr>
        <w:t>viresence</w:t>
      </w:r>
      <w:proofErr w:type="spellEnd"/>
      <w:r w:rsidR="001A59F0" w:rsidRPr="006543A8">
        <w:rPr>
          <w:rFonts w:ascii="Times New Roman" w:hAnsi="Times New Roman" w:cs="Times New Roman"/>
          <w:sz w:val="24"/>
          <w:szCs w:val="24"/>
        </w:rPr>
        <w:t xml:space="preserve"> agent (BLTVA)</w:t>
      </w:r>
      <w:r w:rsidR="003C4159" w:rsidRPr="006543A8">
        <w:rPr>
          <w:rFonts w:ascii="Times New Roman" w:hAnsi="Times New Roman" w:cs="Times New Roman"/>
          <w:sz w:val="24"/>
          <w:szCs w:val="24"/>
        </w:rPr>
        <w:t xml:space="preserve">, and </w:t>
      </w:r>
      <w:proofErr w:type="spellStart"/>
      <w:ins w:id="152" w:author="Wagstaff, Camille" w:date="2025-12-30T10:59:00Z" w16du:dateUtc="2025-12-30T18:59:00Z">
        <w:r w:rsidR="000137E4" w:rsidRPr="006543A8">
          <w:rPr>
            <w:rFonts w:ascii="Times New Roman" w:hAnsi="Times New Roman" w:cs="Times New Roman"/>
            <w:i/>
            <w:iCs/>
            <w:sz w:val="24"/>
            <w:szCs w:val="24"/>
          </w:rPr>
          <w:t>S</w:t>
        </w:r>
        <w:r w:rsidR="000137E4">
          <w:rPr>
            <w:rFonts w:ascii="Times New Roman" w:hAnsi="Times New Roman" w:cs="Times New Roman"/>
            <w:i/>
            <w:iCs/>
            <w:sz w:val="24"/>
            <w:szCs w:val="24"/>
          </w:rPr>
          <w:t>piroplasma</w:t>
        </w:r>
        <w:proofErr w:type="spellEnd"/>
        <w:r w:rsidR="000137E4" w:rsidRPr="006543A8">
          <w:rPr>
            <w:rFonts w:ascii="Times New Roman" w:hAnsi="Times New Roman" w:cs="Times New Roman"/>
            <w:i/>
            <w:iCs/>
            <w:sz w:val="24"/>
            <w:szCs w:val="24"/>
          </w:rPr>
          <w:t xml:space="preserve"> citri</w:t>
        </w:r>
        <w:r w:rsidR="000137E4">
          <w:rPr>
            <w:rFonts w:ascii="Times New Roman" w:hAnsi="Times New Roman" w:cs="Times New Roman"/>
            <w:sz w:val="24"/>
            <w:szCs w:val="24"/>
          </w:rPr>
          <w:t xml:space="preserve"> </w:t>
        </w:r>
      </w:ins>
      <w:del w:id="153" w:author="Wagstaff, Camille" w:date="2025-12-04T11:33:00Z" w16du:dateUtc="2025-12-04T19:33:00Z">
        <w:r w:rsidR="003C4159" w:rsidRPr="006543A8" w:rsidDel="00C338F1">
          <w:rPr>
            <w:rFonts w:ascii="Times New Roman" w:hAnsi="Times New Roman" w:cs="Times New Roman"/>
            <w:i/>
            <w:iCs/>
            <w:sz w:val="24"/>
            <w:szCs w:val="24"/>
          </w:rPr>
          <w:delText>Spiroplasma citri</w:delText>
        </w:r>
        <w:r w:rsidR="003C4159" w:rsidRPr="006543A8" w:rsidDel="00C338F1">
          <w:rPr>
            <w:rFonts w:ascii="Times New Roman" w:hAnsi="Times New Roman" w:cs="Times New Roman"/>
            <w:sz w:val="24"/>
            <w:szCs w:val="24"/>
          </w:rPr>
          <w:delText xml:space="preserve"> (</w:delText>
        </w:r>
      </w:del>
      <w:ins w:id="154" w:author="Wagstaff, Camille" w:date="2025-12-30T11:00:00Z" w16du:dateUtc="2025-12-30T19:00:00Z">
        <w:r w:rsidR="000137E4">
          <w:rPr>
            <w:rFonts w:ascii="Times New Roman" w:hAnsi="Times New Roman" w:cs="Times New Roman"/>
            <w:sz w:val="24"/>
            <w:szCs w:val="24"/>
          </w:rPr>
          <w:t>(</w:t>
        </w:r>
      </w:ins>
      <w:r w:rsidR="003C4159" w:rsidRPr="006543A8">
        <w:rPr>
          <w:rFonts w:ascii="Times New Roman" w:hAnsi="Times New Roman" w:cs="Times New Roman"/>
          <w:i/>
          <w:iCs/>
          <w:sz w:val="24"/>
          <w:szCs w:val="24"/>
        </w:rPr>
        <w:t>S. citri</w:t>
      </w:r>
      <w:ins w:id="155" w:author="Wagstaff, Camille" w:date="2025-12-30T11:00:00Z" w16du:dateUtc="2025-12-30T19:00:00Z">
        <w:r w:rsidR="000137E4" w:rsidRPr="000137E4">
          <w:rPr>
            <w:rFonts w:ascii="Times New Roman" w:hAnsi="Times New Roman" w:cs="Times New Roman"/>
            <w:sz w:val="24"/>
            <w:szCs w:val="24"/>
            <w:rPrChange w:id="156" w:author="Wagstaff, Camille" w:date="2025-12-30T11:00:00Z" w16du:dateUtc="2025-12-30T19:00:00Z">
              <w:rPr>
                <w:rFonts w:ascii="Times New Roman" w:hAnsi="Times New Roman" w:cs="Times New Roman"/>
                <w:i/>
                <w:iCs/>
                <w:sz w:val="24"/>
                <w:szCs w:val="24"/>
              </w:rPr>
            </w:rPrChange>
          </w:rPr>
          <w:t>)</w:t>
        </w:r>
      </w:ins>
      <w:del w:id="157" w:author="Wagstaff, Camille" w:date="2025-12-04T11:33:00Z" w16du:dateUtc="2025-12-04T19:33:00Z">
        <w:r w:rsidR="003C4159" w:rsidRPr="006543A8" w:rsidDel="00C338F1">
          <w:rPr>
            <w:rFonts w:ascii="Times New Roman" w:hAnsi="Times New Roman" w:cs="Times New Roman"/>
            <w:sz w:val="24"/>
            <w:szCs w:val="24"/>
          </w:rPr>
          <w:delText>)</w:delText>
        </w:r>
      </w:del>
      <w:r w:rsidR="0012197D" w:rsidRPr="006543A8">
        <w:rPr>
          <w:rFonts w:ascii="Times New Roman" w:hAnsi="Times New Roman" w:cs="Times New Roman"/>
          <w:sz w:val="24"/>
          <w:szCs w:val="24"/>
        </w:rPr>
        <w:t xml:space="preserve">, </w:t>
      </w:r>
      <w:r w:rsidR="00FE742F" w:rsidRPr="006543A8">
        <w:rPr>
          <w:rFonts w:ascii="Times New Roman" w:hAnsi="Times New Roman" w:cs="Times New Roman"/>
          <w:i/>
          <w:iCs/>
          <w:sz w:val="24"/>
          <w:szCs w:val="24"/>
        </w:rPr>
        <w:t xml:space="preserve">N. tenellus </w:t>
      </w:r>
      <w:r w:rsidR="003C4159" w:rsidRPr="006543A8">
        <w:rPr>
          <w:rFonts w:ascii="Times New Roman" w:hAnsi="Times New Roman" w:cs="Times New Roman"/>
          <w:sz w:val="24"/>
          <w:szCs w:val="24"/>
        </w:rPr>
        <w:t xml:space="preserve">facilitates pathogen spread across </w:t>
      </w:r>
      <w:del w:id="158" w:author="Wagstaff, Camille" w:date="2025-12-30T11:00:00Z" w16du:dateUtc="2025-12-30T19:00:00Z">
        <w:r w:rsidR="003C4159" w:rsidRPr="006543A8" w:rsidDel="000137E4">
          <w:rPr>
            <w:rFonts w:ascii="Times New Roman" w:hAnsi="Times New Roman" w:cs="Times New Roman"/>
            <w:sz w:val="24"/>
            <w:szCs w:val="24"/>
          </w:rPr>
          <w:delText xml:space="preserve">cropping areas throughout </w:delText>
        </w:r>
      </w:del>
      <w:r w:rsidR="003C4159" w:rsidRPr="006543A8">
        <w:rPr>
          <w:rFonts w:ascii="Times New Roman" w:hAnsi="Times New Roman" w:cs="Times New Roman"/>
          <w:sz w:val="24"/>
          <w:szCs w:val="24"/>
        </w:rPr>
        <w:t>the season</w:t>
      </w:r>
      <w:r w:rsidR="0012197D" w:rsidRPr="006543A8">
        <w:rPr>
          <w:rFonts w:ascii="Times New Roman" w:hAnsi="Times New Roman" w:cs="Times New Roman"/>
          <w:sz w:val="24"/>
          <w:szCs w:val="24"/>
        </w:rPr>
        <w:t xml:space="preserve"> (Cooper et al. 2023).</w:t>
      </w:r>
      <w:r w:rsidR="003C4159" w:rsidRPr="006543A8">
        <w:rPr>
          <w:rFonts w:ascii="Times New Roman" w:hAnsi="Times New Roman" w:cs="Times New Roman"/>
          <w:sz w:val="24"/>
          <w:szCs w:val="24"/>
        </w:rPr>
        <w:t xml:space="preserve"> </w:t>
      </w:r>
      <w:del w:id="159" w:author="Wagstaff, Camille" w:date="2025-12-30T11:00:00Z" w16du:dateUtc="2025-12-30T19:00:00Z">
        <w:r w:rsidR="003C4159" w:rsidRPr="006543A8" w:rsidDel="000137E4">
          <w:rPr>
            <w:rFonts w:ascii="Times New Roman" w:hAnsi="Times New Roman" w:cs="Times New Roman"/>
            <w:sz w:val="24"/>
            <w:szCs w:val="24"/>
          </w:rPr>
          <w:delText xml:space="preserve">Previous </w:delText>
        </w:r>
      </w:del>
      <w:ins w:id="160" w:author="Wagstaff, Camille" w:date="2025-12-30T11:00:00Z" w16du:dateUtc="2025-12-30T19:00:00Z">
        <w:r w:rsidR="000137E4">
          <w:rPr>
            <w:rFonts w:ascii="Times New Roman" w:hAnsi="Times New Roman" w:cs="Times New Roman"/>
            <w:sz w:val="24"/>
            <w:szCs w:val="24"/>
          </w:rPr>
          <w:t>M</w:t>
        </w:r>
      </w:ins>
      <w:del w:id="161" w:author="Wagstaff, Camille" w:date="2025-12-30T11:00:00Z" w16du:dateUtc="2025-12-30T19:00:00Z">
        <w:r w:rsidR="003C4159" w:rsidRPr="006543A8" w:rsidDel="000137E4">
          <w:rPr>
            <w:rFonts w:ascii="Times New Roman" w:hAnsi="Times New Roman" w:cs="Times New Roman"/>
            <w:sz w:val="24"/>
            <w:szCs w:val="24"/>
          </w:rPr>
          <w:delText>m</w:delText>
        </w:r>
      </w:del>
      <w:r w:rsidR="003C4159" w:rsidRPr="006543A8">
        <w:rPr>
          <w:rFonts w:ascii="Times New Roman" w:hAnsi="Times New Roman" w:cs="Times New Roman"/>
          <w:sz w:val="24"/>
          <w:szCs w:val="24"/>
        </w:rPr>
        <w:t xml:space="preserve">onitoring suggests that wild Brassicaceae species serve as overwintering reservoirs, while </w:t>
      </w:r>
      <w:proofErr w:type="spellStart"/>
      <w:r w:rsidR="003C4159" w:rsidRPr="006543A8">
        <w:rPr>
          <w:rFonts w:ascii="Times New Roman" w:hAnsi="Times New Roman" w:cs="Times New Roman"/>
          <w:sz w:val="24"/>
          <w:szCs w:val="24"/>
        </w:rPr>
        <w:t>Amaranthaceae</w:t>
      </w:r>
      <w:proofErr w:type="spellEnd"/>
      <w:r w:rsidR="003C4159" w:rsidRPr="006543A8">
        <w:rPr>
          <w:rFonts w:ascii="Times New Roman" w:hAnsi="Times New Roman" w:cs="Times New Roman"/>
          <w:sz w:val="24"/>
          <w:szCs w:val="24"/>
        </w:rPr>
        <w:t xml:space="preserve"> species support</w:t>
      </w:r>
      <w:del w:id="162" w:author="Wagstaff, Camille" w:date="2025-12-30T11:01:00Z" w16du:dateUtc="2025-12-30T19:01:00Z">
        <w:r w:rsidR="003C4159" w:rsidRPr="006543A8" w:rsidDel="00BA213A">
          <w:rPr>
            <w:rFonts w:ascii="Times New Roman" w:hAnsi="Times New Roman" w:cs="Times New Roman"/>
            <w:sz w:val="24"/>
            <w:szCs w:val="24"/>
          </w:rPr>
          <w:delText xml:space="preserve"> leafhopper</w:delText>
        </w:r>
      </w:del>
      <w:r w:rsidR="003C4159" w:rsidRPr="006543A8">
        <w:rPr>
          <w:rFonts w:ascii="Times New Roman" w:hAnsi="Times New Roman" w:cs="Times New Roman"/>
          <w:sz w:val="24"/>
          <w:szCs w:val="24"/>
        </w:rPr>
        <w:t xml:space="preserve"> populations during the growing season (Horton et al. 2018). </w:t>
      </w:r>
      <w:r w:rsidR="00852AD6" w:rsidRPr="006543A8">
        <w:rPr>
          <w:rFonts w:ascii="Times New Roman" w:hAnsi="Times New Roman" w:cs="Times New Roman"/>
          <w:sz w:val="24"/>
          <w:szCs w:val="24"/>
        </w:rPr>
        <w:t xml:space="preserve">However, it is still </w:t>
      </w:r>
      <w:del w:id="163" w:author="Wagstaff, Camille" w:date="2025-12-30T11:01:00Z" w16du:dateUtc="2025-12-30T19:01:00Z">
        <w:r w:rsidR="00852AD6" w:rsidRPr="006543A8" w:rsidDel="00BA213A">
          <w:rPr>
            <w:rFonts w:ascii="Times New Roman" w:hAnsi="Times New Roman" w:cs="Times New Roman"/>
            <w:sz w:val="24"/>
            <w:szCs w:val="24"/>
          </w:rPr>
          <w:delText xml:space="preserve">relatively </w:delText>
        </w:r>
      </w:del>
      <w:r w:rsidR="00852AD6" w:rsidRPr="006543A8">
        <w:rPr>
          <w:rFonts w:ascii="Times New Roman" w:hAnsi="Times New Roman" w:cs="Times New Roman"/>
          <w:sz w:val="24"/>
          <w:szCs w:val="24"/>
        </w:rPr>
        <w:t xml:space="preserve">unknown which non-crop and crop hosts are </w:t>
      </w:r>
      <w:ins w:id="164" w:author="Wagstaff, Camille" w:date="2025-12-30T12:16:00Z" w16du:dateUtc="2025-12-30T20:16:00Z">
        <w:r w:rsidR="00745B37">
          <w:rPr>
            <w:rFonts w:ascii="Times New Roman" w:hAnsi="Times New Roman" w:cs="Times New Roman"/>
            <w:sz w:val="24"/>
            <w:szCs w:val="24"/>
          </w:rPr>
          <w:t xml:space="preserve">primary </w:t>
        </w:r>
      </w:ins>
      <w:del w:id="165" w:author="Wagstaff, Camille" w:date="2025-12-30T12:16:00Z" w16du:dateUtc="2025-12-30T20:16:00Z">
        <w:r w:rsidR="00852AD6" w:rsidRPr="006543A8" w:rsidDel="00745B37">
          <w:rPr>
            <w:rFonts w:ascii="Times New Roman" w:hAnsi="Times New Roman" w:cs="Times New Roman"/>
            <w:sz w:val="24"/>
            <w:szCs w:val="24"/>
          </w:rPr>
          <w:delText>most associated with</w:delText>
        </w:r>
        <w:r w:rsidR="00C75D24" w:rsidRPr="006543A8" w:rsidDel="00745B37">
          <w:rPr>
            <w:rFonts w:ascii="Times New Roman" w:hAnsi="Times New Roman" w:cs="Times New Roman"/>
            <w:sz w:val="24"/>
            <w:szCs w:val="24"/>
          </w:rPr>
          <w:delText xml:space="preserve"> </w:delText>
        </w:r>
      </w:del>
      <w:r w:rsidR="00852AD6" w:rsidRPr="006543A8">
        <w:rPr>
          <w:rFonts w:ascii="Times New Roman" w:hAnsi="Times New Roman" w:cs="Times New Roman"/>
          <w:sz w:val="24"/>
          <w:szCs w:val="24"/>
        </w:rPr>
        <w:t>pathogen</w:t>
      </w:r>
      <w:ins w:id="166" w:author="Wagstaff, Camille" w:date="2025-12-30T12:16:00Z" w16du:dateUtc="2025-12-30T20:16:00Z">
        <w:r w:rsidR="00745B37">
          <w:rPr>
            <w:rFonts w:ascii="Times New Roman" w:hAnsi="Times New Roman" w:cs="Times New Roman"/>
            <w:sz w:val="24"/>
            <w:szCs w:val="24"/>
          </w:rPr>
          <w:t xml:space="preserve"> reservoir</w:t>
        </w:r>
      </w:ins>
      <w:r w:rsidR="00852AD6" w:rsidRPr="006543A8">
        <w:rPr>
          <w:rFonts w:ascii="Times New Roman" w:hAnsi="Times New Roman" w:cs="Times New Roman"/>
          <w:sz w:val="24"/>
          <w:szCs w:val="24"/>
        </w:rPr>
        <w:t xml:space="preserve">s. </w:t>
      </w:r>
      <w:r w:rsidR="003C4159" w:rsidRPr="006543A8">
        <w:rPr>
          <w:rFonts w:ascii="Times New Roman" w:hAnsi="Times New Roman" w:cs="Times New Roman"/>
          <w:sz w:val="24"/>
          <w:szCs w:val="24"/>
        </w:rPr>
        <w:t xml:space="preserve">Over three years, we analyzed </w:t>
      </w:r>
      <w:ins w:id="167" w:author="Wagstaff, Camille" w:date="2025-12-30T12:16:00Z" w16du:dateUtc="2025-12-30T20:16:00Z">
        <w:r w:rsidR="00745B37">
          <w:rPr>
            <w:rFonts w:ascii="Times New Roman" w:hAnsi="Times New Roman" w:cs="Times New Roman"/>
            <w:sz w:val="24"/>
            <w:szCs w:val="24"/>
          </w:rPr>
          <w:t xml:space="preserve">gut contents from </w:t>
        </w:r>
      </w:ins>
      <w:r w:rsidR="00F116B7" w:rsidRPr="006543A8">
        <w:rPr>
          <w:rFonts w:ascii="Times New Roman" w:hAnsi="Times New Roman" w:cs="Times New Roman"/>
          <w:sz w:val="24"/>
          <w:szCs w:val="24"/>
        </w:rPr>
        <w:t>230</w:t>
      </w:r>
      <w:r w:rsidR="003C4159" w:rsidRPr="006543A8">
        <w:rPr>
          <w:rFonts w:ascii="Times New Roman" w:hAnsi="Times New Roman" w:cs="Times New Roman"/>
          <w:sz w:val="24"/>
          <w:szCs w:val="24"/>
        </w:rPr>
        <w:t xml:space="preserve"> adult </w:t>
      </w:r>
      <w:r w:rsidR="00FE742F" w:rsidRPr="006543A8">
        <w:rPr>
          <w:rFonts w:ascii="Times New Roman" w:hAnsi="Times New Roman" w:cs="Times New Roman"/>
          <w:i/>
          <w:iCs/>
          <w:sz w:val="24"/>
          <w:szCs w:val="24"/>
        </w:rPr>
        <w:t>N. tenellus</w:t>
      </w:r>
      <w:r w:rsidR="003C4159" w:rsidRPr="006543A8">
        <w:rPr>
          <w:rFonts w:ascii="Times New Roman" w:hAnsi="Times New Roman" w:cs="Times New Roman"/>
          <w:sz w:val="24"/>
          <w:szCs w:val="24"/>
        </w:rPr>
        <w:t xml:space="preserve"> </w:t>
      </w:r>
      <w:del w:id="168" w:author="Wagstaff, Camille" w:date="2025-12-30T11:01:00Z" w16du:dateUtc="2025-12-30T19:01:00Z">
        <w:r w:rsidR="003C4159" w:rsidRPr="006543A8" w:rsidDel="00BA213A">
          <w:rPr>
            <w:rFonts w:ascii="Times New Roman" w:hAnsi="Times New Roman" w:cs="Times New Roman"/>
            <w:sz w:val="24"/>
            <w:szCs w:val="24"/>
          </w:rPr>
          <w:delText xml:space="preserve">collected </w:delText>
        </w:r>
      </w:del>
      <w:r w:rsidR="003C4159" w:rsidRPr="006543A8">
        <w:rPr>
          <w:rFonts w:ascii="Times New Roman" w:hAnsi="Times New Roman" w:cs="Times New Roman"/>
          <w:sz w:val="24"/>
          <w:szCs w:val="24"/>
        </w:rPr>
        <w:t xml:space="preserve">from 15 sites </w:t>
      </w:r>
      <w:del w:id="169" w:author="Wagstaff, Camille" w:date="2025-12-30T11:01:00Z" w16du:dateUtc="2025-12-30T19:01:00Z">
        <w:r w:rsidR="003C4159" w:rsidRPr="006543A8" w:rsidDel="00BA213A">
          <w:rPr>
            <w:rFonts w:ascii="Times New Roman" w:hAnsi="Times New Roman" w:cs="Times New Roman"/>
            <w:sz w:val="24"/>
            <w:szCs w:val="24"/>
          </w:rPr>
          <w:delText xml:space="preserve">across the Columbia Basin </w:delText>
        </w:r>
      </w:del>
      <w:r w:rsidR="003C4159" w:rsidRPr="006543A8">
        <w:rPr>
          <w:rFonts w:ascii="Times New Roman" w:hAnsi="Times New Roman" w:cs="Times New Roman"/>
          <w:sz w:val="24"/>
          <w:szCs w:val="24"/>
        </w:rPr>
        <w:t xml:space="preserve">to </w:t>
      </w:r>
      <w:del w:id="170" w:author="Wagstaff, Camille" w:date="2025-12-30T11:01:00Z" w16du:dateUtc="2025-12-30T19:01:00Z">
        <w:r w:rsidR="003C4159" w:rsidRPr="006543A8" w:rsidDel="00BA213A">
          <w:rPr>
            <w:rFonts w:ascii="Times New Roman" w:hAnsi="Times New Roman" w:cs="Times New Roman"/>
            <w:sz w:val="24"/>
            <w:szCs w:val="24"/>
          </w:rPr>
          <w:delText xml:space="preserve">determine </w:delText>
        </w:r>
      </w:del>
      <w:ins w:id="171" w:author="Wagstaff, Camille" w:date="2025-12-30T11:01:00Z" w16du:dateUtc="2025-12-30T19:01:00Z">
        <w:r w:rsidR="00BA213A">
          <w:rPr>
            <w:rFonts w:ascii="Times New Roman" w:hAnsi="Times New Roman" w:cs="Times New Roman"/>
            <w:sz w:val="24"/>
            <w:szCs w:val="24"/>
          </w:rPr>
          <w:t xml:space="preserve">assess </w:t>
        </w:r>
      </w:ins>
      <w:r w:rsidR="003C4159" w:rsidRPr="006543A8">
        <w:rPr>
          <w:rFonts w:ascii="Times New Roman" w:hAnsi="Times New Roman" w:cs="Times New Roman"/>
          <w:sz w:val="24"/>
          <w:szCs w:val="24"/>
        </w:rPr>
        <w:t xml:space="preserve">seasonal host use and pathogen incidence. </w:t>
      </w:r>
      <w:ins w:id="172" w:author="Wagstaff, Camille" w:date="2025-12-04T11:39:00Z">
        <w:r w:rsidR="00C338F1" w:rsidRPr="00C338F1">
          <w:rPr>
            <w:rFonts w:ascii="Times New Roman" w:hAnsi="Times New Roman" w:cs="Times New Roman"/>
            <w:sz w:val="24"/>
            <w:szCs w:val="24"/>
          </w:rPr>
          <w:t xml:space="preserve">This knowledge supports improved vector management by identifying peak periods of </w:t>
        </w:r>
        <w:r w:rsidR="00C338F1" w:rsidRPr="00C338F1">
          <w:rPr>
            <w:rFonts w:ascii="Times New Roman" w:hAnsi="Times New Roman" w:cs="Times New Roman"/>
            <w:i/>
            <w:iCs/>
            <w:sz w:val="24"/>
            <w:szCs w:val="24"/>
          </w:rPr>
          <w:t>N. tenellus</w:t>
        </w:r>
        <w:r w:rsidR="00C338F1" w:rsidRPr="00C338F1">
          <w:rPr>
            <w:rFonts w:ascii="Times New Roman" w:hAnsi="Times New Roman" w:cs="Times New Roman"/>
            <w:sz w:val="24"/>
            <w:szCs w:val="24"/>
          </w:rPr>
          <w:t xml:space="preserve"> activity and pathogen carriage, </w:t>
        </w:r>
      </w:ins>
      <w:ins w:id="173" w:author="Wagstaff, Camille" w:date="2025-12-30T12:16:00Z" w16du:dateUtc="2025-12-30T20:16:00Z">
        <w:r w:rsidR="00745B37">
          <w:rPr>
            <w:rFonts w:ascii="Times New Roman" w:hAnsi="Times New Roman" w:cs="Times New Roman"/>
            <w:sz w:val="24"/>
            <w:szCs w:val="24"/>
          </w:rPr>
          <w:t>informing</w:t>
        </w:r>
      </w:ins>
      <w:ins w:id="174" w:author="Wagstaff, Camille" w:date="2025-12-04T11:39:00Z">
        <w:r w:rsidR="00C338F1" w:rsidRPr="00C338F1">
          <w:rPr>
            <w:rFonts w:ascii="Times New Roman" w:hAnsi="Times New Roman" w:cs="Times New Roman"/>
            <w:sz w:val="24"/>
            <w:szCs w:val="24"/>
          </w:rPr>
          <w:t xml:space="preserve"> pesticide </w:t>
        </w:r>
      </w:ins>
      <w:ins w:id="175" w:author="Wagstaff, Camille" w:date="2025-12-30T12:16:00Z" w16du:dateUtc="2025-12-30T20:16:00Z">
        <w:r w:rsidR="00745B37">
          <w:rPr>
            <w:rFonts w:ascii="Times New Roman" w:hAnsi="Times New Roman" w:cs="Times New Roman"/>
            <w:sz w:val="24"/>
            <w:szCs w:val="24"/>
          </w:rPr>
          <w:t>application</w:t>
        </w:r>
      </w:ins>
      <w:ins w:id="176" w:author="Wagstaff, Camille" w:date="2025-12-04T11:39:00Z">
        <w:r w:rsidR="00C338F1" w:rsidRPr="00C338F1">
          <w:rPr>
            <w:rFonts w:ascii="Times New Roman" w:hAnsi="Times New Roman" w:cs="Times New Roman"/>
            <w:sz w:val="24"/>
            <w:szCs w:val="24"/>
          </w:rPr>
          <w:t xml:space="preserve"> </w:t>
        </w:r>
      </w:ins>
      <w:ins w:id="177" w:author="Wagstaff, Camille" w:date="2025-12-30T12:17:00Z" w16du:dateUtc="2025-12-30T20:17:00Z">
        <w:r w:rsidR="00745B37">
          <w:rPr>
            <w:rFonts w:ascii="Times New Roman" w:hAnsi="Times New Roman" w:cs="Times New Roman"/>
            <w:sz w:val="24"/>
            <w:szCs w:val="24"/>
          </w:rPr>
          <w:t>at times of peak pathogen transmission activity</w:t>
        </w:r>
      </w:ins>
      <w:ins w:id="178" w:author="Wagstaff, Camille" w:date="2025-12-30T11:01:00Z" w16du:dateUtc="2025-12-30T19:01:00Z">
        <w:r w:rsidR="001432EE">
          <w:rPr>
            <w:rFonts w:ascii="Times New Roman" w:hAnsi="Times New Roman" w:cs="Times New Roman"/>
            <w:sz w:val="24"/>
            <w:szCs w:val="24"/>
          </w:rPr>
          <w:t xml:space="preserve">. </w:t>
        </w:r>
      </w:ins>
      <w:ins w:id="179" w:author="Wagstaff, Camille" w:date="2025-12-30T12:17:00Z" w16du:dateUtc="2025-12-30T20:17:00Z">
        <w:r w:rsidR="00745B37">
          <w:rPr>
            <w:rFonts w:ascii="Times New Roman" w:hAnsi="Times New Roman" w:cs="Times New Roman"/>
            <w:sz w:val="24"/>
            <w:szCs w:val="24"/>
          </w:rPr>
          <w:t>This study</w:t>
        </w:r>
      </w:ins>
      <w:ins w:id="180" w:author="Wagstaff, Camille" w:date="2025-12-04T11:39:00Z">
        <w:r w:rsidR="00C338F1" w:rsidRPr="00C338F1">
          <w:rPr>
            <w:rFonts w:ascii="Times New Roman" w:hAnsi="Times New Roman" w:cs="Times New Roman"/>
            <w:sz w:val="24"/>
            <w:szCs w:val="24"/>
          </w:rPr>
          <w:t xml:space="preserve"> also highlights key non-crop host plants that maintain </w:t>
        </w:r>
      </w:ins>
      <w:ins w:id="181" w:author="Wagstaff, Camille" w:date="2025-12-30T12:17:00Z" w16du:dateUtc="2025-12-30T20:17:00Z">
        <w:r w:rsidR="00745B37" w:rsidRPr="00FD0C09">
          <w:rPr>
            <w:rFonts w:ascii="Times New Roman" w:hAnsi="Times New Roman" w:cs="Times New Roman"/>
            <w:i/>
            <w:iCs/>
            <w:sz w:val="24"/>
            <w:szCs w:val="24"/>
          </w:rPr>
          <w:t>N. tenellus</w:t>
        </w:r>
        <w:r w:rsidR="00745B37" w:rsidRPr="00FD0C09">
          <w:rPr>
            <w:rFonts w:ascii="Times New Roman" w:hAnsi="Times New Roman" w:cs="Times New Roman"/>
            <w:sz w:val="24"/>
            <w:szCs w:val="24"/>
          </w:rPr>
          <w:t xml:space="preserve"> </w:t>
        </w:r>
        <w:r w:rsidR="00745B37">
          <w:rPr>
            <w:rFonts w:ascii="Times New Roman" w:hAnsi="Times New Roman" w:cs="Times New Roman"/>
            <w:sz w:val="24"/>
            <w:szCs w:val="24"/>
          </w:rPr>
          <w:t>and pathogen</w:t>
        </w:r>
      </w:ins>
      <w:ins w:id="182" w:author="Wagstaff, Camille" w:date="2025-12-04T11:39:00Z">
        <w:r w:rsidR="00C338F1" w:rsidRPr="00C338F1">
          <w:rPr>
            <w:rFonts w:ascii="Times New Roman" w:hAnsi="Times New Roman" w:cs="Times New Roman"/>
            <w:sz w:val="24"/>
            <w:szCs w:val="24"/>
          </w:rPr>
          <w:t xml:space="preserve"> populations, </w:t>
        </w:r>
      </w:ins>
      <w:ins w:id="183" w:author="Wagstaff, Camille" w:date="2025-12-30T12:17:00Z" w16du:dateUtc="2025-12-30T20:17:00Z">
        <w:r w:rsidR="00745B37">
          <w:rPr>
            <w:rFonts w:ascii="Times New Roman" w:hAnsi="Times New Roman" w:cs="Times New Roman"/>
            <w:sz w:val="24"/>
            <w:szCs w:val="24"/>
          </w:rPr>
          <w:t>that could support</w:t>
        </w:r>
      </w:ins>
      <w:ins w:id="184" w:author="Wagstaff, Camille" w:date="2025-12-04T11:39:00Z">
        <w:r w:rsidR="00C338F1" w:rsidRPr="00C338F1">
          <w:rPr>
            <w:rFonts w:ascii="Times New Roman" w:hAnsi="Times New Roman" w:cs="Times New Roman"/>
            <w:sz w:val="24"/>
            <w:szCs w:val="24"/>
          </w:rPr>
          <w:t xml:space="preserve"> targeted weed management </w:t>
        </w:r>
      </w:ins>
      <w:ins w:id="185" w:author="Wagstaff, Camille" w:date="2025-12-04T11:40:00Z" w16du:dateUtc="2025-12-04T19:40:00Z">
        <w:r w:rsidR="00C338F1">
          <w:rPr>
            <w:rFonts w:ascii="Times New Roman" w:hAnsi="Times New Roman" w:cs="Times New Roman"/>
            <w:sz w:val="24"/>
            <w:szCs w:val="24"/>
          </w:rPr>
          <w:t>for</w:t>
        </w:r>
      </w:ins>
      <w:ins w:id="186" w:author="Wagstaff, Camille" w:date="2025-12-04T11:39:00Z">
        <w:r w:rsidR="00C338F1" w:rsidRPr="00C338F1">
          <w:rPr>
            <w:rFonts w:ascii="Times New Roman" w:hAnsi="Times New Roman" w:cs="Times New Roman"/>
            <w:sz w:val="24"/>
            <w:szCs w:val="24"/>
          </w:rPr>
          <w:t xml:space="preserve"> inoculum reduction. Collectively, </w:t>
        </w:r>
      </w:ins>
      <w:ins w:id="187" w:author="Wagstaff, Camille" w:date="2025-12-30T12:17:00Z" w16du:dateUtc="2025-12-30T20:17:00Z">
        <w:r w:rsidR="00745B37">
          <w:rPr>
            <w:rFonts w:ascii="Times New Roman" w:hAnsi="Times New Roman" w:cs="Times New Roman"/>
            <w:sz w:val="24"/>
            <w:szCs w:val="24"/>
          </w:rPr>
          <w:t>timely pestici</w:t>
        </w:r>
      </w:ins>
      <w:ins w:id="188" w:author="Wagstaff, Camille" w:date="2025-12-30T12:18:00Z" w16du:dateUtc="2025-12-30T20:18:00Z">
        <w:r w:rsidR="00745B37">
          <w:rPr>
            <w:rFonts w:ascii="Times New Roman" w:hAnsi="Times New Roman" w:cs="Times New Roman"/>
            <w:sz w:val="24"/>
            <w:szCs w:val="24"/>
          </w:rPr>
          <w:t>de</w:t>
        </w:r>
      </w:ins>
      <w:ins w:id="189" w:author="Wagstaff, Camille" w:date="2025-12-04T11:39:00Z">
        <w:r w:rsidR="00C338F1" w:rsidRPr="00C338F1">
          <w:rPr>
            <w:rFonts w:ascii="Times New Roman" w:hAnsi="Times New Roman" w:cs="Times New Roman"/>
            <w:sz w:val="24"/>
            <w:szCs w:val="24"/>
          </w:rPr>
          <w:t xml:space="preserve"> application</w:t>
        </w:r>
      </w:ins>
      <w:ins w:id="190" w:author="Wagstaff, Camille" w:date="2025-12-30T12:18:00Z" w16du:dateUtc="2025-12-30T20:18:00Z">
        <w:r w:rsidR="00745B37">
          <w:rPr>
            <w:rFonts w:ascii="Times New Roman" w:hAnsi="Times New Roman" w:cs="Times New Roman"/>
            <w:sz w:val="24"/>
            <w:szCs w:val="24"/>
          </w:rPr>
          <w:t xml:space="preserve"> and weed removal could</w:t>
        </w:r>
      </w:ins>
      <w:ins w:id="191" w:author="Wagstaff, Camille" w:date="2025-12-04T11:39:00Z">
        <w:r w:rsidR="00C338F1" w:rsidRPr="00C338F1">
          <w:rPr>
            <w:rFonts w:ascii="Times New Roman" w:hAnsi="Times New Roman" w:cs="Times New Roman"/>
            <w:sz w:val="24"/>
            <w:szCs w:val="24"/>
          </w:rPr>
          <w:t xml:space="preserve"> reduce vector pressure and disease incidence in susceptible crops.</w:t>
        </w:r>
      </w:ins>
      <w:del w:id="192" w:author="Wagstaff, Camille" w:date="2025-12-04T11:39:00Z" w16du:dateUtc="2025-12-04T19:39:00Z">
        <w:r w:rsidR="003C4159" w:rsidRPr="006543A8" w:rsidDel="00C338F1">
          <w:rPr>
            <w:rFonts w:ascii="Times New Roman" w:hAnsi="Times New Roman" w:cs="Times New Roman"/>
            <w:sz w:val="24"/>
            <w:szCs w:val="24"/>
          </w:rPr>
          <w:delText xml:space="preserve">This knowledge can enhance targeted control measures and mitigate crop losses associated with leafhopper-borne </w:delText>
        </w:r>
        <w:r w:rsidR="00852AD6" w:rsidRPr="006543A8" w:rsidDel="00C338F1">
          <w:rPr>
            <w:rFonts w:ascii="Times New Roman" w:hAnsi="Times New Roman" w:cs="Times New Roman"/>
            <w:sz w:val="24"/>
            <w:szCs w:val="24"/>
          </w:rPr>
          <w:delText xml:space="preserve">pathogens and associated crop </w:delText>
        </w:r>
        <w:r w:rsidR="003C4159" w:rsidRPr="006543A8" w:rsidDel="00C338F1">
          <w:rPr>
            <w:rFonts w:ascii="Times New Roman" w:hAnsi="Times New Roman" w:cs="Times New Roman"/>
            <w:sz w:val="24"/>
            <w:szCs w:val="24"/>
          </w:rPr>
          <w:delText>diseases.</w:delText>
        </w:r>
      </w:del>
    </w:p>
    <w:p w14:paraId="205237D7" w14:textId="77777777" w:rsidR="00ED5EFB" w:rsidRPr="006543A8" w:rsidRDefault="00ED5EFB" w:rsidP="00ED5EFB">
      <w:pPr>
        <w:spacing w:after="0" w:line="480" w:lineRule="auto"/>
        <w:ind w:firstLine="540"/>
        <w:contextualSpacing/>
        <w:rPr>
          <w:rStyle w:val="normaltextrun"/>
          <w:rFonts w:ascii="Times New Roman" w:hAnsi="Times New Roman" w:cs="Times New Roman"/>
          <w:sz w:val="24"/>
          <w:szCs w:val="24"/>
        </w:rPr>
      </w:pPr>
    </w:p>
    <w:p w14:paraId="49DD218F" w14:textId="059B256F" w:rsidR="003D4F8C" w:rsidRPr="006543A8" w:rsidRDefault="003D4F8C" w:rsidP="002A22D6">
      <w:pPr>
        <w:spacing w:after="0" w:line="480" w:lineRule="auto"/>
        <w:contextualSpacing/>
        <w:rPr>
          <w:rFonts w:ascii="Times New Roman" w:hAnsi="Times New Roman" w:cs="Times New Roman"/>
          <w:b/>
          <w:bCs/>
          <w:sz w:val="24"/>
          <w:szCs w:val="24"/>
        </w:rPr>
      </w:pPr>
      <w:r w:rsidRPr="006543A8">
        <w:rPr>
          <w:rFonts w:ascii="Times New Roman" w:hAnsi="Times New Roman" w:cs="Times New Roman"/>
          <w:b/>
          <w:bCs/>
          <w:sz w:val="24"/>
          <w:szCs w:val="24"/>
        </w:rPr>
        <w:t>Materials &amp; Methods</w:t>
      </w:r>
      <w:r w:rsidR="00D76D9B" w:rsidRPr="006543A8">
        <w:rPr>
          <w:rFonts w:ascii="Times New Roman" w:hAnsi="Times New Roman" w:cs="Times New Roman"/>
          <w:b/>
          <w:bCs/>
          <w:sz w:val="24"/>
          <w:szCs w:val="24"/>
        </w:rPr>
        <w:t>:</w:t>
      </w:r>
    </w:p>
    <w:p w14:paraId="3317704E" w14:textId="108FD8FD" w:rsidR="00640E7F" w:rsidRPr="006543A8" w:rsidRDefault="00640E7F"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Study system</w:t>
      </w:r>
    </w:p>
    <w:p w14:paraId="56AE5762" w14:textId="1E9B880D" w:rsidR="001C6A75" w:rsidRPr="006543A8" w:rsidRDefault="00D76D9B" w:rsidP="00581467">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Leafhopper-transmitted pathogens threat</w:t>
      </w:r>
      <w:r w:rsidR="001C6A75" w:rsidRPr="006543A8">
        <w:rPr>
          <w:rFonts w:ascii="Times New Roman" w:hAnsi="Times New Roman" w:cs="Times New Roman"/>
          <w:sz w:val="24"/>
          <w:szCs w:val="24"/>
        </w:rPr>
        <w:t>en</w:t>
      </w:r>
      <w:r w:rsidRPr="006543A8">
        <w:rPr>
          <w:rFonts w:ascii="Times New Roman" w:hAnsi="Times New Roman" w:cs="Times New Roman"/>
          <w:sz w:val="24"/>
          <w:szCs w:val="24"/>
        </w:rPr>
        <w:t xml:space="preserve"> </w:t>
      </w:r>
      <w:r w:rsidR="00852AD6" w:rsidRPr="006543A8">
        <w:rPr>
          <w:rFonts w:ascii="Times New Roman" w:hAnsi="Times New Roman" w:cs="Times New Roman"/>
          <w:sz w:val="24"/>
          <w:szCs w:val="24"/>
        </w:rPr>
        <w:t>many</w:t>
      </w:r>
      <w:r w:rsidRPr="006543A8">
        <w:rPr>
          <w:rFonts w:ascii="Times New Roman" w:hAnsi="Times New Roman" w:cs="Times New Roman"/>
          <w:sz w:val="24"/>
          <w:szCs w:val="24"/>
        </w:rPr>
        <w:t xml:space="preserve"> crops in the western United States, including potatoes and seed crops such as sugar beet, carrot, spinach, </w:t>
      </w:r>
      <w:r w:rsidR="006D63F0">
        <w:rPr>
          <w:rFonts w:ascii="Times New Roman" w:hAnsi="Times New Roman" w:cs="Times New Roman"/>
          <w:sz w:val="24"/>
          <w:szCs w:val="24"/>
        </w:rPr>
        <w:t xml:space="preserve">and </w:t>
      </w:r>
      <w:r w:rsidRPr="006543A8">
        <w:rPr>
          <w:rFonts w:ascii="Times New Roman" w:hAnsi="Times New Roman" w:cs="Times New Roman"/>
          <w:sz w:val="24"/>
          <w:szCs w:val="24"/>
        </w:rPr>
        <w:t>hemp (</w:t>
      </w:r>
      <w:r w:rsidR="00537BDB" w:rsidRPr="006543A8">
        <w:rPr>
          <w:rFonts w:ascii="Times New Roman" w:hAnsi="Times New Roman" w:cs="Times New Roman"/>
          <w:sz w:val="24"/>
          <w:szCs w:val="24"/>
        </w:rPr>
        <w:t>Soto and Gilbertson 2003</w:t>
      </w:r>
      <w:r w:rsidR="00537BDB">
        <w:rPr>
          <w:rFonts w:ascii="Times New Roman" w:hAnsi="Times New Roman" w:cs="Times New Roman"/>
          <w:sz w:val="24"/>
          <w:szCs w:val="24"/>
        </w:rPr>
        <w:t xml:space="preserve">; </w:t>
      </w:r>
      <w:proofErr w:type="spellStart"/>
      <w:r w:rsidR="00025DF1" w:rsidRPr="006543A8">
        <w:rPr>
          <w:rFonts w:ascii="Times New Roman" w:hAnsi="Times New Roman" w:cs="Times New Roman"/>
          <w:sz w:val="24"/>
          <w:szCs w:val="24"/>
        </w:rPr>
        <w:t>Munyaneza</w:t>
      </w:r>
      <w:proofErr w:type="spellEnd"/>
      <w:r w:rsidR="00025DF1" w:rsidRPr="006543A8">
        <w:rPr>
          <w:rFonts w:ascii="Times New Roman" w:hAnsi="Times New Roman" w:cs="Times New Roman"/>
          <w:sz w:val="24"/>
          <w:szCs w:val="24"/>
        </w:rPr>
        <w:t xml:space="preserve"> et al. 2006a; </w:t>
      </w:r>
      <w:r w:rsidRPr="006543A8">
        <w:rPr>
          <w:rFonts w:ascii="Times New Roman" w:hAnsi="Times New Roman" w:cs="Times New Roman"/>
          <w:sz w:val="24"/>
          <w:szCs w:val="24"/>
        </w:rPr>
        <w:t>Rondon and Murphy 2016;</w:t>
      </w:r>
      <w:r w:rsidR="00537BDB">
        <w:rPr>
          <w:rFonts w:ascii="Times New Roman" w:hAnsi="Times New Roman" w:cs="Times New Roman"/>
          <w:sz w:val="24"/>
          <w:szCs w:val="24"/>
        </w:rPr>
        <w:t xml:space="preserve"> </w:t>
      </w:r>
      <w:ins w:id="193" w:author="Wagstaff, Camille" w:date="2025-12-04T11:44:00Z" w16du:dateUtc="2025-12-04T19:44:00Z">
        <w:r w:rsidR="00C338F1" w:rsidRPr="000C2740">
          <w:rPr>
            <w:rFonts w:ascii="Times New Roman" w:hAnsi="Times New Roman" w:cs="Times New Roman"/>
            <w:sz w:val="24"/>
            <w:szCs w:val="24"/>
          </w:rPr>
          <w:t>Giladi et al. 2020</w:t>
        </w:r>
      </w:ins>
      <w:del w:id="194" w:author="Wagstaff, Camille" w:date="2025-12-04T11:44:00Z" w16du:dateUtc="2025-12-04T19:44:00Z">
        <w:r w:rsidR="00537BDB" w:rsidRPr="006543A8" w:rsidDel="00C338F1">
          <w:rPr>
            <w:rFonts w:ascii="Times New Roman" w:hAnsi="Times New Roman" w:cs="Times New Roman"/>
            <w:sz w:val="24"/>
            <w:szCs w:val="24"/>
          </w:rPr>
          <w:delText>Nachappa et al. 2020</w:delText>
        </w:r>
      </w:del>
      <w:r w:rsidRPr="006543A8">
        <w:rPr>
          <w:rFonts w:ascii="Times New Roman" w:hAnsi="Times New Roman" w:cs="Times New Roman"/>
          <w:sz w:val="24"/>
          <w:szCs w:val="24"/>
        </w:rPr>
        <w:t xml:space="preserve">). </w:t>
      </w:r>
      <w:bookmarkStart w:id="195" w:name="_Hlk197430165"/>
      <w:r w:rsidR="00852AD6" w:rsidRPr="006543A8">
        <w:rPr>
          <w:rFonts w:ascii="Times New Roman" w:hAnsi="Times New Roman" w:cs="Times New Roman"/>
          <w:sz w:val="24"/>
          <w:szCs w:val="24"/>
        </w:rPr>
        <w:t>G</w:t>
      </w:r>
      <w:r w:rsidR="00A26AFA" w:rsidRPr="006543A8">
        <w:rPr>
          <w:rFonts w:ascii="Times New Roman" w:hAnsi="Times New Roman" w:cs="Times New Roman"/>
          <w:sz w:val="24"/>
          <w:szCs w:val="24"/>
        </w:rPr>
        <w:t>ut adaptation</w:t>
      </w:r>
      <w:r w:rsidR="00852AD6" w:rsidRPr="006543A8">
        <w:rPr>
          <w:rFonts w:ascii="Times New Roman" w:hAnsi="Times New Roman" w:cs="Times New Roman"/>
          <w:sz w:val="24"/>
          <w:szCs w:val="24"/>
        </w:rPr>
        <w:t>s</w:t>
      </w:r>
      <w:r w:rsidR="00A26AFA" w:rsidRPr="006543A8">
        <w:rPr>
          <w:rFonts w:ascii="Times New Roman" w:hAnsi="Times New Roman" w:cs="Times New Roman"/>
          <w:sz w:val="24"/>
          <w:szCs w:val="24"/>
        </w:rPr>
        <w:t xml:space="preserve"> of </w:t>
      </w:r>
      <w:r w:rsidR="00FE742F" w:rsidRPr="006543A8">
        <w:rPr>
          <w:rFonts w:ascii="Times New Roman" w:hAnsi="Times New Roman" w:cs="Times New Roman"/>
          <w:i/>
          <w:iCs/>
          <w:sz w:val="24"/>
          <w:szCs w:val="24"/>
        </w:rPr>
        <w:t>N. tenellus</w:t>
      </w:r>
      <w:r w:rsidR="00A26AFA" w:rsidRPr="006543A8">
        <w:rPr>
          <w:rFonts w:ascii="Times New Roman" w:hAnsi="Times New Roman" w:cs="Times New Roman"/>
          <w:sz w:val="24"/>
          <w:szCs w:val="24"/>
        </w:rPr>
        <w:t xml:space="preserve"> allow pathogens to traverse the</w:t>
      </w:r>
      <w:r w:rsidR="00852AD6" w:rsidRPr="006543A8">
        <w:rPr>
          <w:rFonts w:ascii="Times New Roman" w:hAnsi="Times New Roman" w:cs="Times New Roman"/>
          <w:sz w:val="24"/>
          <w:szCs w:val="24"/>
        </w:rPr>
        <w:t xml:space="preserve"> </w:t>
      </w:r>
      <w:r w:rsidR="00A26AFA" w:rsidRPr="006543A8">
        <w:rPr>
          <w:rFonts w:ascii="Times New Roman" w:hAnsi="Times New Roman" w:cs="Times New Roman"/>
          <w:sz w:val="24"/>
          <w:szCs w:val="24"/>
        </w:rPr>
        <w:t xml:space="preserve">stomach lining and colonize within </w:t>
      </w:r>
      <w:r w:rsidR="00A26AFA" w:rsidRPr="006543A8">
        <w:rPr>
          <w:rFonts w:ascii="Times New Roman" w:hAnsi="Times New Roman" w:cs="Times New Roman"/>
          <w:sz w:val="24"/>
          <w:szCs w:val="24"/>
        </w:rPr>
        <w:lastRenderedPageBreak/>
        <w:t>saliva</w:t>
      </w:r>
      <w:r w:rsidR="00A26AFA" w:rsidRPr="00581467">
        <w:rPr>
          <w:rFonts w:ascii="Times New Roman" w:hAnsi="Times New Roman" w:cs="Times New Roman"/>
          <w:sz w:val="24"/>
          <w:szCs w:val="24"/>
        </w:rPr>
        <w:t xml:space="preserve">ry glands, </w:t>
      </w:r>
      <w:r w:rsidRPr="00581467">
        <w:rPr>
          <w:rFonts w:ascii="Times New Roman" w:hAnsi="Times New Roman" w:cs="Times New Roman"/>
          <w:sz w:val="24"/>
          <w:szCs w:val="24"/>
        </w:rPr>
        <w:t>facilitating transmission (Knowlton 1929; Suzuki et al. 2006</w:t>
      </w:r>
      <w:r w:rsidR="00852AD6" w:rsidRPr="00581467">
        <w:rPr>
          <w:rFonts w:ascii="Times New Roman" w:hAnsi="Times New Roman" w:cs="Times New Roman"/>
          <w:sz w:val="24"/>
          <w:szCs w:val="24"/>
        </w:rPr>
        <w:t xml:space="preserve">; </w:t>
      </w:r>
      <w:ins w:id="196" w:author="Wagstaff, Camille" w:date="2025-12-04T11:48:00Z" w16du:dateUtc="2025-12-04T19:48:00Z">
        <w:r w:rsidR="00C338F1" w:rsidRPr="00581467">
          <w:rPr>
            <w:rFonts w:ascii="Times New Roman" w:hAnsi="Times New Roman" w:cs="Times New Roman"/>
            <w:color w:val="4472C4" w:themeColor="accent1"/>
            <w:sz w:val="24"/>
            <w:szCs w:val="24"/>
            <w:rPrChange w:id="197" w:author="Wagstaff, Camille" w:date="2025-12-04T13:23:00Z" w16du:dateUtc="2025-12-04T21:23:00Z">
              <w:rPr>
                <w:rFonts w:ascii="Times New Roman" w:hAnsi="Times New Roman" w:cs="Times New Roman"/>
                <w:i/>
                <w:iCs/>
                <w:color w:val="4472C4" w:themeColor="accent1"/>
                <w:sz w:val="24"/>
                <w:szCs w:val="24"/>
              </w:rPr>
            </w:rPrChange>
          </w:rPr>
          <w:t xml:space="preserve">Chen and Gilbertson 2016; </w:t>
        </w:r>
      </w:ins>
      <w:r w:rsidRPr="00581467">
        <w:rPr>
          <w:rFonts w:ascii="Times New Roman" w:hAnsi="Times New Roman" w:cs="Times New Roman"/>
          <w:sz w:val="24"/>
          <w:szCs w:val="24"/>
        </w:rPr>
        <w:t xml:space="preserve">Frantz et al. 2023). </w:t>
      </w:r>
      <w:bookmarkEnd w:id="195"/>
      <w:ins w:id="198" w:author="Wagstaff, Camille" w:date="2025-12-04T13:22:00Z" w16du:dateUtc="2025-12-04T21:22:00Z">
        <w:r w:rsidR="00581467" w:rsidRPr="00581467">
          <w:rPr>
            <w:rFonts w:ascii="Times New Roman" w:hAnsi="Times New Roman" w:cs="Times New Roman"/>
            <w:sz w:val="24"/>
            <w:szCs w:val="24"/>
            <w:rPrChange w:id="199" w:author="Wagstaff, Camille" w:date="2025-12-04T13:23:00Z" w16du:dateUtc="2025-12-04T21:23:00Z">
              <w:rPr>
                <w:rFonts w:ascii="Times New Roman" w:hAnsi="Times New Roman" w:cs="Times New Roman"/>
                <w:sz w:val="24"/>
                <w:szCs w:val="24"/>
                <w:highlight w:val="yellow"/>
              </w:rPr>
            </w:rPrChange>
          </w:rPr>
          <w:t xml:space="preserve">Further, </w:t>
        </w:r>
        <w:r w:rsidR="00581467" w:rsidRPr="00581467">
          <w:rPr>
            <w:rFonts w:ascii="Times New Roman" w:hAnsi="Times New Roman" w:cs="Times New Roman"/>
            <w:i/>
            <w:iCs/>
            <w:sz w:val="24"/>
            <w:szCs w:val="24"/>
            <w:rPrChange w:id="200" w:author="Wagstaff, Camille" w:date="2025-12-04T13:23:00Z" w16du:dateUtc="2025-12-04T21:23:00Z">
              <w:rPr>
                <w:rFonts w:ascii="Times New Roman" w:hAnsi="Times New Roman" w:cs="Times New Roman"/>
                <w:i/>
                <w:iCs/>
                <w:sz w:val="24"/>
                <w:szCs w:val="24"/>
                <w:highlight w:val="yellow"/>
              </w:rPr>
            </w:rPrChange>
          </w:rPr>
          <w:t>N. tenellus</w:t>
        </w:r>
        <w:r w:rsidR="00581467" w:rsidRPr="00581467">
          <w:rPr>
            <w:rFonts w:ascii="Times New Roman" w:hAnsi="Times New Roman" w:cs="Times New Roman"/>
            <w:sz w:val="24"/>
            <w:szCs w:val="24"/>
            <w:rPrChange w:id="201" w:author="Wagstaff, Camille" w:date="2025-12-04T13:23:00Z" w16du:dateUtc="2025-12-04T21:23:00Z">
              <w:rPr>
                <w:rFonts w:ascii="Times New Roman" w:hAnsi="Times New Roman" w:cs="Times New Roman"/>
                <w:sz w:val="24"/>
                <w:szCs w:val="24"/>
                <w:highlight w:val="yellow"/>
              </w:rPr>
            </w:rPrChange>
          </w:rPr>
          <w:t xml:space="preserve"> </w:t>
        </w:r>
        <w:proofErr w:type="gramStart"/>
        <w:r w:rsidR="00581467" w:rsidRPr="00581467">
          <w:rPr>
            <w:rFonts w:ascii="Times New Roman" w:hAnsi="Times New Roman" w:cs="Times New Roman"/>
            <w:sz w:val="24"/>
            <w:szCs w:val="24"/>
            <w:rPrChange w:id="202" w:author="Wagstaff, Camille" w:date="2025-12-04T13:23:00Z" w16du:dateUtc="2025-12-04T21:23:00Z">
              <w:rPr>
                <w:rFonts w:ascii="Times New Roman" w:hAnsi="Times New Roman" w:cs="Times New Roman"/>
                <w:sz w:val="24"/>
                <w:szCs w:val="24"/>
                <w:highlight w:val="yellow"/>
              </w:rPr>
            </w:rPrChange>
          </w:rPr>
          <w:t>lack</w:t>
        </w:r>
        <w:proofErr w:type="gramEnd"/>
        <w:r w:rsidR="00581467" w:rsidRPr="00581467">
          <w:rPr>
            <w:rFonts w:ascii="Times New Roman" w:hAnsi="Times New Roman" w:cs="Times New Roman"/>
            <w:sz w:val="24"/>
            <w:szCs w:val="24"/>
            <w:rPrChange w:id="203" w:author="Wagstaff, Camille" w:date="2025-12-04T13:23:00Z" w16du:dateUtc="2025-12-04T21:23:00Z">
              <w:rPr>
                <w:rFonts w:ascii="Times New Roman" w:hAnsi="Times New Roman" w:cs="Times New Roman"/>
                <w:sz w:val="24"/>
                <w:szCs w:val="24"/>
                <w:highlight w:val="yellow"/>
              </w:rPr>
            </w:rPrChange>
          </w:rPr>
          <w:t xml:space="preserve"> strong host specificity by feeding on many plant species that cannot support oviposition or development.</w:t>
        </w:r>
      </w:ins>
      <w:ins w:id="204" w:author="Wagstaff, Camille" w:date="2025-12-04T13:23:00Z" w16du:dateUtc="2025-12-04T21:23:00Z">
        <w:r w:rsidR="00581467" w:rsidRPr="00581467">
          <w:rPr>
            <w:rFonts w:ascii="Times New Roman" w:hAnsi="Times New Roman" w:cs="Times New Roman"/>
            <w:sz w:val="24"/>
            <w:szCs w:val="24"/>
            <w:rPrChange w:id="205" w:author="Wagstaff, Camille" w:date="2025-12-04T13:23:00Z" w16du:dateUtc="2025-12-04T21:23:00Z">
              <w:rPr>
                <w:rFonts w:ascii="Times New Roman" w:hAnsi="Times New Roman" w:cs="Times New Roman"/>
                <w:sz w:val="24"/>
                <w:szCs w:val="24"/>
                <w:highlight w:val="yellow"/>
              </w:rPr>
            </w:rPrChange>
          </w:rPr>
          <w:t xml:space="preserve"> This separation is epidemiologically important</w:t>
        </w:r>
      </w:ins>
      <w:ins w:id="206" w:author="Wagstaff, Camille" w:date="2025-12-30T12:18:00Z" w16du:dateUtc="2025-12-30T20:18:00Z">
        <w:r w:rsidR="00745B37">
          <w:rPr>
            <w:rFonts w:ascii="Times New Roman" w:hAnsi="Times New Roman" w:cs="Times New Roman"/>
            <w:sz w:val="24"/>
            <w:szCs w:val="24"/>
          </w:rPr>
          <w:t xml:space="preserve"> because</w:t>
        </w:r>
      </w:ins>
      <w:ins w:id="207" w:author="Wagstaff, Camille" w:date="2025-12-04T13:23:00Z" w16du:dateUtc="2025-12-04T21:23:00Z">
        <w:r w:rsidR="00581467" w:rsidRPr="00581467">
          <w:rPr>
            <w:rFonts w:ascii="Times New Roman" w:hAnsi="Times New Roman" w:cs="Times New Roman"/>
            <w:sz w:val="24"/>
            <w:szCs w:val="24"/>
            <w:rPrChange w:id="208" w:author="Wagstaff, Camille" w:date="2025-12-04T13:23:00Z" w16du:dateUtc="2025-12-04T21:23:00Z">
              <w:rPr>
                <w:rFonts w:ascii="Times New Roman" w:hAnsi="Times New Roman" w:cs="Times New Roman"/>
                <w:sz w:val="24"/>
                <w:szCs w:val="24"/>
                <w:highlight w:val="yellow"/>
              </w:rPr>
            </w:rPrChange>
          </w:rPr>
          <w:t xml:space="preserve"> pathogen persistence depends on </w:t>
        </w:r>
        <w:r w:rsidR="00581467" w:rsidRPr="00581467">
          <w:rPr>
            <w:rFonts w:ascii="Times New Roman" w:hAnsi="Times New Roman" w:cs="Times New Roman"/>
            <w:i/>
            <w:iCs/>
            <w:sz w:val="24"/>
            <w:szCs w:val="24"/>
            <w:rPrChange w:id="209" w:author="Wagstaff, Camille" w:date="2025-12-04T13:23:00Z" w16du:dateUtc="2025-12-04T21:23:00Z">
              <w:rPr>
                <w:rFonts w:ascii="Times New Roman" w:hAnsi="Times New Roman" w:cs="Times New Roman"/>
                <w:i/>
                <w:iCs/>
                <w:sz w:val="24"/>
                <w:szCs w:val="24"/>
                <w:highlight w:val="yellow"/>
              </w:rPr>
            </w:rPrChange>
          </w:rPr>
          <w:t>N. tenellus</w:t>
        </w:r>
        <w:r w:rsidR="00581467" w:rsidRPr="00581467">
          <w:rPr>
            <w:rFonts w:ascii="Times New Roman" w:hAnsi="Times New Roman" w:cs="Times New Roman"/>
            <w:sz w:val="24"/>
            <w:szCs w:val="24"/>
            <w:rPrChange w:id="210" w:author="Wagstaff, Camille" w:date="2025-12-04T13:23:00Z" w16du:dateUtc="2025-12-04T21:23:00Z">
              <w:rPr>
                <w:rFonts w:ascii="Times New Roman" w:hAnsi="Times New Roman" w:cs="Times New Roman"/>
                <w:sz w:val="24"/>
                <w:szCs w:val="24"/>
                <w:highlight w:val="yellow"/>
              </w:rPr>
            </w:rPrChange>
          </w:rPr>
          <w:t xml:space="preserve"> move</w:t>
        </w:r>
      </w:ins>
      <w:ins w:id="211" w:author="Wagstaff, Camille" w:date="2025-12-30T12:18:00Z" w16du:dateUtc="2025-12-30T20:18:00Z">
        <w:r w:rsidR="00745B37">
          <w:rPr>
            <w:rFonts w:ascii="Times New Roman" w:hAnsi="Times New Roman" w:cs="Times New Roman"/>
            <w:sz w:val="24"/>
            <w:szCs w:val="24"/>
          </w:rPr>
          <w:t>ment</w:t>
        </w:r>
      </w:ins>
      <w:ins w:id="212" w:author="Wagstaff, Camille" w:date="2025-12-04T13:23:00Z" w16du:dateUtc="2025-12-04T21:23:00Z">
        <w:r w:rsidR="00581467" w:rsidRPr="00581467">
          <w:rPr>
            <w:rFonts w:ascii="Times New Roman" w:hAnsi="Times New Roman" w:cs="Times New Roman"/>
            <w:sz w:val="24"/>
            <w:szCs w:val="24"/>
            <w:rPrChange w:id="213" w:author="Wagstaff, Camille" w:date="2025-12-04T13:23:00Z" w16du:dateUtc="2025-12-04T21:23:00Z">
              <w:rPr>
                <w:rFonts w:ascii="Times New Roman" w:hAnsi="Times New Roman" w:cs="Times New Roman"/>
                <w:sz w:val="24"/>
                <w:szCs w:val="24"/>
                <w:highlight w:val="yellow"/>
              </w:rPr>
            </w:rPrChange>
          </w:rPr>
          <w:t>s between feeding hosts—where acquisition may occur—and reproductive hosts that su</w:t>
        </w:r>
      </w:ins>
      <w:ins w:id="214" w:author="Wagstaff, Camille" w:date="2025-12-30T12:18:00Z" w16du:dateUtc="2025-12-30T20:18:00Z">
        <w:r w:rsidR="00745B37">
          <w:rPr>
            <w:rFonts w:ascii="Times New Roman" w:hAnsi="Times New Roman" w:cs="Times New Roman"/>
            <w:sz w:val="24"/>
            <w:szCs w:val="24"/>
          </w:rPr>
          <w:t>pport</w:t>
        </w:r>
      </w:ins>
      <w:ins w:id="215" w:author="Wagstaff, Camille" w:date="2025-12-04T13:23:00Z" w16du:dateUtc="2025-12-04T21:23:00Z">
        <w:r w:rsidR="00581467" w:rsidRPr="00581467">
          <w:rPr>
            <w:rFonts w:ascii="Times New Roman" w:hAnsi="Times New Roman" w:cs="Times New Roman"/>
            <w:sz w:val="24"/>
            <w:szCs w:val="24"/>
            <w:rPrChange w:id="216" w:author="Wagstaff, Camille" w:date="2025-12-04T13:23:00Z" w16du:dateUtc="2025-12-04T21:23:00Z">
              <w:rPr>
                <w:rFonts w:ascii="Times New Roman" w:hAnsi="Times New Roman" w:cs="Times New Roman"/>
                <w:sz w:val="24"/>
                <w:szCs w:val="24"/>
                <w:highlight w:val="yellow"/>
              </w:rPr>
            </w:rPrChange>
          </w:rPr>
          <w:t xml:space="preserve"> population increases.</w:t>
        </w:r>
      </w:ins>
      <w:ins w:id="217" w:author="Wagstaff, Camille" w:date="2025-12-04T13:22:00Z" w16du:dateUtc="2025-12-04T21:22:00Z">
        <w:r w:rsidR="00581467" w:rsidRPr="00581467">
          <w:rPr>
            <w:rFonts w:ascii="Times New Roman" w:hAnsi="Times New Roman" w:cs="Times New Roman"/>
            <w:sz w:val="24"/>
            <w:szCs w:val="24"/>
            <w:rPrChange w:id="218" w:author="Wagstaff, Camille" w:date="2025-12-04T13:23:00Z" w16du:dateUtc="2025-12-04T21:23:00Z">
              <w:rPr>
                <w:rFonts w:ascii="Times New Roman" w:hAnsi="Times New Roman" w:cs="Times New Roman"/>
                <w:sz w:val="24"/>
                <w:szCs w:val="24"/>
                <w:highlight w:val="yellow"/>
              </w:rPr>
            </w:rPrChange>
          </w:rPr>
          <w:t xml:space="preserve"> As a result, pathogen persistence is shaped by the leafhopper’s movement between feeding hosts and reproductive hosts</w:t>
        </w:r>
      </w:ins>
      <w:del w:id="219" w:author="Wagstaff, Camille" w:date="2025-12-04T13:23:00Z" w16du:dateUtc="2025-12-04T21:23:00Z">
        <w:r w:rsidRPr="00581467" w:rsidDel="00581467">
          <w:rPr>
            <w:rFonts w:ascii="Times New Roman" w:hAnsi="Times New Roman" w:cs="Times New Roman"/>
            <w:sz w:val="24"/>
            <w:szCs w:val="24"/>
          </w:rPr>
          <w:delText xml:space="preserve">Further, </w:delText>
        </w:r>
        <w:r w:rsidR="00FE742F" w:rsidRPr="00581467" w:rsidDel="00581467">
          <w:rPr>
            <w:rFonts w:ascii="Times New Roman" w:hAnsi="Times New Roman" w:cs="Times New Roman"/>
            <w:i/>
            <w:iCs/>
            <w:sz w:val="24"/>
            <w:szCs w:val="24"/>
          </w:rPr>
          <w:delText>N. tenellus</w:delText>
        </w:r>
        <w:r w:rsidRPr="00581467" w:rsidDel="00581467">
          <w:rPr>
            <w:rFonts w:ascii="Times New Roman" w:hAnsi="Times New Roman" w:cs="Times New Roman"/>
            <w:sz w:val="24"/>
            <w:szCs w:val="24"/>
          </w:rPr>
          <w:delText xml:space="preserve"> does not exhibit strong host specificity, often feeding on </w:delText>
        </w:r>
        <w:r w:rsidR="00852AD6" w:rsidRPr="00581467" w:rsidDel="00581467">
          <w:rPr>
            <w:rFonts w:ascii="Times New Roman" w:hAnsi="Times New Roman" w:cs="Times New Roman"/>
            <w:sz w:val="24"/>
            <w:szCs w:val="24"/>
          </w:rPr>
          <w:delText xml:space="preserve">hosts that cannot </w:delText>
        </w:r>
        <w:r w:rsidR="001C6A75" w:rsidRPr="00581467" w:rsidDel="00581467">
          <w:rPr>
            <w:rFonts w:ascii="Times New Roman" w:hAnsi="Times New Roman" w:cs="Times New Roman"/>
            <w:sz w:val="24"/>
            <w:szCs w:val="24"/>
          </w:rPr>
          <w:delText xml:space="preserve">fully </w:delText>
        </w:r>
        <w:r w:rsidR="00852AD6" w:rsidRPr="00581467" w:rsidDel="00581467">
          <w:rPr>
            <w:rFonts w:ascii="Times New Roman" w:hAnsi="Times New Roman" w:cs="Times New Roman"/>
            <w:sz w:val="24"/>
            <w:szCs w:val="24"/>
          </w:rPr>
          <w:delText>support development</w:delText>
        </w:r>
      </w:del>
      <w:r w:rsidR="00852AD6" w:rsidRPr="00581467">
        <w:rPr>
          <w:rFonts w:ascii="Times New Roman" w:hAnsi="Times New Roman" w:cs="Times New Roman"/>
          <w:sz w:val="24"/>
          <w:szCs w:val="24"/>
        </w:rPr>
        <w:t>,</w:t>
      </w:r>
      <w:r w:rsidR="006D63F0" w:rsidRPr="00581467">
        <w:rPr>
          <w:rFonts w:ascii="Times New Roman" w:hAnsi="Times New Roman" w:cs="Times New Roman"/>
          <w:sz w:val="24"/>
          <w:szCs w:val="24"/>
        </w:rPr>
        <w:t xml:space="preserve"> and</w:t>
      </w:r>
      <w:r w:rsidR="001C6A75" w:rsidRPr="00581467">
        <w:rPr>
          <w:rFonts w:ascii="Times New Roman" w:hAnsi="Times New Roman" w:cs="Times New Roman"/>
          <w:sz w:val="24"/>
          <w:szCs w:val="24"/>
        </w:rPr>
        <w:t xml:space="preserve"> t</w:t>
      </w:r>
      <w:r w:rsidRPr="00581467">
        <w:rPr>
          <w:rFonts w:ascii="Times New Roman" w:hAnsi="Times New Roman" w:cs="Times New Roman"/>
          <w:sz w:val="24"/>
          <w:szCs w:val="24"/>
        </w:rPr>
        <w:t xml:space="preserve">he persistence of pathogens are closely linked to the life cycle and migratory behavior of </w:t>
      </w:r>
      <w:r w:rsidR="00FE742F" w:rsidRPr="00581467">
        <w:rPr>
          <w:rFonts w:ascii="Times New Roman" w:hAnsi="Times New Roman" w:cs="Times New Roman"/>
          <w:i/>
          <w:iCs/>
          <w:sz w:val="24"/>
          <w:szCs w:val="24"/>
        </w:rPr>
        <w:t>N. tenellus</w:t>
      </w:r>
      <w:r w:rsidR="006D63F0" w:rsidRPr="00581467">
        <w:rPr>
          <w:rFonts w:ascii="Times New Roman" w:hAnsi="Times New Roman" w:cs="Times New Roman"/>
          <w:i/>
          <w:iCs/>
          <w:sz w:val="24"/>
          <w:szCs w:val="24"/>
        </w:rPr>
        <w:t xml:space="preserve"> </w:t>
      </w:r>
      <w:r w:rsidR="006D63F0" w:rsidRPr="00581467">
        <w:rPr>
          <w:rFonts w:ascii="Times New Roman" w:hAnsi="Times New Roman" w:cs="Times New Roman"/>
          <w:sz w:val="24"/>
          <w:szCs w:val="24"/>
        </w:rPr>
        <w:t>(Thomas and Boll 1977)</w:t>
      </w:r>
      <w:r w:rsidRPr="00581467">
        <w:rPr>
          <w:rFonts w:ascii="Times New Roman" w:hAnsi="Times New Roman" w:cs="Times New Roman"/>
          <w:sz w:val="24"/>
          <w:szCs w:val="24"/>
        </w:rPr>
        <w:t>.</w:t>
      </w:r>
      <w:r w:rsidRPr="006543A8">
        <w:rPr>
          <w:rFonts w:ascii="Times New Roman" w:hAnsi="Times New Roman" w:cs="Times New Roman"/>
          <w:sz w:val="24"/>
          <w:szCs w:val="24"/>
        </w:rPr>
        <w:t xml:space="preserve"> Overwintering females lay eggs in spring, and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nymphs acquire pathogens from weedy host plants before dispersing into agricultural fields</w:t>
      </w:r>
      <w:r w:rsidR="001C6A75" w:rsidRPr="006543A8">
        <w:rPr>
          <w:rFonts w:ascii="Times New Roman" w:hAnsi="Times New Roman" w:cs="Times New Roman"/>
          <w:sz w:val="24"/>
          <w:szCs w:val="24"/>
        </w:rPr>
        <w:t xml:space="preserve"> </w:t>
      </w:r>
      <w:r w:rsidR="000D5040" w:rsidRPr="006543A8">
        <w:rPr>
          <w:rFonts w:ascii="Times New Roman" w:hAnsi="Times New Roman" w:cs="Times New Roman"/>
          <w:sz w:val="24"/>
          <w:szCs w:val="24"/>
        </w:rPr>
        <w:t xml:space="preserve">(Meyerdirk and </w:t>
      </w:r>
      <w:proofErr w:type="spellStart"/>
      <w:r w:rsidR="000D5040" w:rsidRPr="006543A8">
        <w:rPr>
          <w:rFonts w:ascii="Times New Roman" w:hAnsi="Times New Roman" w:cs="Times New Roman"/>
          <w:sz w:val="24"/>
          <w:szCs w:val="24"/>
        </w:rPr>
        <w:t>Hessein</w:t>
      </w:r>
      <w:proofErr w:type="spellEnd"/>
      <w:r w:rsidR="000D5040" w:rsidRPr="006543A8">
        <w:rPr>
          <w:rFonts w:ascii="Times New Roman" w:hAnsi="Times New Roman" w:cs="Times New Roman"/>
          <w:sz w:val="24"/>
          <w:szCs w:val="24"/>
        </w:rPr>
        <w:t xml:space="preserve"> 1985</w:t>
      </w:r>
      <w:r w:rsidR="00025DF1" w:rsidRPr="006543A8">
        <w:rPr>
          <w:rFonts w:ascii="Times New Roman" w:hAnsi="Times New Roman" w:cs="Times New Roman"/>
          <w:sz w:val="24"/>
          <w:szCs w:val="24"/>
        </w:rPr>
        <w:t>;</w:t>
      </w:r>
      <w:r w:rsidR="000D5040" w:rsidRPr="006543A8">
        <w:rPr>
          <w:rFonts w:ascii="Times New Roman" w:hAnsi="Times New Roman" w:cs="Times New Roman"/>
          <w:sz w:val="24"/>
          <w:szCs w:val="24"/>
        </w:rPr>
        <w:t xml:space="preserve"> Meyerdirk and </w:t>
      </w:r>
      <w:proofErr w:type="spellStart"/>
      <w:r w:rsidR="000D5040" w:rsidRPr="006543A8">
        <w:rPr>
          <w:rFonts w:ascii="Times New Roman" w:hAnsi="Times New Roman" w:cs="Times New Roman"/>
          <w:sz w:val="24"/>
          <w:szCs w:val="24"/>
        </w:rPr>
        <w:t>Moratorio</w:t>
      </w:r>
      <w:proofErr w:type="spellEnd"/>
      <w:r w:rsidR="000D5040" w:rsidRPr="006543A8">
        <w:rPr>
          <w:rFonts w:ascii="Times New Roman" w:hAnsi="Times New Roman" w:cs="Times New Roman"/>
          <w:sz w:val="24"/>
          <w:szCs w:val="24"/>
        </w:rPr>
        <w:t xml:space="preserve"> 1987</w:t>
      </w:r>
      <w:r w:rsidR="00537BDB">
        <w:rPr>
          <w:rFonts w:ascii="Times New Roman" w:hAnsi="Times New Roman" w:cs="Times New Roman"/>
          <w:sz w:val="24"/>
          <w:szCs w:val="24"/>
        </w:rPr>
        <w:t>;</w:t>
      </w:r>
      <w:ins w:id="220" w:author="Wagstaff, Camille" w:date="2025-12-04T13:41:00Z" w16du:dateUtc="2025-12-04T21:41:00Z">
        <w:r w:rsidR="00581467">
          <w:rPr>
            <w:rFonts w:ascii="Times New Roman" w:hAnsi="Times New Roman" w:cs="Times New Roman"/>
            <w:sz w:val="24"/>
            <w:szCs w:val="24"/>
          </w:rPr>
          <w:t xml:space="preserve"> Creamer 2020;</w:t>
        </w:r>
      </w:ins>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Lee et al. 2022</w:t>
      </w:r>
      <w:r w:rsidR="000D5040" w:rsidRPr="006543A8">
        <w:rPr>
          <w:rFonts w:ascii="Times New Roman" w:hAnsi="Times New Roman" w:cs="Times New Roman"/>
          <w:sz w:val="24"/>
          <w:szCs w:val="24"/>
        </w:rPr>
        <w:t xml:space="preserve">). </w:t>
      </w:r>
      <w:r w:rsidR="006D63F0">
        <w:rPr>
          <w:rFonts w:ascii="Times New Roman" w:hAnsi="Times New Roman" w:cs="Times New Roman"/>
          <w:sz w:val="24"/>
          <w:szCs w:val="24"/>
        </w:rPr>
        <w:t>P</w:t>
      </w:r>
      <w:r w:rsidRPr="006543A8">
        <w:rPr>
          <w:rFonts w:ascii="Times New Roman" w:hAnsi="Times New Roman" w:cs="Times New Roman"/>
          <w:sz w:val="24"/>
          <w:szCs w:val="24"/>
        </w:rPr>
        <w:t xml:space="preserve">opulations tend to </w:t>
      </w:r>
      <w:proofErr w:type="gramStart"/>
      <w:r w:rsidRPr="006543A8">
        <w:rPr>
          <w:rFonts w:ascii="Times New Roman" w:hAnsi="Times New Roman" w:cs="Times New Roman"/>
          <w:sz w:val="24"/>
          <w:szCs w:val="24"/>
        </w:rPr>
        <w:t>establish on</w:t>
      </w:r>
      <w:proofErr w:type="gramEnd"/>
      <w:r w:rsidRPr="006543A8">
        <w:rPr>
          <w:rFonts w:ascii="Times New Roman" w:hAnsi="Times New Roman" w:cs="Times New Roman"/>
          <w:sz w:val="24"/>
          <w:szCs w:val="24"/>
        </w:rPr>
        <w:t xml:space="preserve"> weeds in the Brassicaceae famil</w:t>
      </w:r>
      <w:r w:rsidR="0080688C" w:rsidRPr="006543A8">
        <w:rPr>
          <w:rFonts w:ascii="Times New Roman" w:hAnsi="Times New Roman" w:cs="Times New Roman"/>
          <w:sz w:val="24"/>
          <w:szCs w:val="24"/>
        </w:rPr>
        <w:t>y</w:t>
      </w:r>
      <w:r w:rsidRPr="006543A8">
        <w:rPr>
          <w:rFonts w:ascii="Times New Roman" w:hAnsi="Times New Roman" w:cs="Times New Roman"/>
          <w:sz w:val="24"/>
          <w:szCs w:val="24"/>
        </w:rPr>
        <w:t xml:space="preserve"> </w:t>
      </w:r>
      <w:r w:rsidR="002D3F51" w:rsidRPr="006543A8">
        <w:rPr>
          <w:rFonts w:ascii="Times New Roman" w:hAnsi="Times New Roman" w:cs="Times New Roman"/>
          <w:sz w:val="24"/>
          <w:szCs w:val="24"/>
        </w:rPr>
        <w:t>in spring</w:t>
      </w:r>
      <w:r w:rsidR="006D63F0">
        <w:rPr>
          <w:rFonts w:ascii="Times New Roman" w:hAnsi="Times New Roman" w:cs="Times New Roman"/>
          <w:sz w:val="24"/>
          <w:szCs w:val="24"/>
        </w:rPr>
        <w:t>, but a</w:t>
      </w:r>
      <w:r w:rsidRPr="006543A8">
        <w:rPr>
          <w:rFonts w:ascii="Times New Roman" w:hAnsi="Times New Roman" w:cs="Times New Roman"/>
          <w:sz w:val="24"/>
          <w:szCs w:val="24"/>
        </w:rPr>
        <w:t xml:space="preserve">s temperatures rise in mid-April and these weed hosts dry out, </w:t>
      </w:r>
      <w:r w:rsidR="00FE742F" w:rsidRPr="006543A8">
        <w:rPr>
          <w:rFonts w:ascii="Times New Roman" w:hAnsi="Times New Roman" w:cs="Times New Roman"/>
          <w:i/>
          <w:iCs/>
          <w:sz w:val="24"/>
          <w:szCs w:val="24"/>
        </w:rPr>
        <w:t>N. tenellus</w:t>
      </w:r>
      <w:r w:rsidR="0080688C" w:rsidRPr="006543A8">
        <w:rPr>
          <w:rFonts w:ascii="Times New Roman" w:hAnsi="Times New Roman" w:cs="Times New Roman"/>
          <w:sz w:val="24"/>
          <w:szCs w:val="24"/>
        </w:rPr>
        <w:t xml:space="preserve"> </w:t>
      </w:r>
      <w:r w:rsidRPr="006543A8">
        <w:rPr>
          <w:rFonts w:ascii="Times New Roman" w:hAnsi="Times New Roman" w:cs="Times New Roman"/>
          <w:sz w:val="24"/>
          <w:szCs w:val="24"/>
        </w:rPr>
        <w:t>disperse into summer crops</w:t>
      </w:r>
      <w:r w:rsidR="001C6A75" w:rsidRPr="006543A8">
        <w:rPr>
          <w:rFonts w:ascii="Times New Roman" w:hAnsi="Times New Roman" w:cs="Times New Roman"/>
          <w:sz w:val="24"/>
          <w:szCs w:val="24"/>
        </w:rPr>
        <w:t xml:space="preserve"> (</w:t>
      </w:r>
      <w:proofErr w:type="spellStart"/>
      <w:r w:rsidR="00025DF1" w:rsidRPr="006543A8">
        <w:rPr>
          <w:rFonts w:ascii="Times New Roman" w:hAnsi="Times New Roman" w:cs="Times New Roman"/>
          <w:sz w:val="24"/>
          <w:szCs w:val="24"/>
        </w:rPr>
        <w:t>Munyaneza</w:t>
      </w:r>
      <w:proofErr w:type="spellEnd"/>
      <w:r w:rsidR="00025DF1" w:rsidRPr="006543A8">
        <w:rPr>
          <w:rFonts w:ascii="Times New Roman" w:hAnsi="Times New Roman" w:cs="Times New Roman"/>
          <w:sz w:val="24"/>
          <w:szCs w:val="24"/>
        </w:rPr>
        <w:t xml:space="preserve"> et al. 2006b</w:t>
      </w:r>
      <w:r w:rsidR="00537BDB">
        <w:rPr>
          <w:rFonts w:ascii="Times New Roman" w:hAnsi="Times New Roman" w:cs="Times New Roman"/>
          <w:sz w:val="24"/>
          <w:szCs w:val="24"/>
        </w:rPr>
        <w:t>; H</w:t>
      </w:r>
      <w:r w:rsidR="00537BDB" w:rsidRPr="006543A8">
        <w:rPr>
          <w:rFonts w:ascii="Times New Roman" w:hAnsi="Times New Roman" w:cs="Times New Roman"/>
          <w:sz w:val="24"/>
          <w:szCs w:val="24"/>
        </w:rPr>
        <w:t>orton et al 2018</w:t>
      </w:r>
      <w:r w:rsidR="00025DF1" w:rsidRPr="006543A8">
        <w:rPr>
          <w:rFonts w:ascii="Times New Roman" w:hAnsi="Times New Roman" w:cs="Times New Roman"/>
          <w:sz w:val="24"/>
          <w:szCs w:val="24"/>
        </w:rPr>
        <w:t xml:space="preserve">). </w:t>
      </w:r>
      <w:r w:rsidRPr="006543A8">
        <w:rPr>
          <w:rFonts w:ascii="Times New Roman" w:hAnsi="Times New Roman" w:cs="Times New Roman"/>
          <w:sz w:val="24"/>
          <w:szCs w:val="24"/>
        </w:rPr>
        <w:t>This movement plays a role in</w:t>
      </w:r>
      <w:r w:rsidR="006D63F0">
        <w:rPr>
          <w:rFonts w:ascii="Times New Roman" w:hAnsi="Times New Roman" w:cs="Times New Roman"/>
          <w:sz w:val="24"/>
          <w:szCs w:val="24"/>
        </w:rPr>
        <w:t xml:space="preserve"> </w:t>
      </w:r>
      <w:del w:id="221" w:author="Wagstaff, Camille" w:date="2025-12-04T13:46:00Z" w16du:dateUtc="2025-12-04T21:46:00Z">
        <w:r w:rsidR="006D63F0" w:rsidDel="00581467">
          <w:rPr>
            <w:rFonts w:ascii="Times New Roman" w:hAnsi="Times New Roman" w:cs="Times New Roman"/>
            <w:sz w:val="24"/>
            <w:szCs w:val="24"/>
          </w:rPr>
          <w:delText xml:space="preserve">pathogen </w:delText>
        </w:r>
      </w:del>
      <w:ins w:id="222" w:author="Wagstaff, Camille" w:date="2025-12-04T13:46:00Z" w16du:dateUtc="2025-12-04T21:46:00Z">
        <w:r w:rsidR="00581467">
          <w:rPr>
            <w:rFonts w:ascii="Times New Roman" w:hAnsi="Times New Roman" w:cs="Times New Roman"/>
            <w:sz w:val="24"/>
            <w:szCs w:val="24"/>
          </w:rPr>
          <w:t xml:space="preserve">BCTV and CPt </w:t>
        </w:r>
      </w:ins>
      <w:r w:rsidR="006D63F0">
        <w:rPr>
          <w:rFonts w:ascii="Times New Roman" w:hAnsi="Times New Roman" w:cs="Times New Roman"/>
          <w:sz w:val="24"/>
          <w:szCs w:val="24"/>
        </w:rPr>
        <w:t>transmission</w:t>
      </w:r>
      <w:r w:rsidRPr="006543A8">
        <w:rPr>
          <w:rFonts w:ascii="Times New Roman" w:hAnsi="Times New Roman" w:cs="Times New Roman"/>
          <w:sz w:val="24"/>
          <w:szCs w:val="24"/>
        </w:rPr>
        <w:t xml:space="preserve">, yet </w:t>
      </w:r>
      <w:r w:rsidR="006D63F0">
        <w:rPr>
          <w:rFonts w:ascii="Times New Roman" w:hAnsi="Times New Roman" w:cs="Times New Roman"/>
          <w:sz w:val="24"/>
          <w:szCs w:val="24"/>
        </w:rPr>
        <w:t>how host use relates to</w:t>
      </w:r>
      <w:ins w:id="223" w:author="Wagstaff, Camille" w:date="2025-12-30T12:19:00Z" w16du:dateUtc="2025-12-30T20:19:00Z">
        <w:r w:rsidR="00745B37">
          <w:rPr>
            <w:rFonts w:ascii="Times New Roman" w:hAnsi="Times New Roman" w:cs="Times New Roman"/>
            <w:sz w:val="24"/>
            <w:szCs w:val="24"/>
          </w:rPr>
          <w:t xml:space="preserve"> prevalence of</w:t>
        </w:r>
      </w:ins>
      <w:r w:rsidR="006D63F0">
        <w:rPr>
          <w:rFonts w:ascii="Times New Roman" w:hAnsi="Times New Roman" w:cs="Times New Roman"/>
          <w:sz w:val="24"/>
          <w:szCs w:val="24"/>
        </w:rPr>
        <w:t xml:space="preserve"> </w:t>
      </w:r>
      <w:ins w:id="224" w:author="Wagstaff, Camille" w:date="2025-12-04T13:46:00Z" w16du:dateUtc="2025-12-04T21:46:00Z">
        <w:r w:rsidR="00581467">
          <w:rPr>
            <w:rFonts w:ascii="Times New Roman" w:hAnsi="Times New Roman" w:cs="Times New Roman"/>
            <w:sz w:val="24"/>
            <w:szCs w:val="24"/>
          </w:rPr>
          <w:t xml:space="preserve">these </w:t>
        </w:r>
      </w:ins>
      <w:r w:rsidR="006D63F0">
        <w:rPr>
          <w:rFonts w:ascii="Times New Roman" w:hAnsi="Times New Roman" w:cs="Times New Roman"/>
          <w:sz w:val="24"/>
          <w:szCs w:val="24"/>
        </w:rPr>
        <w:t>pathogen</w:t>
      </w:r>
      <w:ins w:id="225" w:author="Wagstaff, Camille" w:date="2025-12-04T13:47:00Z" w16du:dateUtc="2025-12-04T21:47:00Z">
        <w:r w:rsidR="00581467">
          <w:rPr>
            <w:rFonts w:ascii="Times New Roman" w:hAnsi="Times New Roman" w:cs="Times New Roman"/>
            <w:sz w:val="24"/>
            <w:szCs w:val="24"/>
          </w:rPr>
          <w:t>s</w:t>
        </w:r>
      </w:ins>
      <w:r w:rsidR="006D63F0">
        <w:rPr>
          <w:rFonts w:ascii="Times New Roman" w:hAnsi="Times New Roman" w:cs="Times New Roman"/>
          <w:sz w:val="24"/>
          <w:szCs w:val="24"/>
        </w:rPr>
        <w:t xml:space="preserve"> </w:t>
      </w:r>
      <w:del w:id="226" w:author="Wagstaff, Camille" w:date="2025-12-30T12:19:00Z" w16du:dateUtc="2025-12-30T20:19:00Z">
        <w:r w:rsidR="006D63F0" w:rsidDel="00745B37">
          <w:rPr>
            <w:rFonts w:ascii="Times New Roman" w:hAnsi="Times New Roman" w:cs="Times New Roman"/>
            <w:sz w:val="24"/>
            <w:szCs w:val="24"/>
          </w:rPr>
          <w:delText>prevalence</w:delText>
        </w:r>
      </w:del>
      <w:r w:rsidR="006D63F0">
        <w:rPr>
          <w:rFonts w:ascii="Times New Roman" w:hAnsi="Times New Roman" w:cs="Times New Roman"/>
          <w:sz w:val="24"/>
          <w:szCs w:val="24"/>
        </w:rPr>
        <w:t xml:space="preserve"> </w:t>
      </w:r>
      <w:r w:rsidR="00635904">
        <w:rPr>
          <w:rFonts w:ascii="Times New Roman" w:hAnsi="Times New Roman" w:cs="Times New Roman"/>
          <w:sz w:val="24"/>
          <w:szCs w:val="24"/>
        </w:rPr>
        <w:t>i</w:t>
      </w:r>
      <w:r w:rsidR="00635904" w:rsidRPr="006543A8">
        <w:rPr>
          <w:rFonts w:ascii="Times New Roman" w:hAnsi="Times New Roman" w:cs="Times New Roman"/>
          <w:sz w:val="24"/>
          <w:szCs w:val="24"/>
        </w:rPr>
        <w:t xml:space="preserve">s </w:t>
      </w:r>
      <w:r w:rsidRPr="006543A8">
        <w:rPr>
          <w:rFonts w:ascii="Times New Roman" w:hAnsi="Times New Roman" w:cs="Times New Roman"/>
          <w:sz w:val="24"/>
          <w:szCs w:val="24"/>
        </w:rPr>
        <w:t>poorly understood.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To better characterize seasonal host use of </w:t>
      </w:r>
      <w:r w:rsidR="00FE742F" w:rsidRPr="006543A8">
        <w:rPr>
          <w:rFonts w:ascii="Times New Roman" w:eastAsiaTheme="majorEastAsia" w:hAnsi="Times New Roman" w:cs="Times New Roman"/>
          <w:i/>
          <w:iCs/>
          <w:sz w:val="24"/>
          <w:szCs w:val="24"/>
        </w:rPr>
        <w:t>N. tenellus</w:t>
      </w:r>
      <w:r w:rsidRPr="006543A8">
        <w:rPr>
          <w:rFonts w:ascii="Times New Roman" w:hAnsi="Times New Roman" w:cs="Times New Roman"/>
          <w:sz w:val="24"/>
          <w:szCs w:val="24"/>
        </w:rPr>
        <w:t xml:space="preserve"> and its role in </w:t>
      </w:r>
      <w:del w:id="227" w:author="Wagstaff, Camille" w:date="2025-12-04T13:47:00Z" w16du:dateUtc="2025-12-04T21:47:00Z">
        <w:r w:rsidRPr="006543A8" w:rsidDel="00581467">
          <w:rPr>
            <w:rFonts w:ascii="Times New Roman" w:hAnsi="Times New Roman" w:cs="Times New Roman"/>
            <w:sz w:val="24"/>
            <w:szCs w:val="24"/>
          </w:rPr>
          <w:delText>pathogen transmission</w:delText>
        </w:r>
      </w:del>
      <w:ins w:id="228" w:author="Wagstaff, Camille" w:date="2025-12-04T13:47:00Z" w16du:dateUtc="2025-12-04T21:47:00Z">
        <w:r w:rsidR="00581467">
          <w:rPr>
            <w:rFonts w:ascii="Times New Roman" w:hAnsi="Times New Roman" w:cs="Times New Roman"/>
            <w:sz w:val="24"/>
            <w:szCs w:val="24"/>
          </w:rPr>
          <w:t>spreading BCTV and CPt</w:t>
        </w:r>
      </w:ins>
      <w:r w:rsidRPr="006543A8">
        <w:rPr>
          <w:rFonts w:ascii="Times New Roman" w:hAnsi="Times New Roman" w:cs="Times New Roman"/>
          <w:sz w:val="24"/>
          <w:szCs w:val="24"/>
        </w:rPr>
        <w:t xml:space="preserve">, we </w:t>
      </w:r>
      <w:ins w:id="229" w:author="Wagstaff, Camille" w:date="2025-12-30T12:19:00Z" w16du:dateUtc="2025-12-30T20:19:00Z">
        <w:r w:rsidR="00745B37">
          <w:rPr>
            <w:rFonts w:ascii="Times New Roman" w:hAnsi="Times New Roman" w:cs="Times New Roman"/>
            <w:sz w:val="24"/>
            <w:szCs w:val="24"/>
          </w:rPr>
          <w:t>analyzed</w:t>
        </w:r>
      </w:ins>
      <w:del w:id="230" w:author="Wagstaff, Camille" w:date="2025-12-30T12:19:00Z" w16du:dateUtc="2025-12-30T20:19:00Z">
        <w:r w:rsidRPr="006543A8" w:rsidDel="00745B37">
          <w:rPr>
            <w:rFonts w:ascii="Times New Roman" w:hAnsi="Times New Roman" w:cs="Times New Roman"/>
            <w:sz w:val="24"/>
            <w:szCs w:val="24"/>
          </w:rPr>
          <w:delText>conducted</w:delText>
        </w:r>
      </w:del>
      <w:r w:rsidRPr="006543A8">
        <w:rPr>
          <w:rFonts w:ascii="Times New Roman" w:hAnsi="Times New Roman" w:cs="Times New Roman"/>
          <w:sz w:val="24"/>
          <w:szCs w:val="24"/>
        </w:rPr>
        <w:t xml:space="preserve"> molecular gut content</w:t>
      </w:r>
      <w:del w:id="231" w:author="Wagstaff, Camille" w:date="2025-12-30T12:19:00Z" w16du:dateUtc="2025-12-30T20:19:00Z">
        <w:r w:rsidRPr="006543A8" w:rsidDel="00745B37">
          <w:rPr>
            <w:rFonts w:ascii="Times New Roman" w:hAnsi="Times New Roman" w:cs="Times New Roman"/>
            <w:sz w:val="24"/>
            <w:szCs w:val="24"/>
          </w:rPr>
          <w:delText xml:space="preserve"> analysi</w:delText>
        </w:r>
      </w:del>
      <w:r w:rsidRPr="006543A8">
        <w:rPr>
          <w:rFonts w:ascii="Times New Roman" w:hAnsi="Times New Roman" w:cs="Times New Roman"/>
          <w:sz w:val="24"/>
          <w:szCs w:val="24"/>
        </w:rPr>
        <w:t>s</w:t>
      </w:r>
      <w:ins w:id="232" w:author="Wagstaff, Camille" w:date="2025-12-30T11:02:00Z" w16du:dateUtc="2025-12-30T19:02:00Z">
        <w:r w:rsidR="001432EE">
          <w:rPr>
            <w:rFonts w:ascii="Times New Roman" w:hAnsi="Times New Roman" w:cs="Times New Roman"/>
            <w:sz w:val="24"/>
            <w:szCs w:val="24"/>
          </w:rPr>
          <w:t xml:space="preserve"> using </w:t>
        </w:r>
      </w:ins>
      <w:ins w:id="233" w:author="Wagstaff, Camille" w:date="2025-12-30T12:20:00Z" w16du:dateUtc="2025-12-30T20:20:00Z">
        <w:r w:rsidR="00745B37">
          <w:rPr>
            <w:rFonts w:ascii="Times New Roman" w:hAnsi="Times New Roman" w:cs="Times New Roman"/>
            <w:sz w:val="24"/>
            <w:szCs w:val="24"/>
          </w:rPr>
          <w:t xml:space="preserve">insect </w:t>
        </w:r>
      </w:ins>
      <w:ins w:id="234" w:author="Wagstaff, Camille" w:date="2025-12-30T11:02:00Z" w16du:dateUtc="2025-12-30T19:02:00Z">
        <w:r w:rsidR="001432EE">
          <w:rPr>
            <w:rFonts w:ascii="Times New Roman" w:hAnsi="Times New Roman" w:cs="Times New Roman"/>
            <w:sz w:val="24"/>
            <w:szCs w:val="24"/>
          </w:rPr>
          <w:t xml:space="preserve">monitoring data from </w:t>
        </w:r>
      </w:ins>
      <w:ins w:id="235" w:author="Wagstaff, Camille" w:date="2025-12-30T12:20:00Z" w16du:dateUtc="2025-12-30T20:20:00Z">
        <w:r w:rsidR="00745B37">
          <w:rPr>
            <w:rFonts w:ascii="Times New Roman" w:hAnsi="Times New Roman" w:cs="Times New Roman"/>
            <w:sz w:val="24"/>
            <w:szCs w:val="24"/>
          </w:rPr>
          <w:t>15</w:t>
        </w:r>
      </w:ins>
      <w:ins w:id="236" w:author="Wagstaff, Camille" w:date="2025-12-30T11:02:00Z" w16du:dateUtc="2025-12-30T19:02:00Z">
        <w:r w:rsidR="001432EE">
          <w:rPr>
            <w:rFonts w:ascii="Times New Roman" w:hAnsi="Times New Roman" w:cs="Times New Roman"/>
            <w:sz w:val="24"/>
            <w:szCs w:val="24"/>
          </w:rPr>
          <w:t xml:space="preserve"> site</w:t>
        </w:r>
        <w:r w:rsidR="00D80B9F">
          <w:rPr>
            <w:rFonts w:ascii="Times New Roman" w:hAnsi="Times New Roman" w:cs="Times New Roman"/>
            <w:sz w:val="24"/>
            <w:szCs w:val="24"/>
          </w:rPr>
          <w:t>s</w:t>
        </w:r>
      </w:ins>
      <w:r w:rsidR="001C6A75" w:rsidRPr="006543A8">
        <w:rPr>
          <w:rFonts w:ascii="Times New Roman" w:hAnsi="Times New Roman" w:cs="Times New Roman"/>
          <w:sz w:val="24"/>
          <w:szCs w:val="24"/>
        </w:rPr>
        <w:t>.</w:t>
      </w:r>
    </w:p>
    <w:p w14:paraId="5FF58A87" w14:textId="77777777" w:rsidR="001C6A75" w:rsidRPr="006543A8" w:rsidRDefault="001C6A75" w:rsidP="001C6A75">
      <w:pPr>
        <w:spacing w:after="0" w:line="480" w:lineRule="auto"/>
        <w:ind w:firstLine="540"/>
        <w:contextualSpacing/>
        <w:rPr>
          <w:rFonts w:ascii="Times New Roman" w:hAnsi="Times New Roman" w:cs="Times New Roman"/>
          <w:sz w:val="24"/>
          <w:szCs w:val="24"/>
        </w:rPr>
      </w:pPr>
    </w:p>
    <w:p w14:paraId="02575829" w14:textId="77777777" w:rsidR="001C6A75" w:rsidRPr="006543A8" w:rsidRDefault="001C6A75" w:rsidP="001C6A75">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Site Selection and Sampling</w:t>
      </w:r>
    </w:p>
    <w:p w14:paraId="44B685F6" w14:textId="2E853DCB" w:rsidR="00080F2E" w:rsidRPr="00080F2E" w:rsidRDefault="001C6A75" w:rsidP="00080F2E">
      <w:pPr>
        <w:spacing w:after="0" w:line="480" w:lineRule="auto"/>
        <w:contextualSpacing/>
        <w:rPr>
          <w:ins w:id="237" w:author="Wagstaff, Camille" w:date="2025-12-30T11:07:00Z"/>
        </w:rPr>
      </w:pPr>
      <w:r w:rsidRPr="006543A8">
        <w:rPr>
          <w:rFonts w:ascii="Times New Roman" w:hAnsi="Times New Roman" w:cs="Times New Roman"/>
          <w:sz w:val="24"/>
          <w:szCs w:val="24"/>
        </w:rPr>
        <w:t xml:space="preserve">Sampling was conducted at sites across the Columbia River Basin during the 2019 and 2020 growing seasons and </w:t>
      </w:r>
      <w:del w:id="238" w:author="Wagstaff, Camille" w:date="2025-12-30T11:02:00Z" w16du:dateUtc="2025-12-30T19:02:00Z">
        <w:r w:rsidRPr="006543A8" w:rsidDel="00D80B9F">
          <w:rPr>
            <w:rFonts w:ascii="Times New Roman" w:hAnsi="Times New Roman" w:cs="Times New Roman"/>
            <w:sz w:val="24"/>
            <w:szCs w:val="24"/>
          </w:rPr>
          <w:delText xml:space="preserve">in </w:delText>
        </w:r>
      </w:del>
      <w:r w:rsidRPr="006543A8">
        <w:rPr>
          <w:rFonts w:ascii="Times New Roman" w:hAnsi="Times New Roman" w:cs="Times New Roman"/>
          <w:sz w:val="24"/>
          <w:szCs w:val="24"/>
        </w:rPr>
        <w:t>spring</w:t>
      </w:r>
      <w:del w:id="239" w:author="Wagstaff, Camille" w:date="2025-12-30T11:02:00Z" w16du:dateUtc="2025-12-30T19:02:00Z">
        <w:r w:rsidRPr="006543A8" w:rsidDel="00D80B9F">
          <w:rPr>
            <w:rFonts w:ascii="Times New Roman" w:hAnsi="Times New Roman" w:cs="Times New Roman"/>
            <w:sz w:val="24"/>
            <w:szCs w:val="24"/>
          </w:rPr>
          <w:delText xml:space="preserve"> of</w:delText>
        </w:r>
      </w:del>
      <w:r w:rsidRPr="006543A8">
        <w:rPr>
          <w:rFonts w:ascii="Times New Roman" w:hAnsi="Times New Roman" w:cs="Times New Roman"/>
          <w:sz w:val="24"/>
          <w:szCs w:val="24"/>
        </w:rPr>
        <w:t xml:space="preserve"> 2021 (Fig. 1). Most sites were </w:t>
      </w:r>
      <w:del w:id="240" w:author="Wagstaff, Camille" w:date="2025-12-30T11:03:00Z" w16du:dateUtc="2025-12-30T19:03:00Z">
        <w:r w:rsidR="00877E9B" w:rsidRPr="006543A8" w:rsidDel="00D80B9F">
          <w:rPr>
            <w:rFonts w:ascii="Times New Roman" w:hAnsi="Times New Roman" w:cs="Times New Roman"/>
            <w:sz w:val="24"/>
            <w:szCs w:val="24"/>
          </w:rPr>
          <w:delText xml:space="preserve">included </w:delText>
        </w:r>
      </w:del>
      <w:r w:rsidR="00877E9B" w:rsidRPr="006543A8">
        <w:rPr>
          <w:rFonts w:ascii="Times New Roman" w:hAnsi="Times New Roman" w:cs="Times New Roman"/>
          <w:sz w:val="24"/>
          <w:szCs w:val="24"/>
        </w:rPr>
        <w:t xml:space="preserve">in the </w:t>
      </w:r>
      <w:r w:rsidRPr="006543A8">
        <w:rPr>
          <w:rFonts w:ascii="Times New Roman" w:hAnsi="Times New Roman" w:cs="Times New Roman"/>
          <w:sz w:val="24"/>
          <w:szCs w:val="24"/>
        </w:rPr>
        <w:t xml:space="preserve">Washington State University’s potato pest monitoring network, a </w:t>
      </w:r>
      <w:r w:rsidR="00877E9B" w:rsidRPr="006543A8">
        <w:rPr>
          <w:rFonts w:ascii="Times New Roman" w:hAnsi="Times New Roman" w:cs="Times New Roman"/>
          <w:sz w:val="24"/>
          <w:szCs w:val="24"/>
        </w:rPr>
        <w:t xml:space="preserve">standardized </w:t>
      </w:r>
      <w:del w:id="241" w:author="Wagstaff, Camille" w:date="2025-12-30T11:03:00Z" w16du:dateUtc="2025-12-30T19:03:00Z">
        <w:r w:rsidR="00877E9B" w:rsidRPr="006543A8" w:rsidDel="00D80B9F">
          <w:rPr>
            <w:rFonts w:ascii="Times New Roman" w:hAnsi="Times New Roman" w:cs="Times New Roman"/>
            <w:sz w:val="24"/>
            <w:szCs w:val="24"/>
          </w:rPr>
          <w:delText xml:space="preserve">sampling </w:delText>
        </w:r>
      </w:del>
      <w:r w:rsidR="00877E9B" w:rsidRPr="006543A8">
        <w:rPr>
          <w:rFonts w:ascii="Times New Roman" w:hAnsi="Times New Roman" w:cs="Times New Roman"/>
          <w:sz w:val="24"/>
          <w:szCs w:val="24"/>
        </w:rPr>
        <w:t xml:space="preserve">network on commercial </w:t>
      </w:r>
      <w:r w:rsidR="00877E9B" w:rsidRPr="006543A8">
        <w:rPr>
          <w:rFonts w:ascii="Times New Roman" w:hAnsi="Times New Roman" w:cs="Times New Roman"/>
          <w:sz w:val="24"/>
          <w:szCs w:val="24"/>
        </w:rPr>
        <w:lastRenderedPageBreak/>
        <w:t>farms</w:t>
      </w:r>
      <w:r w:rsidRPr="006543A8">
        <w:rPr>
          <w:rFonts w:ascii="Times New Roman" w:hAnsi="Times New Roman" w:cs="Times New Roman"/>
          <w:sz w:val="24"/>
          <w:szCs w:val="24"/>
        </w:rPr>
        <w:t>; a</w:t>
      </w:r>
      <w:r w:rsidR="00877E9B" w:rsidRPr="006543A8">
        <w:rPr>
          <w:rFonts w:ascii="Times New Roman" w:hAnsi="Times New Roman" w:cs="Times New Roman"/>
          <w:sz w:val="24"/>
          <w:szCs w:val="24"/>
        </w:rPr>
        <w:t xml:space="preserve">dditional </w:t>
      </w:r>
      <w:r w:rsidRPr="006543A8">
        <w:rPr>
          <w:rFonts w:ascii="Times New Roman" w:hAnsi="Times New Roman" w:cs="Times New Roman"/>
          <w:sz w:val="24"/>
          <w:szCs w:val="24"/>
        </w:rPr>
        <w:t xml:space="preserve">sites were at </w:t>
      </w:r>
      <w:r w:rsidR="002D3F51" w:rsidRPr="006543A8">
        <w:rPr>
          <w:rFonts w:ascii="Times New Roman" w:hAnsi="Times New Roman" w:cs="Times New Roman"/>
          <w:sz w:val="24"/>
          <w:szCs w:val="24"/>
        </w:rPr>
        <w:t>university</w:t>
      </w:r>
      <w:r w:rsidRPr="006543A8">
        <w:rPr>
          <w:rFonts w:ascii="Times New Roman" w:hAnsi="Times New Roman" w:cs="Times New Roman"/>
          <w:sz w:val="24"/>
          <w:szCs w:val="24"/>
        </w:rPr>
        <w:t xml:space="preserve"> research farms. In 2019 and 2020, sampling focused on irrigated potato fields and adjacent weedy areas, while in 2021 collections occurred near potato fields before planting</w:t>
      </w:r>
      <w:r w:rsidR="00877E9B" w:rsidRPr="006543A8">
        <w:rPr>
          <w:rFonts w:ascii="Times New Roman" w:hAnsi="Times New Roman" w:cs="Times New Roman"/>
          <w:sz w:val="24"/>
          <w:szCs w:val="24"/>
        </w:rPr>
        <w:t xml:space="preserve"> (Fig. 1)</w:t>
      </w:r>
      <w:r w:rsidRPr="006543A8">
        <w:rPr>
          <w:rFonts w:ascii="Times New Roman" w:hAnsi="Times New Roman" w:cs="Times New Roman"/>
          <w:sz w:val="24"/>
          <w:szCs w:val="24"/>
        </w:rPr>
        <w:t xml:space="preserve">. </w:t>
      </w:r>
      <w:r w:rsidR="00877E9B" w:rsidRPr="006543A8">
        <w:rPr>
          <w:rFonts w:ascii="Times New Roman" w:hAnsi="Times New Roman" w:cs="Times New Roman"/>
          <w:sz w:val="24"/>
          <w:szCs w:val="24"/>
        </w:rPr>
        <w:t xml:space="preserve">Our </w:t>
      </w:r>
      <w:r w:rsidRPr="006543A8">
        <w:rPr>
          <w:rFonts w:ascii="Times New Roman" w:hAnsi="Times New Roman" w:cs="Times New Roman"/>
          <w:sz w:val="24"/>
          <w:szCs w:val="24"/>
        </w:rPr>
        <w:t xml:space="preserve">approach </w:t>
      </w:r>
      <w:r w:rsidR="005F5400" w:rsidRPr="006543A8">
        <w:rPr>
          <w:rFonts w:ascii="Times New Roman" w:hAnsi="Times New Roman" w:cs="Times New Roman"/>
          <w:sz w:val="24"/>
          <w:szCs w:val="24"/>
        </w:rPr>
        <w:t>aim</w:t>
      </w:r>
      <w:ins w:id="242" w:author="Wagstaff, Camille" w:date="2025-12-30T11:03:00Z" w16du:dateUtc="2025-12-30T19:03:00Z">
        <w:r w:rsidR="00EB6DCC">
          <w:rPr>
            <w:rFonts w:ascii="Times New Roman" w:hAnsi="Times New Roman" w:cs="Times New Roman"/>
            <w:sz w:val="24"/>
            <w:szCs w:val="24"/>
          </w:rPr>
          <w:t>ed</w:t>
        </w:r>
      </w:ins>
      <w:del w:id="243" w:author="Wagstaff, Camille" w:date="2025-12-30T11:03:00Z" w16du:dateUtc="2025-12-30T19:03:00Z">
        <w:r w:rsidR="005F5400" w:rsidRPr="006543A8" w:rsidDel="00EB6DCC">
          <w:rPr>
            <w:rFonts w:ascii="Times New Roman" w:hAnsi="Times New Roman" w:cs="Times New Roman"/>
            <w:sz w:val="24"/>
            <w:szCs w:val="24"/>
          </w:rPr>
          <w:delText>s</w:delText>
        </w:r>
      </w:del>
      <w:r w:rsidRPr="006543A8">
        <w:rPr>
          <w:rFonts w:ascii="Times New Roman" w:hAnsi="Times New Roman" w:cs="Times New Roman"/>
          <w:sz w:val="24"/>
          <w:szCs w:val="24"/>
        </w:rPr>
        <w:t xml:space="preserve"> to identify</w:t>
      </w:r>
      <w:del w:id="244" w:author="Wagstaff, Camille" w:date="2025-12-30T11:03:00Z" w16du:dateUtc="2025-12-30T19:03:00Z">
        <w:r w:rsidRPr="006543A8" w:rsidDel="00EB6DCC">
          <w:rPr>
            <w:rFonts w:ascii="Times New Roman" w:hAnsi="Times New Roman" w:cs="Times New Roman"/>
            <w:sz w:val="24"/>
            <w:szCs w:val="24"/>
          </w:rPr>
          <w:delText xml:space="preserve"> key</w:delText>
        </w:r>
      </w:del>
      <w:r w:rsidRPr="006543A8">
        <w:rPr>
          <w:rFonts w:ascii="Times New Roman" w:hAnsi="Times New Roman" w:cs="Times New Roman"/>
          <w:sz w:val="24"/>
          <w:szCs w:val="24"/>
        </w:rPr>
        <w:t xml:space="preserve"> plant species that </w:t>
      </w:r>
      <w:r w:rsidR="005F5400" w:rsidRPr="006543A8">
        <w:rPr>
          <w:rFonts w:ascii="Times New Roman" w:hAnsi="Times New Roman" w:cs="Times New Roman"/>
          <w:sz w:val="24"/>
          <w:szCs w:val="24"/>
        </w:rPr>
        <w:t xml:space="preserve">may </w:t>
      </w:r>
      <w:r w:rsidRPr="006543A8">
        <w:rPr>
          <w:rFonts w:ascii="Times New Roman" w:hAnsi="Times New Roman" w:cs="Times New Roman"/>
          <w:sz w:val="24"/>
          <w:szCs w:val="24"/>
        </w:rPr>
        <w:t>serve as</w:t>
      </w:r>
      <w:ins w:id="245" w:author="Wagstaff, Camille" w:date="2025-12-04T13:51:00Z" w16du:dateUtc="2025-12-04T21:51:00Z">
        <w:r w:rsidR="00581467">
          <w:rPr>
            <w:rFonts w:ascii="Times New Roman" w:hAnsi="Times New Roman" w:cs="Times New Roman"/>
            <w:sz w:val="24"/>
            <w:szCs w:val="24"/>
          </w:rPr>
          <w:t xml:space="preserve"> </w:t>
        </w:r>
        <w:r w:rsidR="00581467">
          <w:rPr>
            <w:rFonts w:ascii="Times New Roman" w:hAnsi="Times New Roman" w:cs="Times New Roman"/>
            <w:i/>
            <w:iCs/>
            <w:sz w:val="24"/>
            <w:szCs w:val="24"/>
          </w:rPr>
          <w:t>N. tenellus</w:t>
        </w:r>
      </w:ins>
      <w:r w:rsidRPr="006543A8">
        <w:rPr>
          <w:rFonts w:ascii="Times New Roman" w:hAnsi="Times New Roman" w:cs="Times New Roman"/>
          <w:sz w:val="24"/>
          <w:szCs w:val="24"/>
        </w:rPr>
        <w:t xml:space="preserve"> hosts at different times of the year</w:t>
      </w:r>
      <w:ins w:id="246" w:author="Wagstaff, Camille" w:date="2025-12-30T11:07:00Z" w16du:dateUtc="2025-12-30T19:07:00Z">
        <w:r w:rsidR="00080F2E">
          <w:rPr>
            <w:rFonts w:ascii="Times New Roman" w:hAnsi="Times New Roman" w:cs="Times New Roman"/>
            <w:sz w:val="24"/>
            <w:szCs w:val="24"/>
          </w:rPr>
          <w:t xml:space="preserve">. </w:t>
        </w:r>
      </w:ins>
      <w:ins w:id="247" w:author="Wagstaff, Camille" w:date="2025-12-30T11:07:00Z">
        <w:r w:rsidR="00080F2E" w:rsidRPr="00080F2E">
          <w:rPr>
            <w:rFonts w:ascii="Times New Roman" w:hAnsi="Times New Roman"/>
            <w:sz w:val="24"/>
            <w:rPrChange w:id="248" w:author="Wagstaff, Camille" w:date="2025-12-30T11:07:00Z" w16du:dateUtc="2025-12-30T19:07:00Z">
              <w:rPr/>
            </w:rPrChange>
          </w:rPr>
          <w:t xml:space="preserve">Our concurrent study tested plant samples for the presence of pathogens (Foutz et al. 2025). Linking vector gut content analysis with pathogen incidence may bring to light host-pathogen </w:t>
        </w:r>
      </w:ins>
      <w:ins w:id="249" w:author="Wagstaff, Camille" w:date="2025-12-30T12:20:00Z" w16du:dateUtc="2025-12-30T20:20:00Z">
        <w:r w:rsidR="00745B37">
          <w:rPr>
            <w:rFonts w:ascii="Times New Roman" w:hAnsi="Times New Roman"/>
            <w:sz w:val="24"/>
          </w:rPr>
          <w:t>associa</w:t>
        </w:r>
      </w:ins>
      <w:ins w:id="250" w:author="Wagstaff, Camille" w:date="2025-12-30T11:07:00Z">
        <w:r w:rsidR="00080F2E" w:rsidRPr="00080F2E">
          <w:rPr>
            <w:rFonts w:ascii="Times New Roman" w:hAnsi="Times New Roman"/>
            <w:sz w:val="24"/>
            <w:rPrChange w:id="251" w:author="Wagstaff, Camille" w:date="2025-12-30T11:07:00Z" w16du:dateUtc="2025-12-30T19:07:00Z">
              <w:rPr/>
            </w:rPrChange>
          </w:rPr>
          <w:t xml:space="preserve">tions to improve predictive models for disease outbreaks (Cooper et al. 2019; Foutz et al. 2025). </w:t>
        </w:r>
      </w:ins>
    </w:p>
    <w:p w14:paraId="32962E44" w14:textId="293E0882" w:rsidR="006D63F0" w:rsidRDefault="001C6A75" w:rsidP="00481E61">
      <w:pPr>
        <w:spacing w:after="0" w:line="480" w:lineRule="auto"/>
        <w:contextualSpacing/>
        <w:rPr>
          <w:rFonts w:ascii="Times New Roman" w:hAnsi="Times New Roman" w:cs="Times New Roman"/>
          <w:sz w:val="24"/>
          <w:szCs w:val="24"/>
        </w:rPr>
      </w:pPr>
      <w:del w:id="252" w:author="Wagstaff, Camille" w:date="2025-12-04T13:51:00Z" w16du:dateUtc="2025-12-04T21:51:00Z">
        <w:r w:rsidRPr="006543A8" w:rsidDel="00581467">
          <w:rPr>
            <w:rFonts w:ascii="Times New Roman" w:hAnsi="Times New Roman" w:cs="Times New Roman"/>
            <w:sz w:val="24"/>
            <w:szCs w:val="24"/>
          </w:rPr>
          <w:delText xml:space="preserve">, </w:delText>
        </w:r>
        <w:r w:rsidR="00877E9B" w:rsidRPr="006543A8" w:rsidDel="00581467">
          <w:rPr>
            <w:rFonts w:ascii="Times New Roman" w:hAnsi="Times New Roman" w:cs="Times New Roman"/>
            <w:sz w:val="24"/>
            <w:szCs w:val="24"/>
          </w:rPr>
          <w:delText>and</w:delText>
        </w:r>
      </w:del>
      <w:del w:id="253" w:author="Wagstaff, Camille" w:date="2025-12-30T11:07:00Z" w16du:dateUtc="2025-12-30T19:07:00Z">
        <w:r w:rsidRPr="006543A8" w:rsidDel="00080F2E">
          <w:rPr>
            <w:rFonts w:ascii="Times New Roman" w:hAnsi="Times New Roman" w:cs="Times New Roman"/>
            <w:sz w:val="24"/>
            <w:szCs w:val="24"/>
          </w:rPr>
          <w:delText xml:space="preserve"> plant tissue samples </w:delText>
        </w:r>
      </w:del>
      <w:del w:id="254" w:author="Wagstaff, Camille" w:date="2025-12-04T13:52:00Z" w16du:dateUtc="2025-12-04T21:52:00Z">
        <w:r w:rsidRPr="006543A8" w:rsidDel="00581467">
          <w:rPr>
            <w:rFonts w:ascii="Times New Roman" w:hAnsi="Times New Roman" w:cs="Times New Roman"/>
            <w:sz w:val="24"/>
            <w:szCs w:val="24"/>
          </w:rPr>
          <w:delText>from collection sites were</w:delText>
        </w:r>
      </w:del>
      <w:del w:id="255" w:author="Wagstaff, Camille" w:date="2025-12-30T11:04:00Z" w16du:dateUtc="2025-12-30T19:04:00Z">
        <w:r w:rsidRPr="006543A8" w:rsidDel="00EB6DCC">
          <w:rPr>
            <w:rFonts w:ascii="Times New Roman" w:hAnsi="Times New Roman" w:cs="Times New Roman"/>
            <w:sz w:val="24"/>
            <w:szCs w:val="24"/>
          </w:rPr>
          <w:delText xml:space="preserve"> tested </w:delText>
        </w:r>
      </w:del>
      <w:del w:id="256" w:author="Wagstaff, Camille" w:date="2025-12-30T11:07:00Z" w16du:dateUtc="2025-12-30T19:07:00Z">
        <w:r w:rsidRPr="006543A8" w:rsidDel="00080F2E">
          <w:rPr>
            <w:rFonts w:ascii="Times New Roman" w:hAnsi="Times New Roman" w:cs="Times New Roman"/>
            <w:sz w:val="24"/>
            <w:szCs w:val="24"/>
          </w:rPr>
          <w:delText xml:space="preserve">for the presence of </w:delText>
        </w:r>
      </w:del>
      <w:del w:id="257" w:author="Wagstaff, Camille" w:date="2025-12-04T13:52:00Z" w16du:dateUtc="2025-12-04T21:52:00Z">
        <w:r w:rsidRPr="006543A8" w:rsidDel="00581467">
          <w:rPr>
            <w:rFonts w:ascii="Times New Roman" w:hAnsi="Times New Roman" w:cs="Times New Roman"/>
            <w:sz w:val="24"/>
            <w:szCs w:val="24"/>
          </w:rPr>
          <w:delText xml:space="preserve">pathogens </w:delText>
        </w:r>
      </w:del>
      <w:del w:id="258" w:author="Wagstaff, Camille" w:date="2025-12-30T11:07:00Z" w16du:dateUtc="2025-12-30T19:07:00Z">
        <w:r w:rsidRPr="006543A8" w:rsidDel="00080F2E">
          <w:rPr>
            <w:rFonts w:ascii="Times New Roman" w:hAnsi="Times New Roman" w:cs="Times New Roman"/>
            <w:sz w:val="24"/>
            <w:szCs w:val="24"/>
          </w:rPr>
          <w:delText xml:space="preserve">to assess </w:delText>
        </w:r>
        <w:r w:rsidR="00877E9B" w:rsidRPr="006543A8" w:rsidDel="00080F2E">
          <w:rPr>
            <w:rFonts w:ascii="Times New Roman" w:hAnsi="Times New Roman" w:cs="Times New Roman"/>
            <w:sz w:val="24"/>
            <w:szCs w:val="24"/>
          </w:rPr>
          <w:delText xml:space="preserve">potential </w:delText>
        </w:r>
        <w:r w:rsidRPr="006543A8" w:rsidDel="00080F2E">
          <w:rPr>
            <w:rFonts w:ascii="Times New Roman" w:hAnsi="Times New Roman" w:cs="Times New Roman"/>
            <w:sz w:val="24"/>
            <w:szCs w:val="24"/>
          </w:rPr>
          <w:delText xml:space="preserve">sources of infection (Foutz et al. 2025). </w:delText>
        </w:r>
        <w:r w:rsidR="005F5400" w:rsidRPr="006543A8" w:rsidDel="00080F2E">
          <w:rPr>
            <w:rFonts w:ascii="Times New Roman" w:hAnsi="Times New Roman" w:cs="Times New Roman"/>
            <w:sz w:val="24"/>
            <w:szCs w:val="24"/>
          </w:rPr>
          <w:delText>L</w:delText>
        </w:r>
        <w:r w:rsidR="00877E9B" w:rsidRPr="006543A8" w:rsidDel="00080F2E">
          <w:rPr>
            <w:rFonts w:ascii="Times New Roman" w:hAnsi="Times New Roman" w:cs="Times New Roman"/>
            <w:sz w:val="24"/>
            <w:szCs w:val="24"/>
          </w:rPr>
          <w:delText xml:space="preserve">inking vector </w:delText>
        </w:r>
        <w:r w:rsidRPr="006543A8" w:rsidDel="00080F2E">
          <w:rPr>
            <w:rFonts w:ascii="Times New Roman" w:hAnsi="Times New Roman" w:cs="Times New Roman"/>
            <w:sz w:val="24"/>
            <w:szCs w:val="24"/>
          </w:rPr>
          <w:delText xml:space="preserve">gut content analysis with pathogen </w:delText>
        </w:r>
        <w:r w:rsidR="006D63F0" w:rsidDel="00080F2E">
          <w:rPr>
            <w:rFonts w:ascii="Times New Roman" w:hAnsi="Times New Roman" w:cs="Times New Roman"/>
            <w:sz w:val="24"/>
            <w:szCs w:val="24"/>
          </w:rPr>
          <w:delText>incidence</w:delText>
        </w:r>
        <w:r w:rsidR="006D63F0" w:rsidRPr="006543A8" w:rsidDel="00080F2E">
          <w:rPr>
            <w:rFonts w:ascii="Times New Roman" w:hAnsi="Times New Roman" w:cs="Times New Roman"/>
            <w:sz w:val="24"/>
            <w:szCs w:val="24"/>
          </w:rPr>
          <w:delText xml:space="preserve"> </w:delText>
        </w:r>
        <w:r w:rsidR="005F5400" w:rsidRPr="006543A8" w:rsidDel="00080F2E">
          <w:rPr>
            <w:rFonts w:ascii="Times New Roman" w:hAnsi="Times New Roman" w:cs="Times New Roman"/>
            <w:sz w:val="24"/>
            <w:szCs w:val="24"/>
          </w:rPr>
          <w:delText xml:space="preserve">may </w:delText>
        </w:r>
      </w:del>
      <w:del w:id="259" w:author="Wagstaff, Camille" w:date="2025-12-04T13:54:00Z" w16du:dateUtc="2025-12-04T21:54:00Z">
        <w:r w:rsidR="005F5400" w:rsidRPr="006543A8" w:rsidDel="00581467">
          <w:rPr>
            <w:rFonts w:ascii="Times New Roman" w:hAnsi="Times New Roman" w:cs="Times New Roman"/>
            <w:sz w:val="24"/>
            <w:szCs w:val="24"/>
          </w:rPr>
          <w:delText>resolve</w:delText>
        </w:r>
        <w:r w:rsidRPr="006543A8" w:rsidDel="00581467">
          <w:rPr>
            <w:rFonts w:ascii="Times New Roman" w:hAnsi="Times New Roman" w:cs="Times New Roman"/>
            <w:sz w:val="24"/>
            <w:szCs w:val="24"/>
          </w:rPr>
          <w:delText xml:space="preserve"> </w:delText>
        </w:r>
      </w:del>
      <w:del w:id="260" w:author="Wagstaff, Camille" w:date="2025-12-30T11:07:00Z" w16du:dateUtc="2025-12-30T19:07:00Z">
        <w:r w:rsidRPr="006543A8" w:rsidDel="00080F2E">
          <w:rPr>
            <w:rFonts w:ascii="Times New Roman" w:hAnsi="Times New Roman" w:cs="Times New Roman"/>
            <w:sz w:val="24"/>
            <w:szCs w:val="24"/>
          </w:rPr>
          <w:delText xml:space="preserve">host-pathogen interactions </w:delText>
        </w:r>
      </w:del>
      <w:del w:id="261" w:author="Wagstaff, Camille" w:date="2025-12-04T13:55:00Z" w16du:dateUtc="2025-12-04T21:55:00Z">
        <w:r w:rsidRPr="006543A8" w:rsidDel="00581467">
          <w:rPr>
            <w:rFonts w:ascii="Times New Roman" w:hAnsi="Times New Roman" w:cs="Times New Roman"/>
            <w:sz w:val="24"/>
            <w:szCs w:val="24"/>
          </w:rPr>
          <w:delText xml:space="preserve">and </w:delText>
        </w:r>
      </w:del>
      <w:del w:id="262" w:author="Wagstaff, Camille" w:date="2025-12-30T11:07:00Z" w16du:dateUtc="2025-12-30T19:07:00Z">
        <w:r w:rsidRPr="006543A8" w:rsidDel="00080F2E">
          <w:rPr>
            <w:rFonts w:ascii="Times New Roman" w:hAnsi="Times New Roman" w:cs="Times New Roman"/>
            <w:sz w:val="24"/>
            <w:szCs w:val="24"/>
          </w:rPr>
          <w:delText>improve predictive models for disease outbreaks</w:delText>
        </w:r>
        <w:r w:rsidR="00A027CA" w:rsidRPr="006543A8" w:rsidDel="00080F2E">
          <w:rPr>
            <w:rFonts w:ascii="Times New Roman" w:hAnsi="Times New Roman" w:cs="Times New Roman"/>
            <w:sz w:val="24"/>
            <w:szCs w:val="24"/>
          </w:rPr>
          <w:delText xml:space="preserve"> (</w:delText>
        </w:r>
        <w:r w:rsidR="00D618F8" w:rsidRPr="006543A8" w:rsidDel="00080F2E">
          <w:rPr>
            <w:rFonts w:ascii="Times New Roman" w:hAnsi="Times New Roman" w:cs="Times New Roman"/>
            <w:sz w:val="24"/>
            <w:szCs w:val="24"/>
          </w:rPr>
          <w:delText>Cooper et al. 2019</w:delText>
        </w:r>
        <w:r w:rsidR="00A027CA" w:rsidRPr="006543A8" w:rsidDel="00080F2E">
          <w:rPr>
            <w:rFonts w:ascii="Times New Roman" w:hAnsi="Times New Roman" w:cs="Times New Roman"/>
            <w:sz w:val="24"/>
            <w:szCs w:val="24"/>
          </w:rPr>
          <w:delText>)</w:delText>
        </w:r>
        <w:r w:rsidRPr="006543A8" w:rsidDel="00080F2E">
          <w:rPr>
            <w:rFonts w:ascii="Times New Roman" w:hAnsi="Times New Roman" w:cs="Times New Roman"/>
            <w:sz w:val="24"/>
            <w:szCs w:val="24"/>
          </w:rPr>
          <w:delText>.</w:delText>
        </w:r>
      </w:del>
      <w:r w:rsidR="007870E8" w:rsidRPr="006543A8">
        <w:rPr>
          <w:rFonts w:ascii="Times New Roman" w:hAnsi="Times New Roman" w:cs="Times New Roman"/>
          <w:sz w:val="24"/>
          <w:szCs w:val="24"/>
        </w:rPr>
        <w:t xml:space="preserve"> </w:t>
      </w:r>
    </w:p>
    <w:p w14:paraId="2ECA6E3C" w14:textId="70878318" w:rsidR="005B3870" w:rsidRPr="00A0532F" w:rsidRDefault="001C6A75" w:rsidP="00A0532F">
      <w:pPr>
        <w:spacing w:after="0" w:line="480" w:lineRule="auto"/>
        <w:ind w:firstLine="540"/>
        <w:contextualSpacing/>
        <w:rPr>
          <w:rFonts w:ascii="Times New Roman" w:hAnsi="Times New Roman" w:cs="Times New Roman"/>
          <w:sz w:val="24"/>
          <w:szCs w:val="24"/>
        </w:rPr>
      </w:pPr>
      <w:commentRangeStart w:id="263"/>
      <w:del w:id="264" w:author="Wagstaff, Camille" w:date="2025-12-30T11:08:00Z" w16du:dateUtc="2025-12-30T19:08:00Z">
        <w:r w:rsidRPr="006543A8" w:rsidDel="000E512F">
          <w:rPr>
            <w:rFonts w:ascii="Times New Roman" w:hAnsi="Times New Roman" w:cs="Times New Roman"/>
            <w:sz w:val="24"/>
            <w:szCs w:val="24"/>
          </w:rPr>
          <w:delText xml:space="preserve">Sampling </w:delText>
        </w:r>
        <w:r w:rsidR="005F5400" w:rsidRPr="006543A8" w:rsidDel="000E512F">
          <w:rPr>
            <w:rFonts w:ascii="Times New Roman" w:hAnsi="Times New Roman" w:cs="Times New Roman"/>
            <w:sz w:val="24"/>
            <w:szCs w:val="24"/>
          </w:rPr>
          <w:delText>occurred</w:delText>
        </w:r>
        <w:r w:rsidRPr="006543A8" w:rsidDel="000E512F">
          <w:rPr>
            <w:rFonts w:ascii="Times New Roman" w:hAnsi="Times New Roman" w:cs="Times New Roman"/>
            <w:sz w:val="24"/>
            <w:szCs w:val="24"/>
          </w:rPr>
          <w:delText xml:space="preserve"> every other week </w:delText>
        </w:r>
      </w:del>
      <w:ins w:id="265" w:author="Wagstaff, Camille" w:date="2025-12-30T11:08:00Z" w16du:dateUtc="2025-12-30T19:08:00Z">
        <w:r w:rsidR="000E512F">
          <w:rPr>
            <w:rFonts w:ascii="Times New Roman" w:hAnsi="Times New Roman" w:cs="Times New Roman"/>
            <w:sz w:val="24"/>
            <w:szCs w:val="24"/>
          </w:rPr>
          <w:t xml:space="preserve">We sampled every two weeks </w:t>
        </w:r>
      </w:ins>
      <w:r w:rsidRPr="006543A8">
        <w:rPr>
          <w:rFonts w:ascii="Times New Roman" w:hAnsi="Times New Roman" w:cs="Times New Roman"/>
          <w:sz w:val="24"/>
          <w:szCs w:val="24"/>
        </w:rPr>
        <w:t>in 2019</w:t>
      </w:r>
      <w:r w:rsidR="00877E9B" w:rsidRPr="006543A8">
        <w:rPr>
          <w:rFonts w:ascii="Times New Roman" w:hAnsi="Times New Roman" w:cs="Times New Roman"/>
          <w:sz w:val="24"/>
          <w:szCs w:val="24"/>
        </w:rPr>
        <w:t xml:space="preserve"> and </w:t>
      </w:r>
      <w:r w:rsidRPr="006543A8">
        <w:rPr>
          <w:rFonts w:ascii="Times New Roman" w:hAnsi="Times New Roman" w:cs="Times New Roman"/>
          <w:sz w:val="24"/>
          <w:szCs w:val="24"/>
        </w:rPr>
        <w:t>2020 and weekly in 2021</w:t>
      </w:r>
      <w:ins w:id="266" w:author="Wagstaff, Camille" w:date="2025-12-30T11:08:00Z" w16du:dateUtc="2025-12-30T19:08:00Z">
        <w:r w:rsidR="000E512F">
          <w:rPr>
            <w:rFonts w:ascii="Times New Roman" w:hAnsi="Times New Roman" w:cs="Times New Roman"/>
            <w:sz w:val="24"/>
            <w:szCs w:val="24"/>
          </w:rPr>
          <w:t xml:space="preserve"> with</w:t>
        </w:r>
      </w:ins>
      <w:del w:id="267" w:author="Wagstaff, Camille" w:date="2025-12-30T11:08:00Z" w16du:dateUtc="2025-12-30T19:08:00Z">
        <w:r w:rsidRPr="006543A8" w:rsidDel="000E512F">
          <w:rPr>
            <w:rFonts w:ascii="Times New Roman" w:hAnsi="Times New Roman" w:cs="Times New Roman"/>
            <w:sz w:val="24"/>
            <w:szCs w:val="24"/>
          </w:rPr>
          <w:delText>. Insects were collected using</w:delText>
        </w:r>
      </w:del>
      <w:r w:rsidRPr="006543A8">
        <w:rPr>
          <w:rFonts w:ascii="Times New Roman" w:hAnsi="Times New Roman" w:cs="Times New Roman"/>
          <w:sz w:val="24"/>
          <w:szCs w:val="24"/>
        </w:rPr>
        <w:t xml:space="preserve"> a reversible leaf blower into organdy bags </w:t>
      </w:r>
      <w:del w:id="268" w:author="Wagstaff, Camille" w:date="2025-12-30T11:08:00Z" w16du:dateUtc="2025-12-30T19:08:00Z">
        <w:r w:rsidRPr="006543A8" w:rsidDel="000E512F">
          <w:rPr>
            <w:rFonts w:ascii="Times New Roman" w:hAnsi="Times New Roman" w:cs="Times New Roman"/>
            <w:sz w:val="24"/>
            <w:szCs w:val="24"/>
          </w:rPr>
          <w:delText>and transferred to resealable plastic bags (</w:delText>
        </w:r>
      </w:del>
      <w:r w:rsidRPr="006543A8">
        <w:rPr>
          <w:rFonts w:ascii="Times New Roman" w:hAnsi="Times New Roman" w:cs="Times New Roman"/>
          <w:sz w:val="24"/>
          <w:szCs w:val="24"/>
        </w:rPr>
        <w:t xml:space="preserve">26cc </w:t>
      </w:r>
      <w:ins w:id="269" w:author="Wagstaff, Camille" w:date="2025-12-30T11:08:00Z" w16du:dateUtc="2025-12-30T19:08:00Z">
        <w:r w:rsidR="000E512F">
          <w:rPr>
            <w:rFonts w:ascii="Times New Roman" w:hAnsi="Times New Roman" w:cs="Times New Roman"/>
            <w:sz w:val="24"/>
            <w:szCs w:val="24"/>
          </w:rPr>
          <w:t>g</w:t>
        </w:r>
      </w:ins>
      <w:del w:id="270" w:author="Wagstaff, Camille" w:date="2025-12-30T11:08:00Z" w16du:dateUtc="2025-12-30T19:08:00Z">
        <w:r w:rsidRPr="006543A8" w:rsidDel="000E512F">
          <w:rPr>
            <w:rFonts w:ascii="Times New Roman" w:hAnsi="Times New Roman" w:cs="Times New Roman"/>
            <w:sz w:val="24"/>
            <w:szCs w:val="24"/>
          </w:rPr>
          <w:delText>G</w:delText>
        </w:r>
      </w:del>
      <w:r w:rsidRPr="006543A8">
        <w:rPr>
          <w:rFonts w:ascii="Times New Roman" w:hAnsi="Times New Roman" w:cs="Times New Roman"/>
          <w:sz w:val="24"/>
          <w:szCs w:val="24"/>
        </w:rPr>
        <w:t xml:space="preserve">as </w:t>
      </w:r>
      <w:ins w:id="271" w:author="Wagstaff, Camille" w:date="2025-12-30T11:08:00Z" w16du:dateUtc="2025-12-30T19:08:00Z">
        <w:r w:rsidR="000E512F">
          <w:rPr>
            <w:rFonts w:ascii="Times New Roman" w:hAnsi="Times New Roman" w:cs="Times New Roman"/>
            <w:sz w:val="24"/>
            <w:szCs w:val="24"/>
          </w:rPr>
          <w:t>h</w:t>
        </w:r>
      </w:ins>
      <w:del w:id="272" w:author="Wagstaff, Camille" w:date="2025-12-30T11:08:00Z" w16du:dateUtc="2025-12-30T19:08:00Z">
        <w:r w:rsidRPr="006543A8" w:rsidDel="000E512F">
          <w:rPr>
            <w:rFonts w:ascii="Times New Roman" w:hAnsi="Times New Roman" w:cs="Times New Roman"/>
            <w:sz w:val="24"/>
            <w:szCs w:val="24"/>
          </w:rPr>
          <w:delText>H</w:delText>
        </w:r>
      </w:del>
      <w:r w:rsidRPr="006543A8">
        <w:rPr>
          <w:rFonts w:ascii="Times New Roman" w:hAnsi="Times New Roman" w:cs="Times New Roman"/>
          <w:sz w:val="24"/>
          <w:szCs w:val="24"/>
        </w:rPr>
        <w:t xml:space="preserve">andheld </w:t>
      </w:r>
      <w:ins w:id="273" w:author="Wagstaff, Camille" w:date="2025-12-30T11:08:00Z" w16du:dateUtc="2025-12-30T19:08:00Z">
        <w:r w:rsidR="000E512F">
          <w:rPr>
            <w:rFonts w:ascii="Times New Roman" w:hAnsi="Times New Roman" w:cs="Times New Roman"/>
            <w:sz w:val="24"/>
            <w:szCs w:val="24"/>
          </w:rPr>
          <w:t>b</w:t>
        </w:r>
      </w:ins>
      <w:del w:id="274" w:author="Wagstaff, Camille" w:date="2025-12-30T11:08:00Z" w16du:dateUtc="2025-12-30T19:08:00Z">
        <w:r w:rsidRPr="006543A8" w:rsidDel="000E512F">
          <w:rPr>
            <w:rFonts w:ascii="Times New Roman" w:hAnsi="Times New Roman" w:cs="Times New Roman"/>
            <w:sz w:val="24"/>
            <w:szCs w:val="24"/>
          </w:rPr>
          <w:delText>B</w:delText>
        </w:r>
      </w:del>
      <w:r w:rsidRPr="006543A8">
        <w:rPr>
          <w:rFonts w:ascii="Times New Roman" w:hAnsi="Times New Roman" w:cs="Times New Roman"/>
          <w:sz w:val="24"/>
          <w:szCs w:val="24"/>
        </w:rPr>
        <w:t xml:space="preserve">lower </w:t>
      </w:r>
      <w:ins w:id="275" w:author="Wagstaff, Camille" w:date="2025-12-30T11:08:00Z" w16du:dateUtc="2025-12-30T19:08:00Z">
        <w:r w:rsidR="000E512F">
          <w:rPr>
            <w:rFonts w:ascii="Times New Roman" w:hAnsi="Times New Roman" w:cs="Times New Roman"/>
            <w:sz w:val="24"/>
            <w:szCs w:val="24"/>
          </w:rPr>
          <w:t>v</w:t>
        </w:r>
      </w:ins>
      <w:del w:id="276" w:author="Wagstaff, Camille" w:date="2025-12-30T11:08:00Z" w16du:dateUtc="2025-12-30T19:08:00Z">
        <w:r w:rsidRPr="006543A8" w:rsidDel="000E512F">
          <w:rPr>
            <w:rFonts w:ascii="Times New Roman" w:hAnsi="Times New Roman" w:cs="Times New Roman"/>
            <w:sz w:val="24"/>
            <w:szCs w:val="24"/>
          </w:rPr>
          <w:delText>V</w:delText>
        </w:r>
      </w:del>
      <w:r w:rsidRPr="006543A8">
        <w:rPr>
          <w:rFonts w:ascii="Times New Roman" w:hAnsi="Times New Roman" w:cs="Times New Roman"/>
          <w:sz w:val="24"/>
          <w:szCs w:val="24"/>
        </w:rPr>
        <w:t xml:space="preserve">acuum, </w:t>
      </w:r>
      <w:proofErr w:type="spellStart"/>
      <w:r w:rsidRPr="006543A8">
        <w:rPr>
          <w:rFonts w:ascii="Times New Roman" w:hAnsi="Times New Roman" w:cs="Times New Roman"/>
          <w:sz w:val="24"/>
          <w:szCs w:val="24"/>
        </w:rPr>
        <w:t>Homelite</w:t>
      </w:r>
      <w:proofErr w:type="spellEnd"/>
      <w:r w:rsidRPr="006543A8">
        <w:rPr>
          <w:rFonts w:ascii="Times New Roman" w:hAnsi="Times New Roman" w:cs="Times New Roman"/>
          <w:sz w:val="24"/>
          <w:szCs w:val="24"/>
        </w:rPr>
        <w:t xml:space="preserve"> Corporation, Charlotte, NC). All potential weedy</w:t>
      </w:r>
      <w:ins w:id="277" w:author="Wagstaff, Camille" w:date="2025-12-30T12:22:00Z" w16du:dateUtc="2025-12-30T20:22:00Z">
        <w:r w:rsidR="00745B37">
          <w:rPr>
            <w:rFonts w:ascii="Times New Roman" w:hAnsi="Times New Roman" w:cs="Times New Roman"/>
            <w:sz w:val="24"/>
            <w:szCs w:val="24"/>
          </w:rPr>
          <w:t xml:space="preserve"> insect</w:t>
        </w:r>
      </w:ins>
      <w:r w:rsidRPr="006543A8">
        <w:rPr>
          <w:rFonts w:ascii="Times New Roman" w:hAnsi="Times New Roman" w:cs="Times New Roman"/>
          <w:sz w:val="24"/>
          <w:szCs w:val="24"/>
        </w:rPr>
        <w:t xml:space="preserve"> host stands within 100 m </w:t>
      </w:r>
      <w:del w:id="278" w:author="Wagstaff, Camille" w:date="2025-12-30T11:09:00Z" w16du:dateUtc="2025-12-30T19:09:00Z">
        <w:r w:rsidRPr="006543A8" w:rsidDel="00972184">
          <w:rPr>
            <w:rFonts w:ascii="Times New Roman" w:hAnsi="Times New Roman" w:cs="Times New Roman"/>
            <w:sz w:val="24"/>
            <w:szCs w:val="24"/>
          </w:rPr>
          <w:delText xml:space="preserve">of potato fields </w:delText>
        </w:r>
      </w:del>
      <w:r w:rsidRPr="006543A8">
        <w:rPr>
          <w:rFonts w:ascii="Times New Roman" w:hAnsi="Times New Roman" w:cs="Times New Roman"/>
          <w:sz w:val="24"/>
          <w:szCs w:val="24"/>
        </w:rPr>
        <w:t>were sampled for one minute</w:t>
      </w:r>
      <w:del w:id="279" w:author="Wagstaff, Camille" w:date="2025-12-30T11:09:00Z" w16du:dateUtc="2025-12-30T19:09:00Z">
        <w:r w:rsidRPr="006543A8" w:rsidDel="00972184">
          <w:rPr>
            <w:rFonts w:ascii="Times New Roman" w:hAnsi="Times New Roman" w:cs="Times New Roman"/>
            <w:sz w:val="24"/>
            <w:szCs w:val="24"/>
          </w:rPr>
          <w:delText xml:space="preserve"> per plant stand</w:delText>
        </w:r>
      </w:del>
      <w:r w:rsidRPr="006543A8">
        <w:rPr>
          <w:rFonts w:ascii="Times New Roman" w:hAnsi="Times New Roman" w:cs="Times New Roman"/>
          <w:sz w:val="24"/>
          <w:szCs w:val="24"/>
        </w:rPr>
        <w:t xml:space="preserve">. Live insects were transported on ice and </w:t>
      </w:r>
      <w:del w:id="280" w:author="Wagstaff, Camille" w:date="2025-12-30T11:09:00Z" w16du:dateUtc="2025-12-30T19:09:00Z">
        <w:r w:rsidRPr="006543A8" w:rsidDel="00972184">
          <w:rPr>
            <w:rFonts w:ascii="Times New Roman" w:hAnsi="Times New Roman" w:cs="Times New Roman"/>
            <w:sz w:val="24"/>
            <w:szCs w:val="24"/>
          </w:rPr>
          <w:delText xml:space="preserve">immediately </w:delText>
        </w:r>
      </w:del>
      <w:ins w:id="281" w:author="Wagstaff, Camille" w:date="2025-12-30T11:09:00Z" w16du:dateUtc="2025-12-30T19:09:00Z">
        <w:r w:rsidR="00972184">
          <w:rPr>
            <w:rFonts w:ascii="Times New Roman" w:hAnsi="Times New Roman" w:cs="Times New Roman"/>
            <w:sz w:val="24"/>
            <w:szCs w:val="24"/>
          </w:rPr>
          <w:t>then</w:t>
        </w:r>
        <w:r w:rsidR="00972184" w:rsidRPr="006543A8">
          <w:rPr>
            <w:rFonts w:ascii="Times New Roman" w:hAnsi="Times New Roman" w:cs="Times New Roman"/>
            <w:sz w:val="24"/>
            <w:szCs w:val="24"/>
          </w:rPr>
          <w:t xml:space="preserve"> </w:t>
        </w:r>
      </w:ins>
      <w:r w:rsidRPr="006543A8">
        <w:rPr>
          <w:rFonts w:ascii="Times New Roman" w:hAnsi="Times New Roman" w:cs="Times New Roman"/>
          <w:sz w:val="24"/>
          <w:szCs w:val="24"/>
        </w:rPr>
        <w:t xml:space="preserve">frozen at -40 °C </w:t>
      </w:r>
      <w:ins w:id="282" w:author="Wagstaff, Camille" w:date="2025-12-30T11:09:00Z" w16du:dateUtc="2025-12-30T19:09:00Z">
        <w:r w:rsidR="00972184">
          <w:rPr>
            <w:rFonts w:ascii="Times New Roman" w:hAnsi="Times New Roman" w:cs="Times New Roman"/>
            <w:sz w:val="24"/>
            <w:szCs w:val="24"/>
          </w:rPr>
          <w:t xml:space="preserve">in </w:t>
        </w:r>
      </w:ins>
      <w:del w:id="283" w:author="Wagstaff, Camille" w:date="2025-12-30T11:09:00Z" w16du:dateUtc="2025-12-30T19:09:00Z">
        <w:r w:rsidRPr="006543A8" w:rsidDel="00972184">
          <w:rPr>
            <w:rFonts w:ascii="Times New Roman" w:hAnsi="Times New Roman" w:cs="Times New Roman"/>
            <w:sz w:val="24"/>
            <w:szCs w:val="24"/>
          </w:rPr>
          <w:delText xml:space="preserve">upon arrival at </w:delText>
        </w:r>
      </w:del>
      <w:r w:rsidRPr="006543A8">
        <w:rPr>
          <w:rFonts w:ascii="Times New Roman" w:hAnsi="Times New Roman" w:cs="Times New Roman"/>
          <w:sz w:val="24"/>
          <w:szCs w:val="24"/>
        </w:rPr>
        <w:t>the laboratory.</w:t>
      </w:r>
      <w:r w:rsidR="00877E9B" w:rsidRPr="006543A8">
        <w:rPr>
          <w:rFonts w:ascii="Times New Roman" w:hAnsi="Times New Roman" w:cs="Times New Roman"/>
          <w:sz w:val="24"/>
          <w:szCs w:val="24"/>
        </w:rPr>
        <w:t xml:space="preserve"> </w:t>
      </w:r>
      <w:del w:id="284" w:author="Wagstaff, Camille" w:date="2025-12-30T12:26:00Z" w16du:dateUtc="2025-12-30T20:26:00Z">
        <w:r w:rsidR="00877E9B" w:rsidRPr="006543A8" w:rsidDel="0075167F">
          <w:rPr>
            <w:rFonts w:ascii="Times New Roman" w:hAnsi="Times New Roman" w:cs="Times New Roman"/>
            <w:sz w:val="24"/>
            <w:szCs w:val="24"/>
          </w:rPr>
          <w:delText xml:space="preserve">Identification and sexing </w:delText>
        </w:r>
      </w:del>
      <w:ins w:id="285" w:author="Wagstaff, Camille" w:date="2025-12-30T12:26:00Z" w16du:dateUtc="2025-12-30T20:26:00Z">
        <w:r w:rsidR="0075167F">
          <w:rPr>
            <w:rFonts w:ascii="Times New Roman" w:hAnsi="Times New Roman" w:cs="Times New Roman"/>
            <w:sz w:val="24"/>
            <w:szCs w:val="24"/>
          </w:rPr>
          <w:t>Insects were identified and sexed</w:t>
        </w:r>
      </w:ins>
      <w:ins w:id="286" w:author="Wagstaff, Camille" w:date="2025-12-30T12:27:00Z" w16du:dateUtc="2025-12-30T20:27:00Z">
        <w:r w:rsidR="0075167F">
          <w:rPr>
            <w:rFonts w:ascii="Times New Roman" w:hAnsi="Times New Roman" w:cs="Times New Roman"/>
            <w:sz w:val="24"/>
            <w:szCs w:val="24"/>
          </w:rPr>
          <w:t xml:space="preserve"> </w:t>
        </w:r>
      </w:ins>
      <w:del w:id="287" w:author="Wagstaff, Camille" w:date="2025-12-30T12:27:00Z" w16du:dateUtc="2025-12-30T20:27:00Z">
        <w:r w:rsidR="00877E9B" w:rsidRPr="006543A8" w:rsidDel="0075167F">
          <w:rPr>
            <w:rFonts w:ascii="Times New Roman" w:hAnsi="Times New Roman" w:cs="Times New Roman"/>
            <w:sz w:val="24"/>
            <w:szCs w:val="24"/>
          </w:rPr>
          <w:delText>w</w:delText>
        </w:r>
      </w:del>
      <w:del w:id="288" w:author="Wagstaff, Camille" w:date="2025-12-30T11:09:00Z" w16du:dateUtc="2025-12-30T19:09:00Z">
        <w:r w:rsidR="00877E9B" w:rsidRPr="006543A8" w:rsidDel="00972184">
          <w:rPr>
            <w:rFonts w:ascii="Times New Roman" w:hAnsi="Times New Roman" w:cs="Times New Roman"/>
            <w:sz w:val="24"/>
            <w:szCs w:val="24"/>
          </w:rPr>
          <w:delText>ere</w:delText>
        </w:r>
      </w:del>
      <w:del w:id="289" w:author="Wagstaff, Camille" w:date="2025-12-30T12:27:00Z" w16du:dateUtc="2025-12-30T20:27:00Z">
        <w:r w:rsidR="00877E9B" w:rsidRPr="006543A8" w:rsidDel="0075167F">
          <w:rPr>
            <w:rFonts w:ascii="Times New Roman" w:hAnsi="Times New Roman" w:cs="Times New Roman"/>
            <w:sz w:val="24"/>
            <w:szCs w:val="24"/>
          </w:rPr>
          <w:delText xml:space="preserve"> performed </w:delText>
        </w:r>
      </w:del>
      <w:r w:rsidR="00877E9B" w:rsidRPr="006543A8">
        <w:rPr>
          <w:rFonts w:ascii="Times New Roman" w:hAnsi="Times New Roman" w:cs="Times New Roman"/>
          <w:sz w:val="24"/>
          <w:szCs w:val="24"/>
        </w:rPr>
        <w:t>under a stereo microscope using distinct morphological traits</w:t>
      </w:r>
      <w:r w:rsidR="002D3F51" w:rsidRPr="006543A8">
        <w:rPr>
          <w:rFonts w:ascii="Times New Roman" w:hAnsi="Times New Roman" w:cs="Times New Roman"/>
          <w:sz w:val="24"/>
          <w:szCs w:val="24"/>
        </w:rPr>
        <w:t xml:space="preserve"> of tapered, bullet</w:t>
      </w:r>
      <w:ins w:id="290" w:author="Wagstaff, Camille" w:date="2025-12-30T12:27:00Z" w16du:dateUtc="2025-12-30T20:27:00Z">
        <w:r w:rsidR="0075167F">
          <w:rPr>
            <w:rFonts w:ascii="Times New Roman" w:hAnsi="Times New Roman" w:cs="Times New Roman"/>
            <w:sz w:val="24"/>
            <w:szCs w:val="24"/>
          </w:rPr>
          <w:t>-</w:t>
        </w:r>
      </w:ins>
      <w:del w:id="291" w:author="Wagstaff, Camille" w:date="2025-12-30T12:27:00Z" w16du:dateUtc="2025-12-30T20:27:00Z">
        <w:r w:rsidR="002D3F51" w:rsidRPr="006543A8" w:rsidDel="0075167F">
          <w:rPr>
            <w:rFonts w:ascii="Times New Roman" w:hAnsi="Times New Roman" w:cs="Times New Roman"/>
            <w:sz w:val="24"/>
            <w:szCs w:val="24"/>
          </w:rPr>
          <w:delText xml:space="preserve"> </w:delText>
        </w:r>
      </w:del>
      <w:r w:rsidR="002D3F51" w:rsidRPr="006543A8">
        <w:rPr>
          <w:rFonts w:ascii="Times New Roman" w:hAnsi="Times New Roman" w:cs="Times New Roman"/>
          <w:sz w:val="24"/>
          <w:szCs w:val="24"/>
        </w:rPr>
        <w:t xml:space="preserve">body shape measuring 3 to 4 </w:t>
      </w:r>
      <w:proofErr w:type="spellStart"/>
      <w:r w:rsidR="002D3F51" w:rsidRPr="006543A8">
        <w:rPr>
          <w:rFonts w:ascii="Times New Roman" w:hAnsi="Times New Roman" w:cs="Times New Roman"/>
          <w:sz w:val="24"/>
          <w:szCs w:val="24"/>
        </w:rPr>
        <w:t>mm</w:t>
      </w:r>
      <w:ins w:id="292" w:author="Wagstaff, Camille" w:date="2025-12-30T11:10:00Z" w16du:dateUtc="2025-12-30T19:10:00Z">
        <w:r w:rsidR="00CD73DE">
          <w:rPr>
            <w:rFonts w:ascii="Times New Roman" w:hAnsi="Times New Roman" w:cs="Times New Roman"/>
            <w:sz w:val="24"/>
            <w:szCs w:val="24"/>
          </w:rPr>
          <w:t>,</w:t>
        </w:r>
      </w:ins>
      <w:del w:id="293" w:author="Wagstaff, Camille" w:date="2025-12-30T11:10:00Z" w16du:dateUtc="2025-12-30T19:10:00Z">
        <w:r w:rsidR="002D3F51" w:rsidRPr="006543A8" w:rsidDel="00CD73DE">
          <w:rPr>
            <w:rFonts w:ascii="Times New Roman" w:hAnsi="Times New Roman" w:cs="Times New Roman"/>
            <w:sz w:val="24"/>
            <w:szCs w:val="24"/>
          </w:rPr>
          <w:delText xml:space="preserve"> in length, </w:delText>
        </w:r>
      </w:del>
      <w:r w:rsidR="002D3F51" w:rsidRPr="006543A8">
        <w:rPr>
          <w:rFonts w:ascii="Times New Roman" w:hAnsi="Times New Roman" w:cs="Times New Roman"/>
          <w:sz w:val="24"/>
          <w:szCs w:val="24"/>
        </w:rPr>
        <w:t>with</w:t>
      </w:r>
      <w:proofErr w:type="spellEnd"/>
      <w:r w:rsidR="002D3F51" w:rsidRPr="006543A8">
        <w:rPr>
          <w:rFonts w:ascii="Times New Roman" w:hAnsi="Times New Roman" w:cs="Times New Roman"/>
          <w:sz w:val="24"/>
          <w:szCs w:val="24"/>
        </w:rPr>
        <w:t xml:space="preserve"> a pale green to tan coloration</w:t>
      </w:r>
      <w:ins w:id="294" w:author="Wagstaff, Camille" w:date="2025-12-30T11:10:00Z" w16du:dateUtc="2025-12-30T19:10:00Z">
        <w:r w:rsidR="00E12695">
          <w:rPr>
            <w:rFonts w:ascii="Times New Roman" w:hAnsi="Times New Roman" w:cs="Times New Roman"/>
            <w:sz w:val="24"/>
            <w:szCs w:val="24"/>
          </w:rPr>
          <w:t xml:space="preserve">; </w:t>
        </w:r>
      </w:ins>
      <w:del w:id="295" w:author="Wagstaff, Camille" w:date="2025-12-30T11:10:00Z" w16du:dateUtc="2025-12-30T19:10:00Z">
        <w:r w:rsidR="002D3F51" w:rsidRPr="006543A8" w:rsidDel="00CD73DE">
          <w:rPr>
            <w:rFonts w:ascii="Times New Roman" w:hAnsi="Times New Roman" w:cs="Times New Roman"/>
            <w:sz w:val="24"/>
            <w:szCs w:val="24"/>
          </w:rPr>
          <w:delText xml:space="preserve">, </w:delText>
        </w:r>
        <w:r w:rsidR="00877E9B" w:rsidRPr="006543A8" w:rsidDel="00CD73DE">
          <w:rPr>
            <w:rFonts w:ascii="Times New Roman" w:hAnsi="Times New Roman" w:cs="Times New Roman"/>
            <w:sz w:val="24"/>
            <w:szCs w:val="24"/>
          </w:rPr>
          <w:delText>and specimens were stored in a -40 °C freezer.</w:delText>
        </w:r>
        <w:commentRangeEnd w:id="263"/>
        <w:r w:rsidR="00581467" w:rsidDel="00CD73DE">
          <w:rPr>
            <w:rStyle w:val="CommentReference"/>
          </w:rPr>
          <w:commentReference w:id="263"/>
        </w:r>
      </w:del>
      <w:ins w:id="296" w:author="Wagstaff, Camille" w:date="2025-12-30T11:10:00Z" w16du:dateUtc="2025-12-30T19:10:00Z">
        <w:r w:rsidR="00E12695">
          <w:rPr>
            <w:rFonts w:ascii="Times New Roman" w:hAnsi="Times New Roman" w:cs="Times New Roman"/>
            <w:color w:val="4472C4" w:themeColor="accent1"/>
            <w:sz w:val="24"/>
            <w:szCs w:val="24"/>
          </w:rPr>
          <w:t>h</w:t>
        </w:r>
      </w:ins>
      <w:ins w:id="297" w:author="Wagstaff, Camille" w:date="2025-12-04T14:16:00Z" w16du:dateUtc="2025-12-04T22:16:00Z">
        <w:r w:rsidR="00581467" w:rsidRPr="00581467">
          <w:rPr>
            <w:rFonts w:ascii="Times New Roman" w:hAnsi="Times New Roman" w:cs="Times New Roman"/>
            <w:color w:val="4472C4" w:themeColor="accent1"/>
            <w:sz w:val="24"/>
            <w:szCs w:val="24"/>
            <w:rPrChange w:id="298" w:author="Wagstaff, Camille" w:date="2025-12-04T14:17:00Z" w16du:dateUtc="2025-12-04T22:17:00Z">
              <w:rPr>
                <w:rFonts w:ascii="Times New Roman" w:hAnsi="Times New Roman" w:cs="Times New Roman"/>
                <w:i/>
                <w:iCs/>
                <w:color w:val="4472C4" w:themeColor="accent1"/>
                <w:sz w:val="24"/>
                <w:szCs w:val="24"/>
              </w:rPr>
            </w:rPrChange>
          </w:rPr>
          <w:t>igh-definition images of the</w:t>
        </w:r>
        <w:r w:rsidR="00581467">
          <w:rPr>
            <w:rFonts w:ascii="Times New Roman" w:hAnsi="Times New Roman" w:cs="Times New Roman"/>
            <w:i/>
            <w:iCs/>
            <w:color w:val="4472C4" w:themeColor="accent1"/>
            <w:sz w:val="24"/>
            <w:szCs w:val="24"/>
          </w:rPr>
          <w:t xml:space="preserve"> N. tenellus </w:t>
        </w:r>
        <w:r w:rsidR="00581467" w:rsidRPr="00581467">
          <w:rPr>
            <w:rFonts w:ascii="Times New Roman" w:hAnsi="Times New Roman" w:cs="Times New Roman"/>
            <w:color w:val="4472C4" w:themeColor="accent1"/>
            <w:sz w:val="24"/>
            <w:szCs w:val="24"/>
            <w:rPrChange w:id="299" w:author="Wagstaff, Camille" w:date="2025-12-04T14:17:00Z" w16du:dateUtc="2025-12-04T22:17:00Z">
              <w:rPr>
                <w:rFonts w:ascii="Times New Roman" w:hAnsi="Times New Roman" w:cs="Times New Roman"/>
                <w:i/>
                <w:iCs/>
                <w:color w:val="4472C4" w:themeColor="accent1"/>
                <w:sz w:val="24"/>
                <w:szCs w:val="24"/>
              </w:rPr>
            </w:rPrChange>
          </w:rPr>
          <w:t xml:space="preserve">adults used have been published </w:t>
        </w:r>
      </w:ins>
      <w:ins w:id="300" w:author="Wagstaff, Camille" w:date="2025-12-30T11:11:00Z" w16du:dateUtc="2025-12-30T19:11:00Z">
        <w:r w:rsidR="009A3181">
          <w:rPr>
            <w:rFonts w:ascii="Times New Roman" w:hAnsi="Times New Roman" w:cs="Times New Roman"/>
            <w:sz w:val="24"/>
            <w:szCs w:val="24"/>
          </w:rPr>
          <w:t xml:space="preserve">and describe these phenotypic </w:t>
        </w:r>
      </w:ins>
      <w:ins w:id="301" w:author="Wagstaff, Camille" w:date="2025-12-04T14:16:00Z" w16du:dateUtc="2025-12-04T22:16:00Z">
        <w:r w:rsidR="00581467" w:rsidRPr="00581467">
          <w:rPr>
            <w:rFonts w:ascii="Times New Roman" w:hAnsi="Times New Roman" w:cs="Times New Roman"/>
            <w:color w:val="4472C4" w:themeColor="accent1"/>
            <w:sz w:val="24"/>
            <w:szCs w:val="24"/>
            <w:rPrChange w:id="302" w:author="Wagstaff, Camille" w:date="2025-12-04T14:17:00Z" w16du:dateUtc="2025-12-04T22:17:00Z">
              <w:rPr>
                <w:rFonts w:ascii="Times New Roman" w:hAnsi="Times New Roman" w:cs="Times New Roman"/>
                <w:i/>
                <w:iCs/>
                <w:color w:val="4472C4" w:themeColor="accent1"/>
                <w:sz w:val="24"/>
                <w:szCs w:val="24"/>
              </w:rPr>
            </w:rPrChange>
          </w:rPr>
          <w:t xml:space="preserve">traits </w:t>
        </w:r>
      </w:ins>
      <w:ins w:id="303" w:author="Wagstaff, Camille" w:date="2025-12-04T14:17:00Z" w16du:dateUtc="2025-12-04T22:17:00Z">
        <w:r w:rsidR="00581467" w:rsidRPr="00581467">
          <w:rPr>
            <w:rFonts w:ascii="Times New Roman" w:hAnsi="Times New Roman" w:cs="Times New Roman"/>
            <w:sz w:val="24"/>
            <w:szCs w:val="24"/>
          </w:rPr>
          <w:t>(Foutz et al. 2025)</w:t>
        </w:r>
      </w:ins>
      <w:ins w:id="304" w:author="Wagstaff, Camille" w:date="2025-12-30T12:27:00Z" w16du:dateUtc="2025-12-30T20:27:00Z">
        <w:r w:rsidR="0075167F">
          <w:rPr>
            <w:rFonts w:ascii="Times New Roman" w:hAnsi="Times New Roman" w:cs="Times New Roman"/>
            <w:sz w:val="24"/>
            <w:szCs w:val="24"/>
          </w:rPr>
          <w:t>.</w:t>
        </w:r>
      </w:ins>
    </w:p>
    <w:p w14:paraId="443D2B2A" w14:textId="7C237D49" w:rsidR="00AD5D69" w:rsidRPr="00AD5D69" w:rsidRDefault="00AD5D69" w:rsidP="00AD5D69">
      <w:pPr>
        <w:spacing w:after="0" w:line="480" w:lineRule="auto"/>
        <w:ind w:firstLine="450"/>
        <w:contextualSpacing/>
        <w:rPr>
          <w:ins w:id="305" w:author="Wagstaff, Camille" w:date="2025-12-04T16:00:00Z"/>
          <w:rFonts w:ascii="Times New Roman" w:hAnsi="Times New Roman" w:cs="Times New Roman"/>
          <w:sz w:val="24"/>
          <w:szCs w:val="24"/>
        </w:rPr>
      </w:pPr>
      <w:ins w:id="306" w:author="Wagstaff, Camille" w:date="2025-12-04T16:00:00Z">
        <w:r w:rsidRPr="00AD5D69">
          <w:rPr>
            <w:rFonts w:ascii="Times New Roman" w:hAnsi="Times New Roman" w:cs="Times New Roman"/>
            <w:sz w:val="24"/>
            <w:szCs w:val="24"/>
          </w:rPr>
          <w:lastRenderedPageBreak/>
          <w:t xml:space="preserve">Of the 1,765 adult </w:t>
        </w:r>
        <w:r w:rsidRPr="00AD5D69">
          <w:rPr>
            <w:rFonts w:ascii="Times New Roman" w:hAnsi="Times New Roman" w:cs="Times New Roman"/>
            <w:i/>
            <w:iCs/>
            <w:sz w:val="24"/>
            <w:szCs w:val="24"/>
          </w:rPr>
          <w:t>N. tenellus</w:t>
        </w:r>
        <w:r w:rsidRPr="00AD5D69">
          <w:rPr>
            <w:rFonts w:ascii="Times New Roman" w:hAnsi="Times New Roman" w:cs="Times New Roman"/>
            <w:sz w:val="24"/>
            <w:szCs w:val="24"/>
          </w:rPr>
          <w:t xml:space="preserve"> collected across the Columbia Basin from 2019 to 2021, we </w:t>
        </w:r>
      </w:ins>
      <w:ins w:id="307" w:author="Wagstaff, Camille" w:date="2025-12-30T11:11:00Z" w16du:dateUtc="2025-12-30T19:11:00Z">
        <w:r w:rsidR="001E663E">
          <w:rPr>
            <w:rFonts w:ascii="Times New Roman" w:hAnsi="Times New Roman" w:cs="Times New Roman"/>
            <w:sz w:val="24"/>
            <w:szCs w:val="24"/>
          </w:rPr>
          <w:t>used</w:t>
        </w:r>
      </w:ins>
      <w:ins w:id="308" w:author="Wagstaff, Camille" w:date="2025-12-04T16:00:00Z">
        <w:r w:rsidRPr="00AD5D69">
          <w:rPr>
            <w:rFonts w:ascii="Times New Roman" w:hAnsi="Times New Roman" w:cs="Times New Roman"/>
            <w:sz w:val="24"/>
            <w:szCs w:val="24"/>
          </w:rPr>
          <w:t xml:space="preserve"> 230</w:t>
        </w:r>
      </w:ins>
      <w:ins w:id="309" w:author="Wagstaff, Camille" w:date="2025-12-30T12:27:00Z" w16du:dateUtc="2025-12-30T20:27:00Z">
        <w:r w:rsidR="0075167F">
          <w:rPr>
            <w:rFonts w:ascii="Times New Roman" w:hAnsi="Times New Roman" w:cs="Times New Roman"/>
            <w:sz w:val="24"/>
            <w:szCs w:val="24"/>
          </w:rPr>
          <w:t xml:space="preserve"> across all three years</w:t>
        </w:r>
      </w:ins>
      <w:ins w:id="310" w:author="Wagstaff, Camille" w:date="2025-12-04T16:00:00Z">
        <w:r w:rsidRPr="00AD5D69">
          <w:rPr>
            <w:rFonts w:ascii="Times New Roman" w:hAnsi="Times New Roman" w:cs="Times New Roman"/>
            <w:sz w:val="24"/>
            <w:szCs w:val="24"/>
          </w:rPr>
          <w:t xml:space="preserve"> from potato fields for gut</w:t>
        </w:r>
      </w:ins>
      <w:ins w:id="311" w:author="Wagstaff, Camille" w:date="2025-12-04T16:00:00Z" w16du:dateUtc="2025-12-05T00:00:00Z">
        <w:r>
          <w:rPr>
            <w:rFonts w:ascii="Times New Roman" w:hAnsi="Times New Roman" w:cs="Times New Roman"/>
            <w:sz w:val="24"/>
            <w:szCs w:val="24"/>
          </w:rPr>
          <w:t xml:space="preserve"> </w:t>
        </w:r>
      </w:ins>
      <w:ins w:id="312" w:author="Wagstaff, Camille" w:date="2025-12-04T16:00:00Z">
        <w:r w:rsidRPr="00AD5D69">
          <w:rPr>
            <w:rFonts w:ascii="Times New Roman" w:hAnsi="Times New Roman" w:cs="Times New Roman"/>
            <w:sz w:val="24"/>
            <w:szCs w:val="24"/>
          </w:rPr>
          <w:t>content analysis. Selection was guided by methodological constraints and year-specific research objectives.</w:t>
        </w:r>
      </w:ins>
      <w:ins w:id="313" w:author="Wagstaff, Camille" w:date="2025-12-04T16:01:00Z" w16du:dateUtc="2025-12-05T00:01:00Z">
        <w:r>
          <w:rPr>
            <w:rFonts w:ascii="Times New Roman" w:hAnsi="Times New Roman" w:cs="Times New Roman"/>
            <w:sz w:val="24"/>
            <w:szCs w:val="24"/>
          </w:rPr>
          <w:t xml:space="preserve"> W</w:t>
        </w:r>
      </w:ins>
      <w:ins w:id="314" w:author="Wagstaff, Camille" w:date="2025-12-04T16:00:00Z">
        <w:r w:rsidRPr="00AD5D69">
          <w:rPr>
            <w:rFonts w:ascii="Times New Roman" w:hAnsi="Times New Roman" w:cs="Times New Roman"/>
            <w:sz w:val="24"/>
            <w:szCs w:val="24"/>
          </w:rPr>
          <w:t>e tested ~</w:t>
        </w:r>
        <w:proofErr w:type="gramStart"/>
        <w:r w:rsidRPr="00AD5D69">
          <w:rPr>
            <w:rFonts w:ascii="Times New Roman" w:hAnsi="Times New Roman" w:cs="Times New Roman"/>
            <w:sz w:val="24"/>
            <w:szCs w:val="24"/>
          </w:rPr>
          <w:t>100 primer</w:t>
        </w:r>
        <w:proofErr w:type="gramEnd"/>
        <w:r w:rsidRPr="00AD5D69">
          <w:rPr>
            <w:rFonts w:ascii="Times New Roman" w:hAnsi="Times New Roman" w:cs="Times New Roman"/>
            <w:sz w:val="24"/>
            <w:szCs w:val="24"/>
          </w:rPr>
          <w:t xml:space="preserve"> pair combinations</w:t>
        </w:r>
      </w:ins>
      <w:ins w:id="315" w:author="Wagstaff, Camille" w:date="2025-12-04T16:00:00Z" w16du:dateUtc="2025-12-05T00:00:00Z">
        <w:r>
          <w:rPr>
            <w:rFonts w:ascii="Times New Roman" w:hAnsi="Times New Roman" w:cs="Times New Roman"/>
            <w:sz w:val="24"/>
            <w:szCs w:val="24"/>
          </w:rPr>
          <w:t>, all of w</w:t>
        </w:r>
      </w:ins>
      <w:ins w:id="316" w:author="Wagstaff, Camille" w:date="2025-12-04T16:01:00Z" w16du:dateUtc="2025-12-05T00:01:00Z">
        <w:r>
          <w:rPr>
            <w:rFonts w:ascii="Times New Roman" w:hAnsi="Times New Roman" w:cs="Times New Roman"/>
            <w:sz w:val="24"/>
            <w:szCs w:val="24"/>
          </w:rPr>
          <w:t xml:space="preserve">hich </w:t>
        </w:r>
      </w:ins>
      <w:ins w:id="317" w:author="Wagstaff, Camille" w:date="2025-12-04T16:00:00Z">
        <w:r w:rsidRPr="00AD5D69">
          <w:rPr>
            <w:rFonts w:ascii="Times New Roman" w:hAnsi="Times New Roman" w:cs="Times New Roman"/>
            <w:sz w:val="24"/>
            <w:szCs w:val="24"/>
          </w:rPr>
          <w:t xml:space="preserve">consistently amplified both positive and negative controls, </w:t>
        </w:r>
      </w:ins>
      <w:ins w:id="318" w:author="Wagstaff, Camille" w:date="2025-12-04T16:01:00Z" w16du:dateUtc="2025-12-05T00:01:00Z">
        <w:r>
          <w:rPr>
            <w:rFonts w:ascii="Times New Roman" w:hAnsi="Times New Roman" w:cs="Times New Roman"/>
            <w:sz w:val="24"/>
            <w:szCs w:val="24"/>
          </w:rPr>
          <w:t xml:space="preserve">but the </w:t>
        </w:r>
      </w:ins>
      <w:ins w:id="319" w:author="Wagstaff, Camille" w:date="2025-12-30T12:28:00Z" w16du:dateUtc="2025-12-30T20:28:00Z">
        <w:r w:rsidR="0075167F">
          <w:rPr>
            <w:rFonts w:ascii="Times New Roman" w:hAnsi="Times New Roman" w:cs="Times New Roman"/>
            <w:sz w:val="24"/>
            <w:szCs w:val="24"/>
          </w:rPr>
          <w:t>proportion</w:t>
        </w:r>
      </w:ins>
      <w:ins w:id="320" w:author="Wagstaff, Camille" w:date="2025-12-04T16:00:00Z">
        <w:r w:rsidRPr="00AD5D69">
          <w:rPr>
            <w:rFonts w:ascii="Times New Roman" w:hAnsi="Times New Roman" w:cs="Times New Roman"/>
            <w:sz w:val="24"/>
            <w:szCs w:val="24"/>
          </w:rPr>
          <w:t xml:space="preserve"> of samples analyzed per year varied according to primer performance.</w:t>
        </w:r>
      </w:ins>
      <w:ins w:id="321" w:author="Wagstaff, Camille" w:date="2025-12-30T11:12:00Z" w16du:dateUtc="2025-12-30T19:12:00Z">
        <w:r w:rsidR="006C73BB">
          <w:rPr>
            <w:rFonts w:ascii="Times New Roman" w:hAnsi="Times New Roman" w:cs="Times New Roman"/>
            <w:sz w:val="24"/>
            <w:szCs w:val="24"/>
          </w:rPr>
          <w:t xml:space="preserve"> These samples were also tested to determine infection status, described in the </w:t>
        </w:r>
        <w:r w:rsidR="00F1357B">
          <w:rPr>
            <w:rFonts w:ascii="Times New Roman" w:hAnsi="Times New Roman" w:cs="Times New Roman"/>
            <w:sz w:val="24"/>
            <w:szCs w:val="24"/>
          </w:rPr>
          <w:t>Pa</w:t>
        </w:r>
      </w:ins>
      <w:ins w:id="322" w:author="Wagstaff, Camille" w:date="2025-12-30T11:13:00Z" w16du:dateUtc="2025-12-30T19:13:00Z">
        <w:r w:rsidR="00F1357B">
          <w:rPr>
            <w:rFonts w:ascii="Times New Roman" w:hAnsi="Times New Roman" w:cs="Times New Roman"/>
            <w:sz w:val="24"/>
            <w:szCs w:val="24"/>
          </w:rPr>
          <w:t>thogen Identification section.</w:t>
        </w:r>
      </w:ins>
    </w:p>
    <w:p w14:paraId="79ADB63B" w14:textId="2312060A" w:rsidR="00AD5D69" w:rsidRPr="00AD5D69" w:rsidRDefault="00AD5D69" w:rsidP="00AD5D69">
      <w:pPr>
        <w:spacing w:after="0" w:line="480" w:lineRule="auto"/>
        <w:ind w:firstLine="450"/>
        <w:contextualSpacing/>
        <w:rPr>
          <w:ins w:id="323" w:author="Wagstaff, Camille" w:date="2025-12-04T16:00:00Z"/>
          <w:rFonts w:ascii="Times New Roman" w:hAnsi="Times New Roman" w:cs="Times New Roman"/>
          <w:sz w:val="24"/>
          <w:szCs w:val="24"/>
        </w:rPr>
      </w:pPr>
      <w:ins w:id="324" w:author="Wagstaff, Camille" w:date="2025-12-04T16:00:00Z">
        <w:r w:rsidRPr="00AD5D69">
          <w:rPr>
            <w:rFonts w:ascii="Times New Roman" w:hAnsi="Times New Roman" w:cs="Times New Roman"/>
            <w:sz w:val="24"/>
            <w:szCs w:val="24"/>
          </w:rPr>
          <w:t xml:space="preserve">In 2019, </w:t>
        </w:r>
      </w:ins>
      <w:ins w:id="325" w:author="Wagstaff, Camille" w:date="2025-12-30T12:28:00Z" w16du:dateUtc="2025-12-30T20:28:00Z">
        <w:r w:rsidR="0075167F" w:rsidRPr="0075167F">
          <w:rPr>
            <w:rFonts w:ascii="Times New Roman" w:hAnsi="Times New Roman" w:cs="Times New Roman"/>
            <w:i/>
            <w:iCs/>
            <w:sz w:val="24"/>
            <w:szCs w:val="24"/>
            <w:rPrChange w:id="326" w:author="Wagstaff, Camille" w:date="2025-12-30T12:28:00Z" w16du:dateUtc="2025-12-30T20:28:00Z">
              <w:rPr>
                <w:rFonts w:ascii="Times New Roman" w:hAnsi="Times New Roman" w:cs="Times New Roman"/>
                <w:sz w:val="24"/>
                <w:szCs w:val="24"/>
              </w:rPr>
            </w:rPrChange>
          </w:rPr>
          <w:t>N. tenellus</w:t>
        </w:r>
      </w:ins>
      <w:ins w:id="327" w:author="Wagstaff, Camille" w:date="2025-12-04T16:00:00Z">
        <w:r w:rsidRPr="00AD5D69">
          <w:rPr>
            <w:rFonts w:ascii="Times New Roman" w:hAnsi="Times New Roman" w:cs="Times New Roman"/>
            <w:sz w:val="24"/>
            <w:szCs w:val="24"/>
          </w:rPr>
          <w:t xml:space="preserve"> were selected </w:t>
        </w:r>
      </w:ins>
      <w:ins w:id="328" w:author="Wagstaff, Camille" w:date="2025-12-30T12:28:00Z" w16du:dateUtc="2025-12-30T20:28:00Z">
        <w:r w:rsidR="0075167F">
          <w:rPr>
            <w:rFonts w:ascii="Times New Roman" w:hAnsi="Times New Roman" w:cs="Times New Roman"/>
            <w:sz w:val="24"/>
            <w:szCs w:val="24"/>
          </w:rPr>
          <w:t xml:space="preserve">for testing </w:t>
        </w:r>
      </w:ins>
      <w:ins w:id="329" w:author="Wagstaff, Camille" w:date="2025-12-04T16:00:00Z">
        <w:r w:rsidRPr="00AD5D69">
          <w:rPr>
            <w:rFonts w:ascii="Times New Roman" w:hAnsi="Times New Roman" w:cs="Times New Roman"/>
            <w:sz w:val="24"/>
            <w:szCs w:val="24"/>
          </w:rPr>
          <w:t xml:space="preserve">based on the plant species </w:t>
        </w:r>
      </w:ins>
      <w:ins w:id="330" w:author="Wagstaff, Camille" w:date="2025-12-30T11:13:00Z" w16du:dateUtc="2025-12-30T19:13:00Z">
        <w:r w:rsidR="00F1357B">
          <w:rPr>
            <w:rFonts w:ascii="Times New Roman" w:hAnsi="Times New Roman" w:cs="Times New Roman"/>
            <w:sz w:val="24"/>
            <w:szCs w:val="24"/>
          </w:rPr>
          <w:t>o</w:t>
        </w:r>
      </w:ins>
      <w:ins w:id="331" w:author="Wagstaff, Camille" w:date="2025-12-30T12:28:00Z" w16du:dateUtc="2025-12-30T20:28:00Z">
        <w:r w:rsidR="0075167F">
          <w:rPr>
            <w:rFonts w:ascii="Times New Roman" w:hAnsi="Times New Roman" w:cs="Times New Roman"/>
            <w:sz w:val="24"/>
            <w:szCs w:val="24"/>
          </w:rPr>
          <w:t>n which they were</w:t>
        </w:r>
      </w:ins>
      <w:ins w:id="332" w:author="Wagstaff, Camille" w:date="2025-12-04T16:00:00Z">
        <w:r w:rsidRPr="00AD5D69">
          <w:rPr>
            <w:rFonts w:ascii="Times New Roman" w:hAnsi="Times New Roman" w:cs="Times New Roman"/>
            <w:sz w:val="24"/>
            <w:szCs w:val="24"/>
          </w:rPr>
          <w:t xml:space="preserve"> collect</w:t>
        </w:r>
      </w:ins>
      <w:ins w:id="333" w:author="Wagstaff, Camille" w:date="2025-12-30T12:29:00Z" w16du:dateUtc="2025-12-30T20:29:00Z">
        <w:r w:rsidR="0075167F">
          <w:rPr>
            <w:rFonts w:ascii="Times New Roman" w:hAnsi="Times New Roman" w:cs="Times New Roman"/>
            <w:sz w:val="24"/>
            <w:szCs w:val="24"/>
          </w:rPr>
          <w:t>ed</w:t>
        </w:r>
      </w:ins>
      <w:ins w:id="334" w:author="Wagstaff, Camille" w:date="2025-12-30T11:14:00Z" w16du:dateUtc="2025-12-30T19:14:00Z">
        <w:r w:rsidR="00F1357B">
          <w:rPr>
            <w:rFonts w:ascii="Times New Roman" w:hAnsi="Times New Roman" w:cs="Times New Roman"/>
            <w:sz w:val="24"/>
            <w:szCs w:val="24"/>
          </w:rPr>
          <w:t xml:space="preserve"> to</w:t>
        </w:r>
        <w:r w:rsidR="00C3591E">
          <w:rPr>
            <w:rFonts w:ascii="Times New Roman" w:hAnsi="Times New Roman" w:cs="Times New Roman"/>
            <w:sz w:val="24"/>
            <w:szCs w:val="24"/>
          </w:rPr>
          <w:t xml:space="preserve"> confirm the plant was being fed upon and identify</w:t>
        </w:r>
      </w:ins>
      <w:ins w:id="335" w:author="Wagstaff, Camille" w:date="2025-12-04T16:00:00Z">
        <w:r w:rsidRPr="00AD5D69">
          <w:rPr>
            <w:rFonts w:ascii="Times New Roman" w:hAnsi="Times New Roman" w:cs="Times New Roman"/>
            <w:sz w:val="24"/>
            <w:szCs w:val="24"/>
          </w:rPr>
          <w:t xml:space="preserve"> plants associated with pathogen</w:t>
        </w:r>
      </w:ins>
      <w:ins w:id="336" w:author="Wagstaff, Camille" w:date="2025-12-30T11:14:00Z" w16du:dateUtc="2025-12-30T19:14:00Z">
        <w:r w:rsidR="00C3591E">
          <w:rPr>
            <w:rFonts w:ascii="Times New Roman" w:hAnsi="Times New Roman" w:cs="Times New Roman"/>
            <w:sz w:val="24"/>
            <w:szCs w:val="24"/>
          </w:rPr>
          <w:t>s</w:t>
        </w:r>
      </w:ins>
      <w:ins w:id="337" w:author="Wagstaff, Camille" w:date="2025-12-04T16:00:00Z">
        <w:r w:rsidRPr="00AD5D69">
          <w:rPr>
            <w:rFonts w:ascii="Times New Roman" w:hAnsi="Times New Roman" w:cs="Times New Roman"/>
            <w:sz w:val="24"/>
            <w:szCs w:val="24"/>
          </w:rPr>
          <w:t xml:space="preserve">. A total of 64 </w:t>
        </w:r>
      </w:ins>
      <w:ins w:id="338" w:author="Wagstaff, Camille" w:date="2025-12-04T16:03:00Z" w16du:dateUtc="2025-12-05T00:03:00Z">
        <w:r w:rsidRPr="00AD5D69">
          <w:rPr>
            <w:rFonts w:ascii="Times New Roman" w:hAnsi="Times New Roman" w:cs="Times New Roman"/>
            <w:i/>
            <w:iCs/>
            <w:sz w:val="24"/>
            <w:szCs w:val="24"/>
          </w:rPr>
          <w:t>N. tenellus</w:t>
        </w:r>
      </w:ins>
      <w:ins w:id="339" w:author="Wagstaff, Camille" w:date="2025-12-04T16:00:00Z">
        <w:r w:rsidRPr="00AD5D69">
          <w:rPr>
            <w:rFonts w:ascii="Times New Roman" w:hAnsi="Times New Roman" w:cs="Times New Roman"/>
            <w:sz w:val="24"/>
            <w:szCs w:val="24"/>
          </w:rPr>
          <w:t xml:space="preserve"> were subsampled from kochia, potato, Russian thistle, pigweed, and mustards. However, low pathogen incidence</w:t>
        </w:r>
      </w:ins>
      <w:ins w:id="340" w:author="Wagstaff, Camille" w:date="2025-12-04T16:10:00Z" w16du:dateUtc="2025-12-05T00:10:00Z">
        <w:r>
          <w:rPr>
            <w:rFonts w:ascii="Times New Roman" w:hAnsi="Times New Roman" w:cs="Times New Roman"/>
            <w:sz w:val="24"/>
            <w:szCs w:val="24"/>
          </w:rPr>
          <w:t xml:space="preserve"> for CPt and BCTV</w:t>
        </w:r>
      </w:ins>
      <w:ins w:id="341" w:author="Wagstaff, Camille" w:date="2025-12-04T16:00:00Z">
        <w:r w:rsidRPr="00AD5D69">
          <w:rPr>
            <w:rFonts w:ascii="Times New Roman" w:hAnsi="Times New Roman" w:cs="Times New Roman"/>
            <w:sz w:val="24"/>
            <w:szCs w:val="24"/>
          </w:rPr>
          <w:t xml:space="preserve"> limited our ability to identify reservoir</w:t>
        </w:r>
      </w:ins>
      <w:ins w:id="342" w:author="Wagstaff, Camille" w:date="2025-12-30T12:29:00Z" w16du:dateUtc="2025-12-30T20:29:00Z">
        <w:r w:rsidR="0075167F">
          <w:rPr>
            <w:rFonts w:ascii="Times New Roman" w:hAnsi="Times New Roman" w:cs="Times New Roman"/>
            <w:sz w:val="24"/>
            <w:szCs w:val="24"/>
          </w:rPr>
          <w:t xml:space="preserve"> host</w:t>
        </w:r>
      </w:ins>
      <w:ins w:id="343" w:author="Wagstaff, Camille" w:date="2025-12-30T11:15:00Z" w16du:dateUtc="2025-12-30T19:15:00Z">
        <w:r w:rsidR="00E76C44">
          <w:rPr>
            <w:rFonts w:ascii="Times New Roman" w:hAnsi="Times New Roman" w:cs="Times New Roman"/>
            <w:sz w:val="24"/>
            <w:szCs w:val="24"/>
          </w:rPr>
          <w:t>s</w:t>
        </w:r>
      </w:ins>
      <w:ins w:id="344" w:author="Wagstaff, Camille" w:date="2025-12-04T16:00:00Z">
        <w:r w:rsidRPr="00AD5D69">
          <w:rPr>
            <w:rFonts w:ascii="Times New Roman" w:hAnsi="Times New Roman" w:cs="Times New Roman"/>
            <w:sz w:val="24"/>
            <w:szCs w:val="24"/>
          </w:rPr>
          <w:t>.</w:t>
        </w:r>
      </w:ins>
      <w:ins w:id="345" w:author="Wagstaff, Camille" w:date="2025-12-04T16:18:00Z" w16du:dateUtc="2025-12-05T00:18:00Z">
        <w:r w:rsidR="00467918">
          <w:rPr>
            <w:rFonts w:ascii="Times New Roman" w:hAnsi="Times New Roman" w:cs="Times New Roman"/>
            <w:sz w:val="24"/>
            <w:szCs w:val="24"/>
          </w:rPr>
          <w:t xml:space="preserve"> </w:t>
        </w:r>
      </w:ins>
    </w:p>
    <w:p w14:paraId="1834FCAF" w14:textId="01842C91" w:rsidR="00AD5D69" w:rsidRPr="00AD5D69" w:rsidRDefault="00AD5D69" w:rsidP="00AD5D69">
      <w:pPr>
        <w:spacing w:after="0" w:line="480" w:lineRule="auto"/>
        <w:ind w:firstLine="450"/>
        <w:contextualSpacing/>
        <w:rPr>
          <w:ins w:id="346" w:author="Wagstaff, Camille" w:date="2025-12-04T16:00:00Z"/>
          <w:rFonts w:ascii="Times New Roman" w:hAnsi="Times New Roman" w:cs="Times New Roman"/>
          <w:sz w:val="24"/>
          <w:szCs w:val="24"/>
        </w:rPr>
      </w:pPr>
      <w:ins w:id="347" w:author="Wagstaff, Camille" w:date="2025-12-04T16:00:00Z">
        <w:r w:rsidRPr="00AD5D69">
          <w:rPr>
            <w:rFonts w:ascii="Times New Roman" w:hAnsi="Times New Roman" w:cs="Times New Roman"/>
            <w:sz w:val="24"/>
            <w:szCs w:val="24"/>
          </w:rPr>
          <w:t>To overcome this constraint, the 2020 subsample was selected based on pathogen infection status rather than host. A total of 93 individuals were analyzed, including 24 infected with BCTV, 2</w:t>
        </w:r>
      </w:ins>
      <w:ins w:id="348" w:author="Wagstaff, Camille" w:date="2025-12-30T11:19:00Z" w16du:dateUtc="2025-12-30T19:19:00Z">
        <w:r w:rsidR="00AD09FC">
          <w:rPr>
            <w:rFonts w:ascii="Times New Roman" w:hAnsi="Times New Roman" w:cs="Times New Roman"/>
            <w:sz w:val="24"/>
            <w:szCs w:val="24"/>
          </w:rPr>
          <w:t>3</w:t>
        </w:r>
      </w:ins>
      <w:ins w:id="349" w:author="Wagstaff, Camille" w:date="2025-12-04T16:00:00Z">
        <w:r w:rsidRPr="00AD5D69">
          <w:rPr>
            <w:rFonts w:ascii="Times New Roman" w:hAnsi="Times New Roman" w:cs="Times New Roman"/>
            <w:sz w:val="24"/>
            <w:szCs w:val="24"/>
          </w:rPr>
          <w:t xml:space="preserve"> with CPt, 23 co-infected with both pathogens, and 2</w:t>
        </w:r>
      </w:ins>
      <w:ins w:id="350" w:author="Wagstaff, Camille" w:date="2025-12-30T11:19:00Z" w16du:dateUtc="2025-12-30T19:19:00Z">
        <w:r w:rsidR="00AD09FC">
          <w:rPr>
            <w:rFonts w:ascii="Times New Roman" w:hAnsi="Times New Roman" w:cs="Times New Roman"/>
            <w:sz w:val="24"/>
            <w:szCs w:val="24"/>
          </w:rPr>
          <w:t>3</w:t>
        </w:r>
      </w:ins>
      <w:ins w:id="351" w:author="Wagstaff, Camille" w:date="2025-12-04T16:00:00Z">
        <w:r w:rsidRPr="00AD5D69">
          <w:rPr>
            <w:rFonts w:ascii="Times New Roman" w:hAnsi="Times New Roman" w:cs="Times New Roman"/>
            <w:sz w:val="24"/>
            <w:szCs w:val="24"/>
          </w:rPr>
          <w:t xml:space="preserve"> non-infected individuals. This allowed investigation of associations between infection status and host use.</w:t>
        </w:r>
      </w:ins>
    </w:p>
    <w:p w14:paraId="43CE73CE" w14:textId="05D3969D" w:rsidR="00AD5D69" w:rsidRPr="00AD5D69" w:rsidRDefault="00AD5D69" w:rsidP="00AD5D69">
      <w:pPr>
        <w:spacing w:after="0" w:line="480" w:lineRule="auto"/>
        <w:ind w:firstLine="450"/>
        <w:contextualSpacing/>
        <w:rPr>
          <w:ins w:id="352" w:author="Wagstaff, Camille" w:date="2025-12-04T16:00:00Z"/>
          <w:rFonts w:ascii="Times New Roman" w:hAnsi="Times New Roman" w:cs="Times New Roman"/>
          <w:sz w:val="24"/>
          <w:szCs w:val="24"/>
        </w:rPr>
      </w:pPr>
      <w:ins w:id="353" w:author="Wagstaff, Camille" w:date="2025-12-04T16:00:00Z">
        <w:r w:rsidRPr="00AD5D69">
          <w:rPr>
            <w:rFonts w:ascii="Times New Roman" w:hAnsi="Times New Roman" w:cs="Times New Roman"/>
            <w:sz w:val="24"/>
            <w:szCs w:val="24"/>
          </w:rPr>
          <w:t xml:space="preserve">Finally, 2021 sampling focused on addressing a key epidemiological hypothesis: that the first spring generation of migrating </w:t>
        </w:r>
      </w:ins>
      <w:ins w:id="354" w:author="Wagstaff, Camille" w:date="2025-12-04T16:03:00Z" w16du:dateUtc="2025-12-05T00:03:00Z">
        <w:r w:rsidRPr="00AD5D69">
          <w:rPr>
            <w:rFonts w:ascii="Times New Roman" w:hAnsi="Times New Roman" w:cs="Times New Roman"/>
            <w:i/>
            <w:iCs/>
            <w:sz w:val="24"/>
            <w:szCs w:val="24"/>
          </w:rPr>
          <w:t>N. tenellus</w:t>
        </w:r>
        <w:r w:rsidRPr="00AD5D69">
          <w:rPr>
            <w:rFonts w:ascii="Times New Roman" w:hAnsi="Times New Roman" w:cs="Times New Roman"/>
            <w:sz w:val="24"/>
            <w:szCs w:val="24"/>
          </w:rPr>
          <w:t xml:space="preserve"> </w:t>
        </w:r>
      </w:ins>
      <w:ins w:id="355" w:author="Wagstaff, Camille" w:date="2025-12-04T16:00:00Z">
        <w:r w:rsidRPr="00AD5D69">
          <w:rPr>
            <w:rFonts w:ascii="Times New Roman" w:hAnsi="Times New Roman" w:cs="Times New Roman"/>
            <w:sz w:val="24"/>
            <w:szCs w:val="24"/>
          </w:rPr>
          <w:t>poses the greatest risk of introducing pathogens into crops. To e</w:t>
        </w:r>
      </w:ins>
      <w:ins w:id="356" w:author="Wagstaff, Camille" w:date="2025-12-30T12:30:00Z" w16du:dateUtc="2025-12-30T20:30:00Z">
        <w:r w:rsidR="0075167F">
          <w:rPr>
            <w:rFonts w:ascii="Times New Roman" w:hAnsi="Times New Roman" w:cs="Times New Roman"/>
            <w:sz w:val="24"/>
            <w:szCs w:val="24"/>
          </w:rPr>
          <w:t>xplore</w:t>
        </w:r>
      </w:ins>
      <w:ins w:id="357" w:author="Wagstaff, Camille" w:date="2025-12-04T16:00:00Z">
        <w:r w:rsidRPr="00AD5D69">
          <w:rPr>
            <w:rFonts w:ascii="Times New Roman" w:hAnsi="Times New Roman" w:cs="Times New Roman"/>
            <w:sz w:val="24"/>
            <w:szCs w:val="24"/>
          </w:rPr>
          <w:t xml:space="preserve"> this</w:t>
        </w:r>
      </w:ins>
      <w:ins w:id="358" w:author="Wagstaff, Camille" w:date="2025-12-30T12:30:00Z" w16du:dateUtc="2025-12-30T20:30:00Z">
        <w:r w:rsidR="0075167F">
          <w:rPr>
            <w:rFonts w:ascii="Times New Roman" w:hAnsi="Times New Roman" w:cs="Times New Roman"/>
            <w:sz w:val="24"/>
            <w:szCs w:val="24"/>
          </w:rPr>
          <w:t xml:space="preserve"> hypothesis</w:t>
        </w:r>
      </w:ins>
      <w:ins w:id="359" w:author="Wagstaff, Camille" w:date="2025-12-04T16:00:00Z">
        <w:r w:rsidRPr="00AD5D69">
          <w:rPr>
            <w:rFonts w:ascii="Times New Roman" w:hAnsi="Times New Roman" w:cs="Times New Roman"/>
            <w:sz w:val="24"/>
            <w:szCs w:val="24"/>
          </w:rPr>
          <w:t>, we selected 73 individuals collected during spring and early summer to characterize host use during the critical migration window.</w:t>
        </w:r>
      </w:ins>
    </w:p>
    <w:p w14:paraId="623D8272" w14:textId="030FE24B" w:rsidR="00AD5D69" w:rsidRPr="00AD5D69" w:rsidRDefault="00AD5D69" w:rsidP="00AD5D69">
      <w:pPr>
        <w:spacing w:after="0" w:line="480" w:lineRule="auto"/>
        <w:ind w:firstLine="450"/>
        <w:contextualSpacing/>
        <w:rPr>
          <w:ins w:id="360" w:author="Wagstaff, Camille" w:date="2025-12-04T16:00:00Z"/>
          <w:rFonts w:ascii="Times New Roman" w:hAnsi="Times New Roman" w:cs="Times New Roman"/>
          <w:sz w:val="24"/>
          <w:szCs w:val="24"/>
        </w:rPr>
      </w:pPr>
      <w:ins w:id="361" w:author="Wagstaff, Camille" w:date="2025-12-04T16:00:00Z">
        <w:r w:rsidRPr="00AD5D69">
          <w:rPr>
            <w:rFonts w:ascii="Times New Roman" w:hAnsi="Times New Roman" w:cs="Times New Roman"/>
            <w:sz w:val="24"/>
            <w:szCs w:val="24"/>
          </w:rPr>
          <w:t xml:space="preserve">This tiered sampling strategy ensured that individuals were selected </w:t>
        </w:r>
      </w:ins>
      <w:ins w:id="362" w:author="Wagstaff, Camille" w:date="2025-12-30T11:19:00Z" w16du:dateUtc="2025-12-30T19:19:00Z">
        <w:r w:rsidR="00E03FC7">
          <w:rPr>
            <w:rFonts w:ascii="Times New Roman" w:hAnsi="Times New Roman" w:cs="Times New Roman"/>
            <w:sz w:val="24"/>
            <w:szCs w:val="24"/>
          </w:rPr>
          <w:t>to address</w:t>
        </w:r>
      </w:ins>
      <w:ins w:id="363" w:author="Wagstaff, Camille" w:date="2025-12-04T16:00:00Z">
        <w:r w:rsidRPr="00AD5D69">
          <w:rPr>
            <w:rFonts w:ascii="Times New Roman" w:hAnsi="Times New Roman" w:cs="Times New Roman"/>
            <w:sz w:val="24"/>
            <w:szCs w:val="24"/>
          </w:rPr>
          <w:t xml:space="preserve"> the technical limitations of primer performance and the biological questions relevant to pathogen acquisition, overwintering ecology, and early-season transmission risk.</w:t>
        </w:r>
      </w:ins>
    </w:p>
    <w:p w14:paraId="5A7FF7BB" w14:textId="13F1F47D" w:rsidR="00F422AC" w:rsidRPr="006543A8" w:rsidDel="00AD5D69" w:rsidRDefault="00B40A35" w:rsidP="005B3870">
      <w:pPr>
        <w:spacing w:after="0" w:line="480" w:lineRule="auto"/>
        <w:ind w:firstLine="450"/>
        <w:contextualSpacing/>
        <w:rPr>
          <w:del w:id="364" w:author="Wagstaff, Camille" w:date="2025-12-04T16:00:00Z" w16du:dateUtc="2025-12-05T00:00:00Z"/>
          <w:rFonts w:ascii="Times New Roman" w:hAnsi="Times New Roman" w:cs="Times New Roman"/>
          <w:sz w:val="24"/>
          <w:szCs w:val="24"/>
        </w:rPr>
      </w:pPr>
      <w:del w:id="365" w:author="Wagstaff, Camille" w:date="2025-12-04T16:00:00Z" w16du:dateUtc="2025-12-05T00:00:00Z">
        <w:r w:rsidRPr="006543A8" w:rsidDel="00AD5D69">
          <w:rPr>
            <w:rFonts w:ascii="Times New Roman" w:hAnsi="Times New Roman" w:cs="Times New Roman"/>
            <w:sz w:val="24"/>
            <w:szCs w:val="24"/>
          </w:rPr>
          <w:lastRenderedPageBreak/>
          <w:delText xml:space="preserve">Of the 1,765 adult </w:delText>
        </w:r>
        <w:r w:rsidRPr="006543A8" w:rsidDel="00AD5D69">
          <w:rPr>
            <w:rFonts w:ascii="Times New Roman" w:hAnsi="Times New Roman" w:cs="Times New Roman"/>
            <w:i/>
            <w:iCs/>
            <w:sz w:val="24"/>
            <w:szCs w:val="24"/>
          </w:rPr>
          <w:delText>N. tenellus</w:delText>
        </w:r>
        <w:r w:rsidRPr="006543A8" w:rsidDel="00AD5D69">
          <w:rPr>
            <w:rFonts w:ascii="Times New Roman" w:hAnsi="Times New Roman" w:cs="Times New Roman"/>
            <w:sz w:val="24"/>
            <w:szCs w:val="24"/>
          </w:rPr>
          <w:delText xml:space="preserve"> collected across the Columbia Basin from 2019 to 2021 in this manner, </w:delText>
        </w:r>
        <w:r w:rsidR="00F116B7" w:rsidRPr="006543A8" w:rsidDel="00AD5D69">
          <w:rPr>
            <w:rFonts w:ascii="Times New Roman" w:hAnsi="Times New Roman" w:cs="Times New Roman"/>
            <w:sz w:val="24"/>
            <w:szCs w:val="24"/>
          </w:rPr>
          <w:delText>230</w:delText>
        </w:r>
        <w:r w:rsidRPr="006543A8" w:rsidDel="00AD5D69">
          <w:rPr>
            <w:rFonts w:ascii="Times New Roman" w:hAnsi="Times New Roman" w:cs="Times New Roman"/>
            <w:sz w:val="24"/>
            <w:szCs w:val="24"/>
          </w:rPr>
          <w:delText xml:space="preserve"> </w:delText>
        </w:r>
        <w:r w:rsidRPr="006543A8" w:rsidDel="00AD5D69">
          <w:rPr>
            <w:rFonts w:ascii="Times New Roman" w:hAnsi="Times New Roman" w:cs="Times New Roman"/>
            <w:i/>
            <w:iCs/>
            <w:sz w:val="24"/>
            <w:szCs w:val="24"/>
          </w:rPr>
          <w:delText>N. tenellus</w:delText>
        </w:r>
        <w:r w:rsidRPr="006543A8" w:rsidDel="00AD5D69">
          <w:rPr>
            <w:rFonts w:ascii="Times New Roman" w:hAnsi="Times New Roman" w:cs="Times New Roman"/>
            <w:sz w:val="24"/>
            <w:szCs w:val="24"/>
          </w:rPr>
          <w:delText xml:space="preserve"> </w:delText>
        </w:r>
      </w:del>
      <w:del w:id="366" w:author="Wagstaff, Camille" w:date="2025-12-04T14:20:00Z" w16du:dateUtc="2025-12-04T22:20:00Z">
        <w:r w:rsidRPr="006543A8" w:rsidDel="00581467">
          <w:rPr>
            <w:rFonts w:ascii="Times New Roman" w:hAnsi="Times New Roman" w:cs="Times New Roman"/>
            <w:sz w:val="24"/>
            <w:szCs w:val="24"/>
          </w:rPr>
          <w:delText>from potato fields were</w:delText>
        </w:r>
        <w:r w:rsidR="005F5400" w:rsidRPr="006543A8" w:rsidDel="00581467">
          <w:rPr>
            <w:rFonts w:ascii="Times New Roman" w:hAnsi="Times New Roman" w:cs="Times New Roman"/>
            <w:sz w:val="24"/>
            <w:szCs w:val="24"/>
          </w:rPr>
          <w:delText xml:space="preserve"> </w:delText>
        </w:r>
        <w:r w:rsidRPr="006543A8" w:rsidDel="00581467">
          <w:rPr>
            <w:rFonts w:ascii="Times New Roman" w:hAnsi="Times New Roman" w:cs="Times New Roman"/>
            <w:sz w:val="24"/>
            <w:szCs w:val="24"/>
          </w:rPr>
          <w:delText xml:space="preserve">selected </w:delText>
        </w:r>
      </w:del>
      <w:del w:id="367" w:author="Wagstaff, Camille" w:date="2025-12-04T16:00:00Z" w16du:dateUtc="2025-12-05T00:00:00Z">
        <w:r w:rsidRPr="006543A8" w:rsidDel="00AD5D69">
          <w:rPr>
            <w:rFonts w:ascii="Times New Roman" w:hAnsi="Times New Roman" w:cs="Times New Roman"/>
            <w:sz w:val="24"/>
            <w:szCs w:val="24"/>
          </w:rPr>
          <w:delText xml:space="preserve">for gut content analysis. </w:delText>
        </w:r>
        <w:r w:rsidR="00660EE5" w:rsidRPr="006543A8" w:rsidDel="00AD5D69">
          <w:rPr>
            <w:rFonts w:ascii="Times New Roman" w:hAnsi="Times New Roman" w:cs="Times New Roman"/>
            <w:sz w:val="24"/>
            <w:szCs w:val="24"/>
          </w:rPr>
          <w:delText>Initially, we surveyed infection status based on the host plant species from which leafhoppers were collected. In</w:delText>
        </w:r>
        <w:r w:rsidR="00FC70FB" w:rsidRPr="006543A8" w:rsidDel="00AD5D69">
          <w:rPr>
            <w:rFonts w:ascii="Times New Roman" w:hAnsi="Times New Roman" w:cs="Times New Roman"/>
            <w:sz w:val="24"/>
            <w:szCs w:val="24"/>
          </w:rPr>
          <w:delText xml:space="preserve"> 2019, a total of 6</w:delText>
        </w:r>
        <w:r w:rsidR="00F116B7" w:rsidRPr="006543A8" w:rsidDel="00AD5D69">
          <w:rPr>
            <w:rFonts w:ascii="Times New Roman" w:hAnsi="Times New Roman" w:cs="Times New Roman"/>
            <w:sz w:val="24"/>
            <w:szCs w:val="24"/>
          </w:rPr>
          <w:delText>4</w:delText>
        </w:r>
        <w:r w:rsidR="00FC70FB" w:rsidRPr="006543A8" w:rsidDel="00AD5D69">
          <w:rPr>
            <w:rFonts w:ascii="Times New Roman" w:hAnsi="Times New Roman" w:cs="Times New Roman"/>
            <w:sz w:val="24"/>
            <w:szCs w:val="24"/>
          </w:rPr>
          <w:delText xml:space="preserve"> </w:delText>
        </w:r>
        <w:r w:rsidR="00FC70FB" w:rsidRPr="006543A8" w:rsidDel="00AD5D69">
          <w:rPr>
            <w:rFonts w:ascii="Times New Roman" w:eastAsiaTheme="majorEastAsia" w:hAnsi="Times New Roman" w:cs="Times New Roman"/>
            <w:i/>
            <w:iCs/>
            <w:sz w:val="24"/>
            <w:szCs w:val="24"/>
          </w:rPr>
          <w:delText>N. tenellu</w:delText>
        </w:r>
        <w:r w:rsidR="00FC70FB" w:rsidRPr="006543A8" w:rsidDel="00AD5D69">
          <w:rPr>
            <w:rFonts w:ascii="Times New Roman" w:hAnsi="Times New Roman" w:cs="Times New Roman"/>
            <w:sz w:val="24"/>
            <w:szCs w:val="24"/>
          </w:rPr>
          <w:delText xml:space="preserve">s </w:delText>
        </w:r>
        <w:r w:rsidR="00F422AC" w:rsidRPr="006543A8" w:rsidDel="00AD5D69">
          <w:rPr>
            <w:rFonts w:ascii="Times New Roman" w:hAnsi="Times New Roman" w:cs="Times New Roman"/>
            <w:sz w:val="24"/>
            <w:szCs w:val="24"/>
          </w:rPr>
          <w:delText>individuals were</w:delText>
        </w:r>
        <w:r w:rsidR="0019561A" w:rsidRPr="006543A8" w:rsidDel="00AD5D69">
          <w:rPr>
            <w:rFonts w:ascii="Times New Roman" w:hAnsi="Times New Roman" w:cs="Times New Roman"/>
            <w:sz w:val="24"/>
            <w:szCs w:val="24"/>
          </w:rPr>
          <w:delText xml:space="preserve"> selected from </w:delText>
        </w:r>
        <w:r w:rsidR="0019561A" w:rsidRPr="006543A8" w:rsidDel="00AD5D69">
          <w:rPr>
            <w:rFonts w:ascii="Times New Roman" w:hAnsi="Times New Roman" w:cs="Times New Roman"/>
            <w:sz w:val="24"/>
            <w:szCs w:val="24"/>
            <w:lang w:val="it-IT"/>
          </w:rPr>
          <w:delText>kochia, potato, russian thistle, pigweed, and mustards</w:delText>
        </w:r>
        <w:r w:rsidR="00F422AC"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 xml:space="preserve"> This </w:delText>
        </w:r>
        <w:r w:rsidR="00660EE5" w:rsidRPr="006543A8" w:rsidDel="00AD5D69">
          <w:rPr>
            <w:rFonts w:ascii="Times New Roman" w:hAnsi="Times New Roman" w:cs="Times New Roman"/>
            <w:sz w:val="24"/>
            <w:szCs w:val="24"/>
            <w:lang w:val="it-IT"/>
          </w:rPr>
          <w:delText>sub-sample revealed</w:delText>
        </w:r>
        <w:r w:rsidR="00FC70FB" w:rsidRPr="006543A8" w:rsidDel="00AD5D69">
          <w:rPr>
            <w:rFonts w:ascii="Times New Roman" w:hAnsi="Times New Roman" w:cs="Times New Roman"/>
            <w:sz w:val="24"/>
            <w:szCs w:val="24"/>
            <w:lang w:val="it-IT"/>
          </w:rPr>
          <w:delText xml:space="preserve"> </w:delText>
        </w:r>
        <w:r w:rsidR="00660EE5" w:rsidRPr="006543A8" w:rsidDel="00AD5D69">
          <w:rPr>
            <w:rFonts w:ascii="Times New Roman" w:hAnsi="Times New Roman" w:cs="Times New Roman"/>
            <w:sz w:val="24"/>
            <w:szCs w:val="24"/>
            <w:lang w:val="it-IT"/>
          </w:rPr>
          <w:delText>minimal infection incidence</w:delText>
        </w:r>
        <w:r w:rsidR="0019561A" w:rsidRPr="006543A8" w:rsidDel="00AD5D69">
          <w:rPr>
            <w:rFonts w:ascii="Times New Roman" w:hAnsi="Times New Roman" w:cs="Times New Roman"/>
            <w:sz w:val="24"/>
            <w:szCs w:val="24"/>
            <w:lang w:val="it-IT"/>
          </w:rPr>
          <w:delText>, limiting our ability to detect viable host reservoirs</w:delText>
        </w:r>
        <w:r w:rsidR="00FC70FB" w:rsidRPr="006543A8" w:rsidDel="00AD5D69">
          <w:rPr>
            <w:rFonts w:ascii="Times New Roman" w:hAnsi="Times New Roman" w:cs="Times New Roman"/>
            <w:sz w:val="24"/>
            <w:szCs w:val="24"/>
            <w:lang w:val="it-IT"/>
          </w:rPr>
          <w:delText>.</w:delText>
        </w:r>
        <w:r w:rsidR="0019561A" w:rsidRPr="006543A8" w:rsidDel="00AD5D69">
          <w:rPr>
            <w:rFonts w:ascii="Times New Roman" w:hAnsi="Times New Roman" w:cs="Times New Roman"/>
            <w:sz w:val="24"/>
            <w:szCs w:val="24"/>
            <w:lang w:val="it-IT"/>
          </w:rPr>
          <w:delText xml:space="preserve"> Consequently, in 2020</w:delText>
        </w:r>
        <w:r w:rsidR="002D3F51" w:rsidRPr="006543A8" w:rsidDel="00AD5D69">
          <w:rPr>
            <w:rFonts w:ascii="Times New Roman" w:hAnsi="Times New Roman" w:cs="Times New Roman"/>
            <w:sz w:val="24"/>
            <w:szCs w:val="24"/>
            <w:lang w:val="it-IT"/>
          </w:rPr>
          <w:delText xml:space="preserve"> a total of 9</w:delText>
        </w:r>
        <w:r w:rsidR="00F116B7" w:rsidRPr="006543A8" w:rsidDel="00AD5D69">
          <w:rPr>
            <w:rFonts w:ascii="Times New Roman" w:hAnsi="Times New Roman" w:cs="Times New Roman"/>
            <w:sz w:val="24"/>
            <w:szCs w:val="24"/>
            <w:lang w:val="it-IT"/>
          </w:rPr>
          <w:delText>3</w:delText>
        </w:r>
        <w:r w:rsidR="0019561A" w:rsidRPr="006543A8" w:rsidDel="00AD5D69">
          <w:rPr>
            <w:rFonts w:ascii="Times New Roman" w:hAnsi="Times New Roman" w:cs="Times New Roman"/>
            <w:sz w:val="24"/>
            <w:szCs w:val="24"/>
            <w:lang w:val="it-IT"/>
          </w:rPr>
          <w:delText xml:space="preserve"> </w:delText>
        </w:r>
        <w:r w:rsidR="002D3F51" w:rsidRPr="006543A8" w:rsidDel="00AD5D69">
          <w:rPr>
            <w:rFonts w:ascii="Times New Roman" w:eastAsiaTheme="majorEastAsia" w:hAnsi="Times New Roman" w:cs="Times New Roman"/>
            <w:i/>
            <w:iCs/>
            <w:sz w:val="24"/>
            <w:szCs w:val="24"/>
          </w:rPr>
          <w:delText>N. tenellu</w:delText>
        </w:r>
        <w:r w:rsidR="002D3F51" w:rsidRPr="006543A8" w:rsidDel="00AD5D69">
          <w:rPr>
            <w:rFonts w:ascii="Times New Roman" w:hAnsi="Times New Roman" w:cs="Times New Roman"/>
            <w:sz w:val="24"/>
            <w:szCs w:val="24"/>
          </w:rPr>
          <w:delText>s individuals were selected based on</w:delText>
        </w:r>
        <w:r w:rsidR="0019561A" w:rsidRPr="006543A8" w:rsidDel="00AD5D69">
          <w:rPr>
            <w:rFonts w:ascii="Times New Roman" w:hAnsi="Times New Roman" w:cs="Times New Roman"/>
            <w:sz w:val="24"/>
            <w:szCs w:val="24"/>
            <w:lang w:val="it-IT"/>
          </w:rPr>
          <w:delText xml:space="preserve"> infection status.</w:delText>
        </w:r>
        <w:r w:rsidR="00F422AC" w:rsidRPr="006543A8" w:rsidDel="00AD5D69">
          <w:rPr>
            <w:rFonts w:ascii="Times New Roman" w:hAnsi="Times New Roman" w:cs="Times New Roman"/>
            <w:sz w:val="24"/>
            <w:szCs w:val="24"/>
            <w:lang w:val="it-IT"/>
          </w:rPr>
          <w:delText xml:space="preserve"> </w:delText>
        </w:r>
        <w:r w:rsidR="0019561A" w:rsidRPr="006543A8" w:rsidDel="00AD5D69">
          <w:rPr>
            <w:rFonts w:ascii="Times New Roman" w:hAnsi="Times New Roman" w:cs="Times New Roman"/>
            <w:sz w:val="24"/>
            <w:szCs w:val="24"/>
            <w:lang w:val="it-IT"/>
          </w:rPr>
          <w:delText xml:space="preserve">Gut content analysis </w:delText>
        </w:r>
        <w:r w:rsidR="00357115" w:rsidRPr="006543A8" w:rsidDel="00AD5D69">
          <w:rPr>
            <w:rFonts w:ascii="Times New Roman" w:hAnsi="Times New Roman" w:cs="Times New Roman"/>
            <w:sz w:val="24"/>
            <w:szCs w:val="24"/>
            <w:lang w:val="it-IT"/>
          </w:rPr>
          <w:delText>was performed on</w:delText>
        </w:r>
        <w:r w:rsidR="00F422AC" w:rsidRPr="006543A8" w:rsidDel="00AD5D69">
          <w:rPr>
            <w:rFonts w:ascii="Times New Roman" w:hAnsi="Times New Roman" w:cs="Times New Roman"/>
            <w:sz w:val="24"/>
            <w:szCs w:val="24"/>
            <w:lang w:val="it-IT"/>
          </w:rPr>
          <w:delText xml:space="preserve"> 24 BCTV-infected leafhoppers, 25 </w:delText>
        </w:r>
        <w:r w:rsidR="00F422AC" w:rsidRPr="007B2434" w:rsidDel="00AD5D69">
          <w:rPr>
            <w:rFonts w:ascii="Times New Roman" w:hAnsi="Times New Roman" w:cs="Times New Roman"/>
            <w:sz w:val="24"/>
            <w:szCs w:val="24"/>
            <w:lang w:val="it-IT"/>
          </w:rPr>
          <w:delText>C</w:delText>
        </w:r>
        <w:r w:rsidR="00F422AC" w:rsidRPr="006543A8" w:rsidDel="00AD5D69">
          <w:rPr>
            <w:rFonts w:ascii="Times New Roman" w:hAnsi="Times New Roman" w:cs="Times New Roman"/>
            <w:sz w:val="24"/>
            <w:szCs w:val="24"/>
            <w:lang w:val="it-IT"/>
          </w:rPr>
          <w:delText xml:space="preserve">Pt-infected leafhoppers, 23 </w:delText>
        </w:r>
        <w:r w:rsidR="00357115" w:rsidRPr="006543A8" w:rsidDel="00AD5D69">
          <w:rPr>
            <w:rFonts w:ascii="Times New Roman" w:hAnsi="Times New Roman" w:cs="Times New Roman"/>
            <w:sz w:val="24"/>
            <w:szCs w:val="24"/>
            <w:lang w:val="it-IT"/>
          </w:rPr>
          <w:delText xml:space="preserve">leafhoppers </w:delText>
        </w:r>
        <w:r w:rsidR="00F422AC" w:rsidRPr="006543A8" w:rsidDel="00AD5D69">
          <w:rPr>
            <w:rFonts w:ascii="Times New Roman" w:hAnsi="Times New Roman" w:cs="Times New Roman"/>
            <w:sz w:val="24"/>
            <w:szCs w:val="24"/>
            <w:lang w:val="it-IT"/>
          </w:rPr>
          <w:delText>co-infected</w:delText>
        </w:r>
        <w:r w:rsidR="00FC70FB" w:rsidRPr="006543A8" w:rsidDel="00AD5D69">
          <w:rPr>
            <w:rFonts w:ascii="Times New Roman" w:hAnsi="Times New Roman" w:cs="Times New Roman"/>
            <w:sz w:val="24"/>
            <w:szCs w:val="24"/>
            <w:lang w:val="it-IT"/>
          </w:rPr>
          <w:delText xml:space="preserve"> with both BCTV and CPt</w:delText>
        </w:r>
        <w:r w:rsidR="00F422AC" w:rsidRPr="006543A8" w:rsidDel="00AD5D69">
          <w:rPr>
            <w:rFonts w:ascii="Times New Roman" w:hAnsi="Times New Roman" w:cs="Times New Roman"/>
            <w:sz w:val="24"/>
            <w:szCs w:val="24"/>
            <w:lang w:val="it-IT"/>
          </w:rPr>
          <w:delText>, and 25 healthy</w:delText>
        </w:r>
        <w:r w:rsidR="00FC70FB" w:rsidRPr="006543A8" w:rsidDel="00AD5D69">
          <w:rPr>
            <w:rFonts w:ascii="Times New Roman" w:hAnsi="Times New Roman" w:cs="Times New Roman"/>
            <w:sz w:val="24"/>
            <w:szCs w:val="24"/>
            <w:lang w:val="it-IT"/>
          </w:rPr>
          <w:delText xml:space="preserve"> or non-infected</w:delText>
        </w:r>
        <w:r w:rsidR="00F422AC" w:rsidRPr="006543A8" w:rsidDel="00AD5D69">
          <w:rPr>
            <w:rFonts w:ascii="Times New Roman" w:hAnsi="Times New Roman" w:cs="Times New Roman"/>
            <w:sz w:val="24"/>
            <w:szCs w:val="24"/>
            <w:lang w:val="it-IT"/>
          </w:rPr>
          <w:delText xml:space="preserve"> </w:delText>
        </w:r>
        <w:r w:rsidR="00357115" w:rsidRPr="006543A8" w:rsidDel="00AD5D69">
          <w:rPr>
            <w:rFonts w:ascii="Times New Roman" w:hAnsi="Times New Roman" w:cs="Times New Roman"/>
            <w:sz w:val="24"/>
            <w:szCs w:val="24"/>
            <w:lang w:val="it-IT"/>
          </w:rPr>
          <w:delText>leafhoppers</w:delText>
        </w:r>
        <w:r w:rsidR="00F422AC"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 xml:space="preserve"> </w:delText>
        </w:r>
        <w:r w:rsidR="002D3F51" w:rsidRPr="006543A8" w:rsidDel="00AD5D69">
          <w:rPr>
            <w:rFonts w:ascii="Times New Roman" w:hAnsi="Times New Roman" w:cs="Times New Roman"/>
            <w:sz w:val="24"/>
            <w:szCs w:val="24"/>
            <w:lang w:val="it-IT"/>
          </w:rPr>
          <w:delText>Current hypotheses are that</w:delText>
        </w:r>
        <w:r w:rsidR="00FC70FB" w:rsidRPr="006543A8" w:rsidDel="00AD5D69">
          <w:rPr>
            <w:rFonts w:ascii="Times New Roman" w:hAnsi="Times New Roman" w:cs="Times New Roman"/>
            <w:sz w:val="24"/>
            <w:szCs w:val="24"/>
            <w:lang w:val="it-IT"/>
          </w:rPr>
          <w:delText xml:space="preserve"> leafhoppers</w:delText>
        </w:r>
        <w:r w:rsidR="00357115" w:rsidRPr="006543A8" w:rsidDel="00AD5D69">
          <w:rPr>
            <w:rFonts w:ascii="Times New Roman" w:hAnsi="Times New Roman" w:cs="Times New Roman"/>
            <w:sz w:val="24"/>
            <w:szCs w:val="24"/>
            <w:lang w:val="it-IT"/>
          </w:rPr>
          <w:delText xml:space="preserve"> </w:delText>
        </w:r>
        <w:r w:rsidR="00FC70FB" w:rsidRPr="006543A8" w:rsidDel="00AD5D69">
          <w:rPr>
            <w:rFonts w:ascii="Times New Roman" w:hAnsi="Times New Roman" w:cs="Times New Roman"/>
            <w:sz w:val="24"/>
            <w:szCs w:val="24"/>
            <w:lang w:val="it-IT"/>
          </w:rPr>
          <w:delText xml:space="preserve">obtain pathogens from weeds </w:delText>
        </w:r>
        <w:r w:rsidR="00357115" w:rsidRPr="006543A8" w:rsidDel="00AD5D69">
          <w:rPr>
            <w:rFonts w:ascii="Times New Roman" w:hAnsi="Times New Roman" w:cs="Times New Roman"/>
            <w:sz w:val="24"/>
            <w:szCs w:val="24"/>
            <w:lang w:val="it-IT"/>
          </w:rPr>
          <w:delText>used in</w:delText>
        </w:r>
        <w:r w:rsidR="00FC70FB" w:rsidRPr="006543A8" w:rsidDel="00AD5D69">
          <w:rPr>
            <w:rFonts w:ascii="Times New Roman" w:hAnsi="Times New Roman" w:cs="Times New Roman"/>
            <w:sz w:val="24"/>
            <w:szCs w:val="24"/>
            <w:lang w:val="it-IT"/>
          </w:rPr>
          <w:delText xml:space="preserve"> overwinter</w:delText>
        </w:r>
        <w:r w:rsidR="00357115" w:rsidRPr="006543A8" w:rsidDel="00AD5D69">
          <w:rPr>
            <w:rFonts w:ascii="Times New Roman" w:hAnsi="Times New Roman" w:cs="Times New Roman"/>
            <w:sz w:val="24"/>
            <w:szCs w:val="24"/>
            <w:lang w:val="it-IT"/>
          </w:rPr>
          <w:delText>ing</w:delText>
        </w:r>
        <w:r w:rsidR="00FC70FB" w:rsidRPr="006543A8" w:rsidDel="00AD5D69">
          <w:rPr>
            <w:rFonts w:ascii="Times New Roman" w:hAnsi="Times New Roman" w:cs="Times New Roman"/>
            <w:sz w:val="24"/>
            <w:szCs w:val="24"/>
            <w:lang w:val="it-IT"/>
          </w:rPr>
          <w:delText xml:space="preserve"> and </w:delText>
        </w:r>
        <w:r w:rsidR="00357115" w:rsidRPr="006543A8" w:rsidDel="00AD5D69">
          <w:rPr>
            <w:rFonts w:ascii="Times New Roman" w:hAnsi="Times New Roman" w:cs="Times New Roman"/>
            <w:sz w:val="24"/>
            <w:szCs w:val="24"/>
            <w:lang w:val="it-IT"/>
          </w:rPr>
          <w:delText>that the greatest</w:delText>
        </w:r>
        <w:r w:rsidR="00FC70FB" w:rsidRPr="006543A8" w:rsidDel="00AD5D69">
          <w:rPr>
            <w:rFonts w:ascii="Times New Roman" w:hAnsi="Times New Roman" w:cs="Times New Roman"/>
            <w:sz w:val="24"/>
            <w:szCs w:val="24"/>
            <w:lang w:val="it-IT"/>
          </w:rPr>
          <w:delText xml:space="preserve"> threat to crop infection </w:delText>
        </w:r>
        <w:r w:rsidR="00357115" w:rsidRPr="006543A8" w:rsidDel="00AD5D69">
          <w:rPr>
            <w:rFonts w:ascii="Times New Roman" w:hAnsi="Times New Roman" w:cs="Times New Roman"/>
            <w:sz w:val="24"/>
            <w:szCs w:val="24"/>
            <w:lang w:val="it-IT"/>
          </w:rPr>
          <w:delText>may be in spring as leafhoppers transition from overwintering hosts to new crop growth</w:delText>
        </w:r>
        <w:r w:rsidR="00C14131" w:rsidRPr="006543A8" w:rsidDel="00AD5D69">
          <w:rPr>
            <w:rFonts w:ascii="Times New Roman" w:hAnsi="Times New Roman" w:cs="Times New Roman"/>
            <w:sz w:val="24"/>
            <w:szCs w:val="24"/>
            <w:lang w:val="it-IT"/>
          </w:rPr>
          <w:delText xml:space="preserve"> (</w:delText>
        </w:r>
        <w:r w:rsidR="000C7993" w:rsidRPr="006543A8" w:rsidDel="00AD5D69">
          <w:rPr>
            <w:rFonts w:ascii="Times New Roman" w:hAnsi="Times New Roman" w:cs="Times New Roman"/>
            <w:sz w:val="24"/>
            <w:szCs w:val="24"/>
            <w:lang w:val="it-IT"/>
          </w:rPr>
          <w:delText>Horton et al. 2018</w:delText>
        </w:r>
        <w:r w:rsidR="00C14131" w:rsidRPr="006543A8" w:rsidDel="00AD5D69">
          <w:rPr>
            <w:rFonts w:ascii="Times New Roman" w:hAnsi="Times New Roman" w:cs="Times New Roman"/>
            <w:sz w:val="24"/>
            <w:szCs w:val="24"/>
            <w:lang w:val="it-IT"/>
          </w:rPr>
          <w:delText>)</w:delText>
        </w:r>
        <w:r w:rsidR="00FC70FB" w:rsidRPr="006543A8" w:rsidDel="00AD5D69">
          <w:rPr>
            <w:rFonts w:ascii="Times New Roman" w:hAnsi="Times New Roman" w:cs="Times New Roman"/>
            <w:sz w:val="24"/>
            <w:szCs w:val="24"/>
            <w:lang w:val="it-IT"/>
          </w:rPr>
          <w:delText>.</w:delText>
        </w:r>
        <w:r w:rsidR="00F422AC" w:rsidRPr="006543A8" w:rsidDel="00AD5D69">
          <w:rPr>
            <w:rFonts w:ascii="Times New Roman" w:hAnsi="Times New Roman" w:cs="Times New Roman"/>
            <w:sz w:val="24"/>
            <w:szCs w:val="24"/>
            <w:lang w:val="it-IT"/>
          </w:rPr>
          <w:delText xml:space="preserve"> </w:delText>
        </w:r>
        <w:r w:rsidR="00EB1A48" w:rsidRPr="006543A8" w:rsidDel="00AD5D69">
          <w:rPr>
            <w:rFonts w:ascii="Times New Roman" w:hAnsi="Times New Roman" w:cs="Times New Roman"/>
            <w:sz w:val="24"/>
            <w:szCs w:val="24"/>
            <w:lang w:val="it-IT"/>
          </w:rPr>
          <w:delText>To explore the validity of the spring migration hypothesis we focused our sampling in</w:delText>
        </w:r>
        <w:r w:rsidR="00F422AC" w:rsidRPr="006543A8" w:rsidDel="00AD5D69">
          <w:rPr>
            <w:rFonts w:ascii="Times New Roman" w:hAnsi="Times New Roman" w:cs="Times New Roman"/>
            <w:sz w:val="24"/>
            <w:szCs w:val="24"/>
            <w:lang w:val="it-IT"/>
          </w:rPr>
          <w:delText xml:space="preserve"> 2021, </w:delText>
        </w:r>
        <w:r w:rsidR="00EB1A48" w:rsidRPr="006543A8" w:rsidDel="00AD5D69">
          <w:rPr>
            <w:rFonts w:ascii="Times New Roman" w:hAnsi="Times New Roman" w:cs="Times New Roman"/>
            <w:sz w:val="24"/>
            <w:szCs w:val="24"/>
            <w:lang w:val="it-IT"/>
          </w:rPr>
          <w:delText xml:space="preserve">to include </w:delText>
        </w:r>
        <w:r w:rsidR="00F422AC" w:rsidRPr="006543A8" w:rsidDel="00AD5D69">
          <w:rPr>
            <w:rFonts w:ascii="Times New Roman" w:hAnsi="Times New Roman" w:cs="Times New Roman"/>
            <w:sz w:val="24"/>
            <w:szCs w:val="24"/>
            <w:lang w:val="it-IT"/>
          </w:rPr>
          <w:delText>73 individual beet leafhopper</w:delText>
        </w:r>
        <w:r w:rsidR="00EB1A48" w:rsidRPr="006543A8" w:rsidDel="00AD5D69">
          <w:rPr>
            <w:rFonts w:ascii="Times New Roman" w:hAnsi="Times New Roman" w:cs="Times New Roman"/>
            <w:sz w:val="24"/>
            <w:szCs w:val="24"/>
            <w:lang w:val="it-IT"/>
          </w:rPr>
          <w:delText>s</w:delText>
        </w:r>
        <w:r w:rsidR="00F422AC" w:rsidRPr="006543A8" w:rsidDel="00AD5D69">
          <w:rPr>
            <w:rFonts w:ascii="Times New Roman" w:hAnsi="Times New Roman" w:cs="Times New Roman"/>
            <w:sz w:val="24"/>
            <w:szCs w:val="24"/>
            <w:lang w:val="it-IT"/>
          </w:rPr>
          <w:delText xml:space="preserve"> </w:delText>
        </w:r>
        <w:r w:rsidR="00EB1A48" w:rsidRPr="006543A8" w:rsidDel="00AD5D69">
          <w:rPr>
            <w:rFonts w:ascii="Times New Roman" w:hAnsi="Times New Roman" w:cs="Times New Roman"/>
            <w:sz w:val="24"/>
            <w:szCs w:val="24"/>
            <w:lang w:val="it-IT"/>
          </w:rPr>
          <w:delText xml:space="preserve">collected </w:delText>
        </w:r>
        <w:r w:rsidR="00A027CA" w:rsidRPr="006543A8" w:rsidDel="00AD5D69">
          <w:rPr>
            <w:rFonts w:ascii="Times New Roman" w:hAnsi="Times New Roman" w:cs="Times New Roman"/>
            <w:sz w:val="24"/>
            <w:szCs w:val="24"/>
            <w:lang w:val="it-IT"/>
          </w:rPr>
          <w:delText>in</w:delText>
        </w:r>
        <w:r w:rsidR="00EB1A48" w:rsidRPr="006543A8" w:rsidDel="00AD5D69">
          <w:rPr>
            <w:rFonts w:ascii="Times New Roman" w:hAnsi="Times New Roman" w:cs="Times New Roman"/>
            <w:sz w:val="24"/>
            <w:szCs w:val="24"/>
            <w:lang w:val="it-IT"/>
          </w:rPr>
          <w:delText xml:space="preserve"> spring and early summer.</w:delText>
        </w:r>
      </w:del>
    </w:p>
    <w:p w14:paraId="08FC0A8E" w14:textId="77777777" w:rsidR="008C7443" w:rsidRPr="006543A8" w:rsidRDefault="008C7443" w:rsidP="002A22D6">
      <w:pPr>
        <w:spacing w:after="0" w:line="480" w:lineRule="auto"/>
        <w:contextualSpacing/>
        <w:rPr>
          <w:rFonts w:ascii="Times New Roman" w:hAnsi="Times New Roman" w:cs="Times New Roman"/>
          <w:sz w:val="24"/>
          <w:szCs w:val="24"/>
        </w:rPr>
      </w:pPr>
    </w:p>
    <w:p w14:paraId="6820F4E4" w14:textId="05744875" w:rsidR="00581467" w:rsidRPr="006543A8" w:rsidRDefault="00F05942"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DNA Extraction</w:t>
      </w:r>
    </w:p>
    <w:p w14:paraId="3725865F" w14:textId="3C16BE87" w:rsidR="000C3261" w:rsidRPr="006543A8" w:rsidRDefault="000C7993" w:rsidP="002A22D6">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A</w:t>
      </w:r>
      <w:r w:rsidR="002D053D" w:rsidRPr="006543A8">
        <w:rPr>
          <w:rFonts w:ascii="Times New Roman" w:hAnsi="Times New Roman" w:cs="Times New Roman"/>
          <w:sz w:val="24"/>
          <w:szCs w:val="24"/>
        </w:rPr>
        <w:t xml:space="preserve">dult </w:t>
      </w:r>
      <w:r w:rsidR="002D053D" w:rsidRPr="006543A8">
        <w:rPr>
          <w:rFonts w:ascii="Times New Roman" w:hAnsi="Times New Roman" w:cs="Times New Roman"/>
          <w:i/>
          <w:iCs/>
          <w:sz w:val="24"/>
          <w:szCs w:val="24"/>
        </w:rPr>
        <w:t>N. tenellus</w:t>
      </w:r>
      <w:r w:rsidR="002D053D" w:rsidRPr="006543A8">
        <w:rPr>
          <w:rFonts w:ascii="Times New Roman" w:hAnsi="Times New Roman" w:cs="Times New Roman"/>
          <w:sz w:val="24"/>
          <w:szCs w:val="24"/>
        </w:rPr>
        <w:t xml:space="preserve"> were surface sterilized by </w:t>
      </w:r>
      <w:del w:id="368" w:author="Wagstaff, Camille" w:date="2025-12-30T11:20:00Z" w16du:dateUtc="2025-12-30T19:20:00Z">
        <w:r w:rsidR="002D053D" w:rsidRPr="006543A8" w:rsidDel="00F6775C">
          <w:rPr>
            <w:rFonts w:ascii="Times New Roman" w:hAnsi="Times New Roman" w:cs="Times New Roman"/>
            <w:sz w:val="24"/>
            <w:szCs w:val="24"/>
          </w:rPr>
          <w:delText xml:space="preserve">sequentially </w:delText>
        </w:r>
      </w:del>
      <w:r w:rsidR="002D053D" w:rsidRPr="006543A8">
        <w:rPr>
          <w:rFonts w:ascii="Times New Roman" w:hAnsi="Times New Roman" w:cs="Times New Roman"/>
          <w:sz w:val="24"/>
          <w:szCs w:val="24"/>
        </w:rPr>
        <w:t>immersing them individually in 70% ethanol for 5 sec</w:t>
      </w:r>
      <w:del w:id="369" w:author="Wagstaff, Camille" w:date="2025-12-30T11:20:00Z" w16du:dateUtc="2025-12-30T19:20:00Z">
        <w:r w:rsidR="002D053D" w:rsidRPr="006543A8" w:rsidDel="00F6775C">
          <w:rPr>
            <w:rFonts w:ascii="Times New Roman" w:hAnsi="Times New Roman" w:cs="Times New Roman"/>
            <w:sz w:val="24"/>
            <w:szCs w:val="24"/>
          </w:rPr>
          <w:delText>onds</w:delText>
        </w:r>
      </w:del>
      <w:r w:rsidR="002D053D" w:rsidRPr="006543A8">
        <w:rPr>
          <w:rFonts w:ascii="Times New Roman" w:hAnsi="Times New Roman" w:cs="Times New Roman"/>
          <w:sz w:val="24"/>
          <w:szCs w:val="24"/>
        </w:rPr>
        <w:t>, sterile deionized water for 5 sec</w:t>
      </w:r>
      <w:del w:id="370" w:author="Wagstaff, Camille" w:date="2025-12-30T11:20:00Z" w16du:dateUtc="2025-12-30T19:20:00Z">
        <w:r w:rsidR="002D053D" w:rsidRPr="006543A8" w:rsidDel="00F6775C">
          <w:rPr>
            <w:rFonts w:ascii="Times New Roman" w:hAnsi="Times New Roman" w:cs="Times New Roman"/>
            <w:sz w:val="24"/>
            <w:szCs w:val="24"/>
          </w:rPr>
          <w:delText>onds</w:delText>
        </w:r>
      </w:del>
      <w:r w:rsidR="002D053D" w:rsidRPr="006543A8">
        <w:rPr>
          <w:rFonts w:ascii="Times New Roman" w:hAnsi="Times New Roman" w:cs="Times New Roman"/>
          <w:sz w:val="24"/>
          <w:szCs w:val="24"/>
        </w:rPr>
        <w:t>, followed by a 60-sec</w:t>
      </w:r>
      <w:del w:id="371" w:author="Wagstaff, Camille" w:date="2025-12-30T11:20:00Z" w16du:dateUtc="2025-12-30T19:20:00Z">
        <w:r w:rsidR="002D053D" w:rsidRPr="006543A8" w:rsidDel="00F6775C">
          <w:rPr>
            <w:rFonts w:ascii="Times New Roman" w:hAnsi="Times New Roman" w:cs="Times New Roman"/>
            <w:sz w:val="24"/>
            <w:szCs w:val="24"/>
          </w:rPr>
          <w:delText>ond</w:delText>
        </w:r>
      </w:del>
      <w:r w:rsidR="002D053D" w:rsidRPr="006543A8">
        <w:rPr>
          <w:rFonts w:ascii="Times New Roman" w:hAnsi="Times New Roman" w:cs="Times New Roman"/>
          <w:sz w:val="24"/>
          <w:szCs w:val="24"/>
        </w:rPr>
        <w:t xml:space="preserve"> treatment in 1% bleach, and two final 5</w:t>
      </w:r>
      <w:r w:rsidRPr="006543A8">
        <w:rPr>
          <w:rFonts w:ascii="Times New Roman" w:hAnsi="Times New Roman" w:cs="Times New Roman"/>
          <w:sz w:val="24"/>
          <w:szCs w:val="24"/>
        </w:rPr>
        <w:t xml:space="preserve"> </w:t>
      </w:r>
      <w:r w:rsidR="002D053D" w:rsidRPr="006543A8">
        <w:rPr>
          <w:rFonts w:ascii="Times New Roman" w:hAnsi="Times New Roman" w:cs="Times New Roman"/>
          <w:sz w:val="24"/>
          <w:szCs w:val="24"/>
        </w:rPr>
        <w:t xml:space="preserve">second rinses in sterile deionized water. Specimens were then air-dried on </w:t>
      </w:r>
      <w:proofErr w:type="spellStart"/>
      <w:r w:rsidR="002D053D" w:rsidRPr="006543A8">
        <w:rPr>
          <w:rFonts w:ascii="Times New Roman" w:hAnsi="Times New Roman" w:cs="Times New Roman"/>
          <w:sz w:val="24"/>
          <w:szCs w:val="24"/>
        </w:rPr>
        <w:t>Kimtech</w:t>
      </w:r>
      <w:proofErr w:type="spellEnd"/>
      <w:r w:rsidR="002D053D" w:rsidRPr="006543A8">
        <w:rPr>
          <w:rFonts w:ascii="Times New Roman" w:hAnsi="Times New Roman" w:cs="Times New Roman"/>
          <w:sz w:val="24"/>
          <w:szCs w:val="24"/>
        </w:rPr>
        <w:t xml:space="preserve"> Science™ Kimwipes™ placed within a sterile petri dish. Total DNA was extracted using the </w:t>
      </w:r>
      <w:proofErr w:type="spellStart"/>
      <w:r w:rsidR="002D053D" w:rsidRPr="006543A8">
        <w:rPr>
          <w:rFonts w:ascii="Times New Roman" w:hAnsi="Times New Roman" w:cs="Times New Roman"/>
          <w:sz w:val="24"/>
          <w:szCs w:val="24"/>
        </w:rPr>
        <w:t>DNeasy</w:t>
      </w:r>
      <w:proofErr w:type="spellEnd"/>
      <w:r w:rsidR="002D053D" w:rsidRPr="006543A8">
        <w:rPr>
          <w:rFonts w:ascii="Times New Roman" w:hAnsi="Times New Roman" w:cs="Times New Roman"/>
          <w:sz w:val="24"/>
          <w:szCs w:val="24"/>
        </w:rPr>
        <w:t xml:space="preserve"> Blood and Tissue Kit (Qiagen, Hilden, Germany) following the manufacturer’s protocol. All extraction procedures were carried out in a UV-sterilized biosafety cabinet. To assess DNA quality and concentration, </w:t>
      </w:r>
      <w:del w:id="372" w:author="Wagstaff, Camille" w:date="2025-12-30T11:20:00Z" w16du:dateUtc="2025-12-30T19:20:00Z">
        <w:r w:rsidR="002D053D" w:rsidRPr="006543A8" w:rsidDel="00F6775C">
          <w:rPr>
            <w:rFonts w:ascii="Times New Roman" w:hAnsi="Times New Roman" w:cs="Times New Roman"/>
            <w:sz w:val="24"/>
            <w:szCs w:val="24"/>
          </w:rPr>
          <w:delText xml:space="preserve">a subset of </w:delText>
        </w:r>
      </w:del>
      <w:r w:rsidR="002D053D" w:rsidRPr="006543A8">
        <w:rPr>
          <w:rFonts w:ascii="Times New Roman" w:hAnsi="Times New Roman" w:cs="Times New Roman"/>
          <w:sz w:val="24"/>
          <w:szCs w:val="24"/>
        </w:rPr>
        <w:t>samples w</w:t>
      </w:r>
      <w:r w:rsidR="006D63F0">
        <w:rPr>
          <w:rFonts w:ascii="Times New Roman" w:hAnsi="Times New Roman" w:cs="Times New Roman"/>
          <w:sz w:val="24"/>
          <w:szCs w:val="24"/>
        </w:rPr>
        <w:t>ere</w:t>
      </w:r>
      <w:r w:rsidR="002D053D" w:rsidRPr="006543A8">
        <w:rPr>
          <w:rFonts w:ascii="Times New Roman" w:hAnsi="Times New Roman" w:cs="Times New Roman"/>
          <w:sz w:val="24"/>
          <w:szCs w:val="24"/>
        </w:rPr>
        <w:t xml:space="preserve"> evaluated using a Nanodrop spectrophotometer (</w:t>
      </w:r>
      <w:proofErr w:type="spellStart"/>
      <w:r w:rsidR="002D053D" w:rsidRPr="006543A8">
        <w:rPr>
          <w:rFonts w:ascii="Times New Roman" w:hAnsi="Times New Roman" w:cs="Times New Roman"/>
          <w:sz w:val="24"/>
          <w:szCs w:val="24"/>
        </w:rPr>
        <w:t>ThermoFisher</w:t>
      </w:r>
      <w:proofErr w:type="spellEnd"/>
      <w:r w:rsidR="002D053D" w:rsidRPr="006543A8">
        <w:rPr>
          <w:rFonts w:ascii="Times New Roman" w:hAnsi="Times New Roman" w:cs="Times New Roman"/>
          <w:sz w:val="24"/>
          <w:szCs w:val="24"/>
        </w:rPr>
        <w:t xml:space="preserve"> Scientific, Waltham, MA).</w:t>
      </w:r>
      <w:del w:id="373" w:author="Wagstaff, Camille" w:date="2025-12-30T11:20:00Z" w16du:dateUtc="2025-12-30T19:20:00Z">
        <w:r w:rsidR="002D053D" w:rsidRPr="006543A8" w:rsidDel="004C3397">
          <w:rPr>
            <w:rFonts w:ascii="Times New Roman" w:hAnsi="Times New Roman" w:cs="Times New Roman"/>
            <w:sz w:val="24"/>
            <w:szCs w:val="24"/>
          </w:rPr>
          <w:delText xml:space="preserve"> Negative controls </w:delText>
        </w:r>
        <w:r w:rsidR="002D053D" w:rsidRPr="006543A8" w:rsidDel="004C3397">
          <w:rPr>
            <w:rFonts w:ascii="Times New Roman" w:hAnsi="Times New Roman" w:cs="Times New Roman"/>
            <w:sz w:val="24"/>
            <w:szCs w:val="24"/>
          </w:rPr>
          <w:lastRenderedPageBreak/>
          <w:delText>lacking DNA templates were included throughout the analysis process</w:delText>
        </w:r>
      </w:del>
      <w:r w:rsidR="002D053D" w:rsidRPr="006543A8">
        <w:rPr>
          <w:rFonts w:ascii="Times New Roman" w:hAnsi="Times New Roman" w:cs="Times New Roman"/>
          <w:sz w:val="24"/>
          <w:szCs w:val="24"/>
        </w:rPr>
        <w:t>.</w:t>
      </w:r>
      <w:ins w:id="374" w:author="Wagstaff, Camille" w:date="2025-12-04T16:23:00Z" w16du:dateUtc="2025-12-05T00:23:00Z">
        <w:r w:rsidR="00467918" w:rsidRPr="00467918">
          <w:rPr>
            <w:rFonts w:ascii="Times New Roman" w:hAnsi="Times New Roman" w:cs="Times New Roman"/>
            <w:sz w:val="24"/>
            <w:szCs w:val="24"/>
          </w:rPr>
          <w:t xml:space="preserve"> </w:t>
        </w:r>
        <w:r w:rsidR="00467918" w:rsidRPr="00EC04BE">
          <w:rPr>
            <w:rFonts w:ascii="Times New Roman" w:hAnsi="Times New Roman" w:cs="Times New Roman"/>
            <w:sz w:val="24"/>
            <w:szCs w:val="24"/>
          </w:rPr>
          <w:t>Extractions and subsequent testing included no-template controls</w:t>
        </w:r>
      </w:ins>
      <w:ins w:id="375" w:author="Wagstaff, Camille" w:date="2025-12-30T11:21:00Z" w16du:dateUtc="2025-12-30T19:21:00Z">
        <w:r w:rsidR="004C3397">
          <w:rPr>
            <w:rFonts w:ascii="Times New Roman" w:hAnsi="Times New Roman" w:cs="Times New Roman"/>
            <w:sz w:val="24"/>
            <w:szCs w:val="24"/>
          </w:rPr>
          <w:t xml:space="preserve"> using PCR-grade water</w:t>
        </w:r>
      </w:ins>
      <w:ins w:id="376" w:author="Wagstaff, Camille" w:date="2025-12-04T16:23:00Z" w16du:dateUtc="2025-12-05T00:23:00Z">
        <w:r w:rsidR="00467918" w:rsidRPr="00EC04BE">
          <w:rPr>
            <w:rFonts w:ascii="Times New Roman" w:hAnsi="Times New Roman" w:cs="Times New Roman"/>
            <w:sz w:val="24"/>
            <w:szCs w:val="24"/>
          </w:rPr>
          <w:t xml:space="preserve"> to ensure that contamination had not occurred in </w:t>
        </w:r>
        <w:proofErr w:type="gramStart"/>
        <w:r w:rsidR="00467918" w:rsidRPr="00EC04BE">
          <w:rPr>
            <w:rFonts w:ascii="Times New Roman" w:hAnsi="Times New Roman" w:cs="Times New Roman"/>
            <w:sz w:val="24"/>
            <w:szCs w:val="24"/>
          </w:rPr>
          <w:t>any re</w:t>
        </w:r>
        <w:r w:rsidR="00467918" w:rsidRPr="00EC04BE">
          <w:rPr>
            <w:rFonts w:ascii="Times New Roman" w:hAnsi="Times New Roman" w:cs="Times New Roman"/>
            <w:sz w:val="24"/>
            <w:szCs w:val="24"/>
          </w:rPr>
          <w:softHyphen/>
          <w:t>agents</w:t>
        </w:r>
        <w:proofErr w:type="gramEnd"/>
        <w:r w:rsidR="00467918" w:rsidRPr="00EC04BE">
          <w:rPr>
            <w:rFonts w:ascii="Times New Roman" w:hAnsi="Times New Roman" w:cs="Times New Roman"/>
            <w:sz w:val="24"/>
            <w:szCs w:val="24"/>
          </w:rPr>
          <w:t>.</w:t>
        </w:r>
      </w:ins>
      <w:r w:rsidR="002D053D" w:rsidRPr="006543A8">
        <w:rPr>
          <w:rFonts w:ascii="Times New Roman" w:hAnsi="Times New Roman" w:cs="Times New Roman"/>
          <w:sz w:val="24"/>
          <w:szCs w:val="24"/>
        </w:rPr>
        <w:t xml:space="preserve"> All extracted DNA samples were stored at -20 °C until further molecular procedures</w:t>
      </w:r>
      <w:del w:id="377" w:author="Wagstaff, Camille" w:date="2025-12-30T11:21:00Z" w16du:dateUtc="2025-12-30T19:21:00Z">
        <w:r w:rsidR="002D053D" w:rsidRPr="006543A8" w:rsidDel="00177FC6">
          <w:rPr>
            <w:rFonts w:ascii="Times New Roman" w:hAnsi="Times New Roman" w:cs="Times New Roman"/>
            <w:sz w:val="24"/>
            <w:szCs w:val="24"/>
          </w:rPr>
          <w:delText xml:space="preserve"> were carried out</w:delText>
        </w:r>
      </w:del>
      <w:r w:rsidR="002D053D" w:rsidRPr="006543A8">
        <w:rPr>
          <w:rFonts w:ascii="Times New Roman" w:hAnsi="Times New Roman" w:cs="Times New Roman"/>
          <w:sz w:val="24"/>
          <w:szCs w:val="24"/>
        </w:rPr>
        <w:t>.</w:t>
      </w:r>
    </w:p>
    <w:p w14:paraId="5DD74059" w14:textId="77777777" w:rsidR="002D053D" w:rsidRPr="006543A8" w:rsidRDefault="002D053D" w:rsidP="002A22D6">
      <w:pPr>
        <w:spacing w:after="0" w:line="480" w:lineRule="auto"/>
        <w:contextualSpacing/>
        <w:rPr>
          <w:rFonts w:ascii="Times New Roman" w:hAnsi="Times New Roman" w:cs="Times New Roman"/>
          <w:sz w:val="24"/>
          <w:szCs w:val="24"/>
        </w:rPr>
      </w:pPr>
    </w:p>
    <w:p w14:paraId="48E6F33D" w14:textId="470275CA" w:rsidR="000C3261" w:rsidRPr="006543A8" w:rsidRDefault="000C3261"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Pathogen Identification</w:t>
      </w:r>
    </w:p>
    <w:p w14:paraId="1382F8EF" w14:textId="20D73BB3" w:rsidR="000C3261" w:rsidRPr="006543A8" w:rsidRDefault="000C3261" w:rsidP="002D053D">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w:t>
      </w:r>
      <w:r w:rsidR="008F2284" w:rsidRPr="006543A8">
        <w:rPr>
          <w:rFonts w:ascii="Times New Roman" w:hAnsi="Times New Roman" w:cs="Times New Roman"/>
          <w:sz w:val="24"/>
          <w:szCs w:val="24"/>
        </w:rPr>
        <w:t xml:space="preserve">the presence of </w:t>
      </w:r>
      <w:r w:rsidR="002D053D" w:rsidRPr="006543A8">
        <w:rPr>
          <w:rFonts w:ascii="Times New Roman" w:hAnsi="Times New Roman" w:cs="Times New Roman"/>
          <w:sz w:val="24"/>
          <w:szCs w:val="24"/>
        </w:rPr>
        <w:t xml:space="preserve">CPt </w:t>
      </w:r>
      <w:r w:rsidRPr="006543A8">
        <w:rPr>
          <w:rFonts w:ascii="Times New Roman" w:hAnsi="Times New Roman" w:cs="Times New Roman"/>
          <w:sz w:val="24"/>
          <w:szCs w:val="24"/>
        </w:rPr>
        <w:t xml:space="preserve">in insects was done using real-time PCR on a </w:t>
      </w:r>
      <w:proofErr w:type="spellStart"/>
      <w:r w:rsidRPr="006543A8">
        <w:rPr>
          <w:rFonts w:ascii="Times New Roman" w:hAnsi="Times New Roman" w:cs="Times New Roman"/>
          <w:sz w:val="24"/>
          <w:szCs w:val="24"/>
        </w:rPr>
        <w:t>Lightcycler</w:t>
      </w:r>
      <w:proofErr w:type="spellEnd"/>
      <w:r w:rsidRPr="006543A8">
        <w:rPr>
          <w:rFonts w:ascii="Times New Roman" w:hAnsi="Times New Roman" w:cs="Times New Roman"/>
          <w:sz w:val="24"/>
          <w:szCs w:val="24"/>
        </w:rPr>
        <w:t xml:space="preserve"> 480 (Roche, Basel, Switzerland) with these conditions: a 5 min hold at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65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then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55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°C for 10 sec, a melting curve to assess primer specificity, and a cooling cycle. Each 20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reaction contained 10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SYBR™ Green PCR Master Mix (</w:t>
      </w:r>
      <w:proofErr w:type="spellStart"/>
      <w:r w:rsidRPr="006543A8">
        <w:rPr>
          <w:rFonts w:ascii="Times New Roman" w:hAnsi="Times New Roman" w:cs="Times New Roman"/>
          <w:sz w:val="24"/>
          <w:szCs w:val="24"/>
        </w:rPr>
        <w:t>ThermoFisher</w:t>
      </w:r>
      <w:proofErr w:type="spellEnd"/>
      <w:r w:rsidRPr="006543A8">
        <w:rPr>
          <w:rFonts w:ascii="Times New Roman" w:hAnsi="Times New Roman" w:cs="Times New Roman"/>
          <w:sz w:val="24"/>
          <w:szCs w:val="24"/>
        </w:rPr>
        <w:t xml:space="preserve"> Scientific, Waltham MA), 8.2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nuclease-free water, 0.4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each of </w:t>
      </w:r>
      <w:r w:rsidRPr="006543A8">
        <w:rPr>
          <w:rFonts w:ascii="Times New Roman" w:hAnsi="Times New Roman" w:cs="Times New Roman"/>
          <w:i/>
          <w:iCs/>
          <w:sz w:val="24"/>
          <w:szCs w:val="24"/>
        </w:rPr>
        <w:t>Ca</w:t>
      </w:r>
      <w:r w:rsidRPr="006543A8">
        <w:rPr>
          <w:rFonts w:ascii="Times New Roman" w:hAnsi="Times New Roman" w:cs="Times New Roman"/>
          <w:sz w:val="24"/>
          <w:szCs w:val="24"/>
        </w:rPr>
        <w:t xml:space="preserve">. P. </w:t>
      </w:r>
      <w:proofErr w:type="spellStart"/>
      <w:r w:rsidRPr="006543A8">
        <w:rPr>
          <w:rFonts w:ascii="Times New Roman" w:hAnsi="Times New Roman" w:cs="Times New Roman"/>
          <w:sz w:val="24"/>
          <w:szCs w:val="24"/>
        </w:rPr>
        <w:t>trifolii</w:t>
      </w:r>
      <w:proofErr w:type="spellEnd"/>
      <w:r w:rsidRPr="006543A8">
        <w:rPr>
          <w:rFonts w:ascii="Times New Roman" w:hAnsi="Times New Roman" w:cs="Times New Roman"/>
          <w:sz w:val="24"/>
          <w:szCs w:val="24"/>
        </w:rPr>
        <w:t xml:space="preserve"> primers “z-R16R2-wfB_F” (AAA TAT TTC TCG GGG TTT GTA CAC ACC GCC CGT CA) and “BLTVA-int-</w:t>
      </w:r>
      <w:proofErr w:type="spellStart"/>
      <w:r w:rsidRPr="006543A8">
        <w:rPr>
          <w:rFonts w:ascii="Times New Roman" w:hAnsi="Times New Roman" w:cs="Times New Roman"/>
          <w:sz w:val="24"/>
          <w:szCs w:val="24"/>
        </w:rPr>
        <w:t>wfB_R</w:t>
      </w:r>
      <w:proofErr w:type="spellEnd"/>
      <w:r w:rsidRPr="006543A8">
        <w:rPr>
          <w:rFonts w:ascii="Times New Roman" w:hAnsi="Times New Roman" w:cs="Times New Roman"/>
          <w:sz w:val="24"/>
          <w:szCs w:val="24"/>
        </w:rPr>
        <w:t xml:space="preserve">” (AAT TAT CTC TGA </w:t>
      </w:r>
      <w:proofErr w:type="spellStart"/>
      <w:r w:rsidRPr="006543A8">
        <w:rPr>
          <w:rFonts w:ascii="Times New Roman" w:hAnsi="Times New Roman" w:cs="Times New Roman"/>
          <w:sz w:val="24"/>
          <w:szCs w:val="24"/>
        </w:rPr>
        <w:t>TGA</w:t>
      </w:r>
      <w:proofErr w:type="spellEnd"/>
      <w:r w:rsidRPr="006543A8">
        <w:rPr>
          <w:rFonts w:ascii="Times New Roman" w:hAnsi="Times New Roman" w:cs="Times New Roman"/>
          <w:sz w:val="24"/>
          <w:szCs w:val="24"/>
        </w:rPr>
        <w:t xml:space="preserve"> TTT TAG TAT ATA TAG TCC) at 20 </w:t>
      </w:r>
      <w:proofErr w:type="spellStart"/>
      <w:r w:rsidRPr="006543A8">
        <w:rPr>
          <w:rFonts w:ascii="Times New Roman" w:hAnsi="Times New Roman" w:cs="Times New Roman"/>
          <w:sz w:val="24"/>
          <w:szCs w:val="24"/>
        </w:rPr>
        <w:t>μM</w:t>
      </w:r>
      <w:proofErr w:type="spellEnd"/>
      <w:r w:rsidRPr="006543A8">
        <w:rPr>
          <w:rFonts w:ascii="Times New Roman" w:hAnsi="Times New Roman" w:cs="Times New Roman"/>
          <w:sz w:val="24"/>
          <w:szCs w:val="24"/>
        </w:rPr>
        <w:t xml:space="preserve"> concentration, and 1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sz w:val="24"/>
          <w:szCs w:val="24"/>
        </w:rPr>
        <w:t xml:space="preserve"> DNA (Cooper et al. 2023, Swisher Grimm et al. 2023). </w:t>
      </w:r>
    </w:p>
    <w:p w14:paraId="22949423" w14:textId="0359FE03" w:rsidR="000C3261" w:rsidRPr="006543A8" w:rsidRDefault="00CD777D" w:rsidP="008F2284">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the presence of </w:t>
      </w:r>
      <w:r w:rsidR="002D053D" w:rsidRPr="006543A8">
        <w:rPr>
          <w:rFonts w:ascii="Times New Roman" w:hAnsi="Times New Roman" w:cs="Times New Roman"/>
          <w:sz w:val="24"/>
          <w:szCs w:val="24"/>
        </w:rPr>
        <w:t>BCTV</w:t>
      </w:r>
      <w:r w:rsidRPr="006543A8">
        <w:rPr>
          <w:rFonts w:ascii="Times New Roman" w:hAnsi="Times New Roman" w:cs="Times New Roman"/>
          <w:i/>
          <w:iCs/>
          <w:sz w:val="24"/>
          <w:szCs w:val="24"/>
        </w:rPr>
        <w:t xml:space="preserve"> </w:t>
      </w:r>
      <w:r w:rsidRPr="006543A8">
        <w:rPr>
          <w:rFonts w:ascii="Times New Roman" w:hAnsi="Times New Roman" w:cs="Times New Roman"/>
          <w:sz w:val="24"/>
          <w:szCs w:val="24"/>
        </w:rPr>
        <w:t xml:space="preserve">was </w:t>
      </w:r>
      <w:r w:rsidR="00EB1A48" w:rsidRPr="006543A8">
        <w:rPr>
          <w:rFonts w:ascii="Times New Roman" w:hAnsi="Times New Roman" w:cs="Times New Roman"/>
          <w:sz w:val="24"/>
          <w:szCs w:val="24"/>
        </w:rPr>
        <w:t>by</w:t>
      </w:r>
      <w:r w:rsidRPr="006543A8">
        <w:rPr>
          <w:rFonts w:ascii="Times New Roman" w:hAnsi="Times New Roman" w:cs="Times New Roman"/>
          <w:sz w:val="24"/>
          <w:szCs w:val="24"/>
        </w:rPr>
        <w:t xml:space="preserve"> conventional PCR on a BioRad thermocycler</w:t>
      </w:r>
      <w:r w:rsidR="008F2284"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with these conditions: </w:t>
      </w:r>
      <w:r w:rsidR="000C3261" w:rsidRPr="006543A8">
        <w:rPr>
          <w:rFonts w:ascii="Times New Roman" w:hAnsi="Times New Roman" w:cs="Times New Roman"/>
          <w:sz w:val="24"/>
          <w:szCs w:val="24"/>
        </w:rPr>
        <w:t>1 min at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 65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 (touchdown, Δ−0.5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 then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 55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 then 1 min at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before an infinite hold at 4</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 xml:space="preserve">°C until samples were removed. Each 20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reaction contained 10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w:t>
      </w:r>
      <w:proofErr w:type="spellStart"/>
      <w:r w:rsidR="000C3261" w:rsidRPr="006543A8">
        <w:rPr>
          <w:rFonts w:ascii="Times New Roman" w:hAnsi="Times New Roman" w:cs="Times New Roman"/>
          <w:sz w:val="24"/>
          <w:szCs w:val="24"/>
        </w:rPr>
        <w:t>Amplitaq</w:t>
      </w:r>
      <w:proofErr w:type="spellEnd"/>
      <w:r w:rsidR="000C3261" w:rsidRPr="006543A8">
        <w:rPr>
          <w:rFonts w:ascii="Times New Roman" w:hAnsi="Times New Roman" w:cs="Times New Roman"/>
          <w:sz w:val="24"/>
          <w:szCs w:val="24"/>
        </w:rPr>
        <w:t xml:space="preserve"> Gold 360 Master Mix (</w:t>
      </w:r>
      <w:proofErr w:type="spellStart"/>
      <w:r w:rsidR="000C3261" w:rsidRPr="006543A8">
        <w:rPr>
          <w:rFonts w:ascii="Times New Roman" w:hAnsi="Times New Roman" w:cs="Times New Roman"/>
          <w:sz w:val="24"/>
          <w:szCs w:val="24"/>
        </w:rPr>
        <w:t>ThermoFisher</w:t>
      </w:r>
      <w:proofErr w:type="spellEnd"/>
      <w:r w:rsidR="000C3261" w:rsidRPr="006543A8">
        <w:rPr>
          <w:rFonts w:ascii="Times New Roman" w:hAnsi="Times New Roman" w:cs="Times New Roman"/>
          <w:sz w:val="24"/>
          <w:szCs w:val="24"/>
        </w:rPr>
        <w:t xml:space="preserve"> Scientific, Waltham, MA), 8.6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nuclease-free water, 0.2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each of primers “BCTV2-F” (GTG GAT CAA TTT CCA GAC AAT TAT C) and “BCTV2-R” (CCC ATA AGA GCC ATA TCA AAC TTC) at 20 </w:t>
      </w:r>
      <w:proofErr w:type="spellStart"/>
      <w:r w:rsidR="000C3261" w:rsidRPr="006543A8">
        <w:rPr>
          <w:rFonts w:ascii="Times New Roman" w:hAnsi="Times New Roman" w:cs="Times New Roman"/>
          <w:sz w:val="24"/>
          <w:szCs w:val="24"/>
        </w:rPr>
        <w:t>μM</w:t>
      </w:r>
      <w:proofErr w:type="spellEnd"/>
      <w:r w:rsidR="000C3261" w:rsidRPr="006543A8">
        <w:rPr>
          <w:rFonts w:ascii="Times New Roman" w:hAnsi="Times New Roman" w:cs="Times New Roman"/>
          <w:sz w:val="24"/>
          <w:szCs w:val="24"/>
        </w:rPr>
        <w:t xml:space="preserve"> concentration, and 1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extracted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i/>
          <w:iCs/>
          <w:sz w:val="24"/>
          <w:szCs w:val="24"/>
        </w:rPr>
        <w:t xml:space="preserve"> </w:t>
      </w:r>
      <w:r w:rsidR="000C3261" w:rsidRPr="006543A8">
        <w:rPr>
          <w:rFonts w:ascii="Times New Roman" w:hAnsi="Times New Roman" w:cs="Times New Roman"/>
          <w:sz w:val="24"/>
          <w:szCs w:val="24"/>
        </w:rPr>
        <w:t xml:space="preserve">DNA (Strausbaugh et al. 2008, Swisher Grimm </w:t>
      </w:r>
      <w:r w:rsidR="000C3261" w:rsidRPr="006543A8">
        <w:rPr>
          <w:rFonts w:ascii="Times New Roman" w:hAnsi="Times New Roman" w:cs="Times New Roman"/>
          <w:sz w:val="24"/>
          <w:szCs w:val="24"/>
        </w:rPr>
        <w:lastRenderedPageBreak/>
        <w:t xml:space="preserve">et al. 2023). </w:t>
      </w:r>
      <w:r w:rsidR="008F2284" w:rsidRPr="006543A8">
        <w:rPr>
          <w:rFonts w:ascii="Times New Roman" w:hAnsi="Times New Roman" w:cs="Times New Roman"/>
          <w:sz w:val="24"/>
          <w:szCs w:val="24"/>
        </w:rPr>
        <w:t>Infection</w:t>
      </w:r>
      <w:r w:rsidR="000C3261" w:rsidRPr="006543A8">
        <w:rPr>
          <w:rFonts w:ascii="Times New Roman" w:hAnsi="Times New Roman" w:cs="Times New Roman"/>
          <w:sz w:val="24"/>
          <w:szCs w:val="24"/>
        </w:rPr>
        <w:t xml:space="preserve"> was </w:t>
      </w:r>
      <w:r w:rsidR="008F2284" w:rsidRPr="006543A8">
        <w:rPr>
          <w:rFonts w:ascii="Times New Roman" w:hAnsi="Times New Roman" w:cs="Times New Roman"/>
          <w:sz w:val="24"/>
          <w:szCs w:val="24"/>
        </w:rPr>
        <w:t>confir</w:t>
      </w:r>
      <w:r w:rsidR="000C3261" w:rsidRPr="006543A8">
        <w:rPr>
          <w:rFonts w:ascii="Times New Roman" w:hAnsi="Times New Roman" w:cs="Times New Roman"/>
          <w:sz w:val="24"/>
          <w:szCs w:val="24"/>
        </w:rPr>
        <w:t xml:space="preserve">med by visualizing </w:t>
      </w:r>
      <w:del w:id="378" w:author="Wagstaff, Camille" w:date="2025-12-30T11:21:00Z" w16du:dateUtc="2025-12-30T19:21:00Z">
        <w:r w:rsidR="00EE37FE" w:rsidRPr="006543A8" w:rsidDel="00177FC6">
          <w:rPr>
            <w:rFonts w:ascii="Times New Roman" w:hAnsi="Times New Roman" w:cs="Times New Roman"/>
            <w:sz w:val="24"/>
            <w:szCs w:val="24"/>
          </w:rPr>
          <w:delText>approximately</w:delText>
        </w:r>
        <w:r w:rsidR="000C3261" w:rsidRPr="006543A8" w:rsidDel="00177FC6">
          <w:rPr>
            <w:rFonts w:ascii="Times New Roman" w:hAnsi="Times New Roman" w:cs="Times New Roman"/>
            <w:sz w:val="24"/>
            <w:szCs w:val="24"/>
          </w:rPr>
          <w:delText xml:space="preserve"> </w:delText>
        </w:r>
      </w:del>
      <w:ins w:id="379" w:author="Wagstaff, Camille" w:date="2025-12-30T11:21:00Z" w16du:dateUtc="2025-12-30T19:21:00Z">
        <w:r w:rsidR="00FB682E">
          <w:rPr>
            <w:rFonts w:ascii="Times New Roman" w:hAnsi="Times New Roman" w:cs="Times New Roman"/>
            <w:sz w:val="24"/>
            <w:szCs w:val="24"/>
          </w:rPr>
          <w:t>~</w:t>
        </w:r>
      </w:ins>
      <w:r w:rsidR="000C3261" w:rsidRPr="006543A8">
        <w:rPr>
          <w:rFonts w:ascii="Times New Roman" w:hAnsi="Times New Roman" w:cs="Times New Roman"/>
          <w:sz w:val="24"/>
          <w:szCs w:val="24"/>
        </w:rPr>
        <w:t xml:space="preserve">520-bp PCR products under UV light on a 1% agarose gel stained with </w:t>
      </w:r>
      <w:proofErr w:type="spellStart"/>
      <w:r w:rsidR="000C3261" w:rsidRPr="006543A8">
        <w:rPr>
          <w:rFonts w:ascii="Times New Roman" w:hAnsi="Times New Roman" w:cs="Times New Roman"/>
          <w:sz w:val="24"/>
          <w:szCs w:val="24"/>
        </w:rPr>
        <w:t>GelRed</w:t>
      </w:r>
      <w:proofErr w:type="spellEnd"/>
      <w:r w:rsidR="000C3261" w:rsidRPr="006543A8">
        <w:rPr>
          <w:rFonts w:ascii="Times New Roman" w:hAnsi="Times New Roman" w:cs="Times New Roman"/>
          <w:sz w:val="24"/>
          <w:szCs w:val="24"/>
        </w:rPr>
        <w:t xml:space="preserve"> (</w:t>
      </w:r>
      <w:proofErr w:type="spellStart"/>
      <w:r w:rsidR="000C3261" w:rsidRPr="006543A8">
        <w:rPr>
          <w:rFonts w:ascii="Times New Roman" w:hAnsi="Times New Roman" w:cs="Times New Roman"/>
          <w:sz w:val="24"/>
          <w:szCs w:val="24"/>
        </w:rPr>
        <w:t>Biotium</w:t>
      </w:r>
      <w:proofErr w:type="spellEnd"/>
      <w:r w:rsidR="000C3261" w:rsidRPr="006543A8">
        <w:rPr>
          <w:rFonts w:ascii="Times New Roman" w:hAnsi="Times New Roman" w:cs="Times New Roman"/>
          <w:sz w:val="24"/>
          <w:szCs w:val="24"/>
        </w:rPr>
        <w:t xml:space="preserve">, Fremont, CA). </w:t>
      </w:r>
    </w:p>
    <w:p w14:paraId="2BC7A4C4" w14:textId="26B64D2C" w:rsidR="00F67D41" w:rsidRPr="006543A8" w:rsidRDefault="008F2284" w:rsidP="002A22D6">
      <w:pPr>
        <w:spacing w:after="0" w:line="480" w:lineRule="auto"/>
        <w:ind w:firstLine="540"/>
        <w:contextualSpacing/>
        <w:rPr>
          <w:rStyle w:val="normaltextrun"/>
          <w:rFonts w:ascii="Times New Roman" w:eastAsiaTheme="majorEastAsia" w:hAnsi="Times New Roman" w:cs="Times New Roman"/>
          <w:sz w:val="24"/>
          <w:szCs w:val="24"/>
        </w:rPr>
      </w:pPr>
      <w:r w:rsidRPr="006543A8">
        <w:rPr>
          <w:rFonts w:ascii="Times New Roman" w:hAnsi="Times New Roman" w:cs="Times New Roman"/>
          <w:sz w:val="24"/>
          <w:szCs w:val="24"/>
        </w:rPr>
        <w:t>Samples</w:t>
      </w:r>
      <w:r w:rsidR="000C3261" w:rsidRPr="006543A8">
        <w:rPr>
          <w:rFonts w:ascii="Times New Roman" w:hAnsi="Times New Roman" w:cs="Times New Roman"/>
          <w:sz w:val="24"/>
          <w:szCs w:val="24"/>
        </w:rPr>
        <w:t xml:space="preserve"> </w:t>
      </w:r>
      <w:r w:rsidR="00AF738E" w:rsidRPr="006543A8">
        <w:rPr>
          <w:rFonts w:ascii="Times New Roman" w:hAnsi="Times New Roman" w:cs="Times New Roman"/>
          <w:sz w:val="24"/>
          <w:szCs w:val="24"/>
        </w:rPr>
        <w:t xml:space="preserve">from </w:t>
      </w:r>
      <w:r w:rsidRPr="006543A8">
        <w:rPr>
          <w:rFonts w:ascii="Times New Roman" w:hAnsi="Times New Roman" w:cs="Times New Roman"/>
          <w:sz w:val="24"/>
          <w:szCs w:val="24"/>
        </w:rPr>
        <w:t xml:space="preserve">2019 and </w:t>
      </w:r>
      <w:r w:rsidR="00AF738E" w:rsidRPr="006543A8">
        <w:rPr>
          <w:rFonts w:ascii="Times New Roman" w:hAnsi="Times New Roman" w:cs="Times New Roman"/>
          <w:sz w:val="24"/>
          <w:szCs w:val="24"/>
        </w:rPr>
        <w:t xml:space="preserve">2020 </w:t>
      </w:r>
      <w:r w:rsidR="00CD777D" w:rsidRPr="006543A8">
        <w:rPr>
          <w:rFonts w:ascii="Times New Roman" w:hAnsi="Times New Roman" w:cs="Times New Roman"/>
          <w:sz w:val="24"/>
          <w:szCs w:val="24"/>
        </w:rPr>
        <w:t>w</w:t>
      </w:r>
      <w:r w:rsidR="006364A3" w:rsidRPr="006543A8">
        <w:rPr>
          <w:rFonts w:ascii="Times New Roman" w:hAnsi="Times New Roman" w:cs="Times New Roman"/>
          <w:sz w:val="24"/>
          <w:szCs w:val="24"/>
        </w:rPr>
        <w:t>ere</w:t>
      </w:r>
      <w:r w:rsidR="000C3261" w:rsidRPr="006543A8">
        <w:rPr>
          <w:rFonts w:ascii="Times New Roman" w:hAnsi="Times New Roman" w:cs="Times New Roman"/>
          <w:sz w:val="24"/>
          <w:szCs w:val="24"/>
        </w:rPr>
        <w:t xml:space="preserve"> also tested for </w:t>
      </w:r>
      <w:proofErr w:type="spellStart"/>
      <w:r w:rsidR="00970D96" w:rsidRPr="006543A8">
        <w:rPr>
          <w:rFonts w:ascii="Times New Roman" w:hAnsi="Times New Roman" w:cs="Times New Roman"/>
          <w:i/>
          <w:iCs/>
          <w:sz w:val="24"/>
          <w:szCs w:val="24"/>
        </w:rPr>
        <w:t>Spiroplasma</w:t>
      </w:r>
      <w:proofErr w:type="spellEnd"/>
      <w:r w:rsidR="00970D96" w:rsidRPr="006543A8">
        <w:rPr>
          <w:rFonts w:ascii="Times New Roman" w:hAnsi="Times New Roman" w:cs="Times New Roman"/>
          <w:i/>
          <w:iCs/>
          <w:sz w:val="24"/>
          <w:szCs w:val="24"/>
        </w:rPr>
        <w:t xml:space="preserve"> citri</w:t>
      </w:r>
      <w:r w:rsidR="00970D96" w:rsidRPr="006543A8">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another plant pathogen transmitted </w:t>
      </w:r>
      <w:r w:rsidRPr="006543A8">
        <w:rPr>
          <w:rFonts w:ascii="Times New Roman" w:hAnsi="Times New Roman" w:cs="Times New Roman"/>
          <w:sz w:val="24"/>
          <w:szCs w:val="24"/>
        </w:rPr>
        <w:t>by</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6D63F0">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using conventional PCR with </w:t>
      </w:r>
      <w:r w:rsidR="000C3261" w:rsidRPr="006543A8">
        <w:rPr>
          <w:rFonts w:ascii="Times New Roman" w:hAnsi="Times New Roman" w:cs="Times New Roman"/>
          <w:sz w:val="24"/>
          <w:szCs w:val="24"/>
        </w:rPr>
        <w:t>condition</w:t>
      </w:r>
      <w:r w:rsidR="00CD777D" w:rsidRPr="006543A8">
        <w:rPr>
          <w:rFonts w:ascii="Times New Roman" w:hAnsi="Times New Roman" w:cs="Times New Roman"/>
          <w:sz w:val="24"/>
          <w:szCs w:val="24"/>
        </w:rPr>
        <w:t>s</w:t>
      </w:r>
      <w:r w:rsidR="000C3261" w:rsidRPr="006543A8">
        <w:rPr>
          <w:rFonts w:ascii="Times New Roman" w:hAnsi="Times New Roman" w:cs="Times New Roman"/>
          <w:sz w:val="24"/>
          <w:szCs w:val="24"/>
        </w:rPr>
        <w:t xml:space="preserve"> identical for</w:t>
      </w:r>
      <w:r w:rsidR="006D63F0">
        <w:rPr>
          <w:rFonts w:ascii="Times New Roman" w:hAnsi="Times New Roman" w:cs="Times New Roman"/>
          <w:sz w:val="24"/>
          <w:szCs w:val="24"/>
        </w:rPr>
        <w:t xml:space="preserve"> BCTV</w:t>
      </w:r>
      <w:r w:rsidR="000C3261" w:rsidRPr="006543A8">
        <w:rPr>
          <w:rFonts w:ascii="Times New Roman" w:hAnsi="Times New Roman" w:cs="Times New Roman"/>
          <w:sz w:val="24"/>
          <w:szCs w:val="24"/>
        </w:rPr>
        <w:t xml:space="preserve">. Each 20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reaction contained 10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w:t>
      </w:r>
      <w:proofErr w:type="spellStart"/>
      <w:r w:rsidR="000C3261" w:rsidRPr="006543A8">
        <w:rPr>
          <w:rFonts w:ascii="Times New Roman" w:hAnsi="Times New Roman" w:cs="Times New Roman"/>
          <w:sz w:val="24"/>
          <w:szCs w:val="24"/>
        </w:rPr>
        <w:t>Amplitaq</w:t>
      </w:r>
      <w:proofErr w:type="spellEnd"/>
      <w:r w:rsidR="000C3261" w:rsidRPr="006543A8">
        <w:rPr>
          <w:rFonts w:ascii="Times New Roman" w:hAnsi="Times New Roman" w:cs="Times New Roman"/>
          <w:sz w:val="24"/>
          <w:szCs w:val="24"/>
        </w:rPr>
        <w:t xml:space="preserve"> Gold 360 Master Mix, 8.6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nuclease-free water, 0.2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each of primers “S.citri-1” (GGT CTG </w:t>
      </w:r>
      <w:proofErr w:type="spellStart"/>
      <w:r w:rsidR="000C3261" w:rsidRPr="006543A8">
        <w:rPr>
          <w:rFonts w:ascii="Times New Roman" w:hAnsi="Times New Roman" w:cs="Times New Roman"/>
          <w:sz w:val="24"/>
          <w:szCs w:val="24"/>
        </w:rPr>
        <w:t>CTG</w:t>
      </w:r>
      <w:proofErr w:type="spellEnd"/>
      <w:r w:rsidR="000C3261" w:rsidRPr="006543A8">
        <w:rPr>
          <w:rFonts w:ascii="Times New Roman" w:hAnsi="Times New Roman" w:cs="Times New Roman"/>
          <w:sz w:val="24"/>
          <w:szCs w:val="24"/>
        </w:rPr>
        <w:t xml:space="preserve"> CTT TAA TTT CTA C) and “S.citri-2” (TGC AGC ACC TGC AAC TGT AG) at 20 </w:t>
      </w:r>
      <w:proofErr w:type="spellStart"/>
      <w:r w:rsidR="000C3261" w:rsidRPr="006543A8">
        <w:rPr>
          <w:rFonts w:ascii="Times New Roman" w:hAnsi="Times New Roman" w:cs="Times New Roman"/>
          <w:sz w:val="24"/>
          <w:szCs w:val="24"/>
        </w:rPr>
        <w:t>μM</w:t>
      </w:r>
      <w:proofErr w:type="spellEnd"/>
      <w:r w:rsidR="000C3261" w:rsidRPr="006543A8">
        <w:rPr>
          <w:rFonts w:ascii="Times New Roman" w:hAnsi="Times New Roman" w:cs="Times New Roman"/>
          <w:sz w:val="24"/>
          <w:szCs w:val="24"/>
        </w:rPr>
        <w:t xml:space="preserve"> concentration, and 1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0C3261" w:rsidRPr="006543A8">
        <w:rPr>
          <w:rFonts w:ascii="Times New Roman" w:hAnsi="Times New Roman" w:cs="Times New Roman"/>
          <w:sz w:val="24"/>
          <w:szCs w:val="24"/>
        </w:rPr>
        <w:t xml:space="preserve"> DNA (Cooper et al. 2023, Swisher Grimm et al. 2023). </w:t>
      </w:r>
      <w:r w:rsidR="000C3261" w:rsidRPr="006543A8">
        <w:rPr>
          <w:rFonts w:ascii="Times New Roman" w:hAnsi="Times New Roman" w:cs="Times New Roman"/>
          <w:i/>
          <w:iCs/>
          <w:sz w:val="24"/>
          <w:szCs w:val="24"/>
        </w:rPr>
        <w:t xml:space="preserve">S. citri </w:t>
      </w:r>
      <w:r w:rsidR="000C3261" w:rsidRPr="006543A8">
        <w:rPr>
          <w:rFonts w:ascii="Times New Roman" w:hAnsi="Times New Roman" w:cs="Times New Roman"/>
          <w:sz w:val="24"/>
          <w:szCs w:val="24"/>
        </w:rPr>
        <w:t xml:space="preserve">infection was determined by visualizing the 350-bp PCR products under UV light on a 1% agarose gel with </w:t>
      </w:r>
      <w:proofErr w:type="spellStart"/>
      <w:r w:rsidR="000C3261" w:rsidRPr="006543A8">
        <w:rPr>
          <w:rFonts w:ascii="Times New Roman" w:hAnsi="Times New Roman" w:cs="Times New Roman"/>
          <w:sz w:val="24"/>
          <w:szCs w:val="24"/>
        </w:rPr>
        <w:t>GelRed</w:t>
      </w:r>
      <w:proofErr w:type="spellEnd"/>
      <w:r w:rsidR="000C3261" w:rsidRPr="006543A8">
        <w:rPr>
          <w:rFonts w:ascii="Times New Roman" w:hAnsi="Times New Roman" w:cs="Times New Roman"/>
          <w:sz w:val="24"/>
          <w:szCs w:val="24"/>
        </w:rPr>
        <w:t xml:space="preserve"> staining.</w:t>
      </w:r>
      <w:r w:rsidR="00AF738E" w:rsidRPr="006543A8">
        <w:rPr>
          <w:rFonts w:ascii="Times New Roman" w:hAnsi="Times New Roman" w:cs="Times New Roman"/>
          <w:sz w:val="24"/>
          <w:szCs w:val="24"/>
        </w:rPr>
        <w:t xml:space="preserve"> Only</w:t>
      </w:r>
      <w:r w:rsidR="00CD777D" w:rsidRPr="006543A8">
        <w:rPr>
          <w:rFonts w:ascii="Times New Roman" w:hAnsi="Times New Roman" w:cs="Times New Roman"/>
          <w:sz w:val="24"/>
          <w:szCs w:val="24"/>
        </w:rPr>
        <w:t xml:space="preserve"> 8</w:t>
      </w:r>
      <w:r w:rsidR="00AF738E" w:rsidRPr="006543A8">
        <w:rPr>
          <w:rFonts w:ascii="Times New Roman" w:hAnsi="Times New Roman" w:cs="Times New Roman"/>
          <w:sz w:val="24"/>
          <w:szCs w:val="24"/>
        </w:rPr>
        <w:t>% of tested samples showed infection</w:t>
      </w:r>
      <w:r w:rsidR="006A6E85">
        <w:rPr>
          <w:rFonts w:ascii="Times New Roman" w:hAnsi="Times New Roman" w:cs="Times New Roman"/>
          <w:sz w:val="24"/>
          <w:szCs w:val="24"/>
        </w:rPr>
        <w:t xml:space="preserve">, and this pathogen was left out of </w:t>
      </w:r>
      <w:r w:rsidR="00AF738E" w:rsidRPr="006543A8">
        <w:rPr>
          <w:rFonts w:ascii="Times New Roman" w:hAnsi="Times New Roman" w:cs="Times New Roman"/>
          <w:sz w:val="24"/>
          <w:szCs w:val="24"/>
        </w:rPr>
        <w:t>further analysis.</w:t>
      </w:r>
    </w:p>
    <w:p w14:paraId="05538551" w14:textId="30079ADE" w:rsidR="00AF738E" w:rsidRPr="006543A8" w:rsidRDefault="00A92F52" w:rsidP="000F4D32">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For molecular pathogen detection in this study, </w:t>
      </w:r>
      <w:ins w:id="380" w:author="Wagstaff, Camille" w:date="2025-12-30T11:22:00Z" w16du:dateUtc="2025-12-30T19:22:00Z">
        <w:r w:rsidR="00770AD9" w:rsidRPr="00CC5F54">
          <w:rPr>
            <w:rFonts w:ascii="Times New Roman" w:hAnsi="Times New Roman" w:cs="Times New Roman"/>
            <w:sz w:val="24"/>
            <w:szCs w:val="24"/>
          </w:rPr>
          <w:t>p</w:t>
        </w:r>
        <w:r w:rsidR="00770AD9" w:rsidRPr="00663662">
          <w:rPr>
            <w:rFonts w:ascii="Times New Roman" w:hAnsi="Times New Roman" w:cs="Times New Roman"/>
            <w:sz w:val="24"/>
            <w:szCs w:val="24"/>
          </w:rPr>
          <w:t xml:space="preserve">ositive controls for all pathogen tests were created by combining aliquots of multiple confirmed positive </w:t>
        </w:r>
        <w:r w:rsidR="00770AD9" w:rsidRPr="006543A8">
          <w:rPr>
            <w:rStyle w:val="normaltextrun"/>
            <w:rFonts w:ascii="Times New Roman" w:hAnsi="Times New Roman" w:cs="Times New Roman"/>
            <w:i/>
            <w:iCs/>
            <w:sz w:val="24"/>
            <w:szCs w:val="24"/>
          </w:rPr>
          <w:t>N. tenellus</w:t>
        </w:r>
        <w:r w:rsidR="00770AD9" w:rsidRPr="00663662">
          <w:rPr>
            <w:rFonts w:ascii="Times New Roman" w:hAnsi="Times New Roman" w:cs="Times New Roman"/>
            <w:sz w:val="24"/>
            <w:szCs w:val="24"/>
          </w:rPr>
          <w:t xml:space="preserve"> samples</w:t>
        </w:r>
        <w:r w:rsidR="00770AD9">
          <w:rPr>
            <w:rFonts w:ascii="Times New Roman" w:hAnsi="Times New Roman" w:cs="Times New Roman"/>
            <w:sz w:val="24"/>
            <w:szCs w:val="24"/>
          </w:rPr>
          <w:t>. W</w:t>
        </w:r>
        <w:r w:rsidR="00770AD9" w:rsidRPr="006543A8">
          <w:rPr>
            <w:rFonts w:ascii="Times New Roman" w:hAnsi="Times New Roman" w:cs="Times New Roman"/>
            <w:sz w:val="24"/>
            <w:szCs w:val="24"/>
          </w:rPr>
          <w:t xml:space="preserve">e used </w:t>
        </w:r>
        <w:r w:rsidR="00770AD9">
          <w:rPr>
            <w:rFonts w:ascii="Times New Roman" w:hAnsi="Times New Roman" w:cs="Times New Roman"/>
            <w:sz w:val="24"/>
            <w:szCs w:val="24"/>
          </w:rPr>
          <w:t>r</w:t>
        </w:r>
        <w:r w:rsidR="00770AD9" w:rsidRPr="006543A8">
          <w:rPr>
            <w:rFonts w:ascii="Times New Roman" w:hAnsi="Times New Roman" w:cs="Times New Roman"/>
            <w:sz w:val="24"/>
            <w:szCs w:val="24"/>
          </w:rPr>
          <w:t>eal-time PCR</w:t>
        </w:r>
        <w:r w:rsidR="00770AD9">
          <w:rPr>
            <w:rFonts w:ascii="Times New Roman" w:hAnsi="Times New Roman" w:cs="Times New Roman"/>
            <w:sz w:val="24"/>
            <w:szCs w:val="24"/>
          </w:rPr>
          <w:t xml:space="preserve"> </w:t>
        </w:r>
        <w:r w:rsidR="00770AD9" w:rsidRPr="006543A8">
          <w:rPr>
            <w:rFonts w:ascii="Times New Roman" w:hAnsi="Times New Roman" w:cs="Times New Roman"/>
            <w:sz w:val="24"/>
            <w:szCs w:val="24"/>
          </w:rPr>
          <w:t xml:space="preserve">as presence/absence data was sufficient to address </w:t>
        </w:r>
        <w:r w:rsidR="00770AD9">
          <w:rPr>
            <w:rFonts w:ascii="Times New Roman" w:hAnsi="Times New Roman" w:cs="Times New Roman"/>
            <w:sz w:val="24"/>
            <w:szCs w:val="24"/>
          </w:rPr>
          <w:t xml:space="preserve">our </w:t>
        </w:r>
        <w:r w:rsidR="00770AD9" w:rsidRPr="006543A8">
          <w:rPr>
            <w:rFonts w:ascii="Times New Roman" w:hAnsi="Times New Roman" w:cs="Times New Roman"/>
            <w:sz w:val="24"/>
            <w:szCs w:val="24"/>
          </w:rPr>
          <w:t xml:space="preserve">objectives. </w:t>
        </w:r>
      </w:ins>
      <w:del w:id="381" w:author="Wagstaff, Camille" w:date="2025-12-30T11:22:00Z" w16du:dateUtc="2025-12-30T19:22:00Z">
        <w:r w:rsidRPr="006543A8" w:rsidDel="00770AD9">
          <w:rPr>
            <w:rFonts w:ascii="Times New Roman" w:hAnsi="Times New Roman" w:cs="Times New Roman"/>
            <w:sz w:val="24"/>
            <w:szCs w:val="24"/>
          </w:rPr>
          <w:delText xml:space="preserve">we used </w:delText>
        </w:r>
        <w:r w:rsidR="006A6E85" w:rsidDel="00770AD9">
          <w:rPr>
            <w:rFonts w:ascii="Times New Roman" w:hAnsi="Times New Roman" w:cs="Times New Roman"/>
            <w:sz w:val="24"/>
            <w:szCs w:val="24"/>
          </w:rPr>
          <w:delText>r</w:delText>
        </w:r>
        <w:r w:rsidR="00451A30" w:rsidRPr="006543A8" w:rsidDel="00770AD9">
          <w:rPr>
            <w:rFonts w:ascii="Times New Roman" w:hAnsi="Times New Roman" w:cs="Times New Roman"/>
            <w:sz w:val="24"/>
            <w:szCs w:val="24"/>
          </w:rPr>
          <w:delText>eal-time PCR</w:delText>
        </w:r>
        <w:r w:rsidR="006A6E85" w:rsidDel="00770AD9">
          <w:rPr>
            <w:rFonts w:ascii="Times New Roman" w:hAnsi="Times New Roman" w:cs="Times New Roman"/>
            <w:sz w:val="24"/>
            <w:szCs w:val="24"/>
          </w:rPr>
          <w:delText xml:space="preserve"> </w:delText>
        </w:r>
        <w:r w:rsidRPr="006543A8" w:rsidDel="00770AD9">
          <w:rPr>
            <w:rFonts w:ascii="Times New Roman" w:hAnsi="Times New Roman" w:cs="Times New Roman"/>
            <w:sz w:val="24"/>
            <w:szCs w:val="24"/>
          </w:rPr>
          <w:delText xml:space="preserve">as presence/absence data was sufficient to address the study’s research objectives. </w:delText>
        </w:r>
      </w:del>
      <w:r w:rsidRPr="006543A8">
        <w:rPr>
          <w:rFonts w:ascii="Times New Roman" w:hAnsi="Times New Roman" w:cs="Times New Roman"/>
          <w:sz w:val="24"/>
          <w:szCs w:val="24"/>
        </w:rPr>
        <w:t xml:space="preserve">DNA concentrations were not standardized across samples; therefore, </w:t>
      </w:r>
      <w:proofErr w:type="spellStart"/>
      <w:r w:rsidRPr="006543A8">
        <w:rPr>
          <w:rFonts w:ascii="Times New Roman" w:hAnsi="Times New Roman" w:cs="Times New Roman"/>
          <w:sz w:val="24"/>
          <w:szCs w:val="24"/>
        </w:rPr>
        <w:t>Cq</w:t>
      </w:r>
      <w:proofErr w:type="spellEnd"/>
      <w:r w:rsidRPr="006543A8">
        <w:rPr>
          <w:rFonts w:ascii="Times New Roman" w:hAnsi="Times New Roman" w:cs="Times New Roman"/>
          <w:sz w:val="24"/>
          <w:szCs w:val="24"/>
        </w:rPr>
        <w:t xml:space="preserve"> values are not reported, as they do not accurately reflect pathogen titers in insect tissues</w:t>
      </w:r>
      <w:r w:rsidR="00B30161" w:rsidRPr="006543A8">
        <w:rPr>
          <w:rFonts w:ascii="Times New Roman" w:hAnsi="Times New Roman" w:cs="Times New Roman"/>
          <w:sz w:val="24"/>
          <w:szCs w:val="24"/>
        </w:rPr>
        <w:t xml:space="preserve"> (</w:t>
      </w:r>
      <w:r w:rsidR="00EE37FE" w:rsidRPr="006543A8">
        <w:rPr>
          <w:rFonts w:ascii="Times New Roman" w:hAnsi="Times New Roman" w:cs="Times New Roman"/>
          <w:sz w:val="24"/>
          <w:szCs w:val="24"/>
        </w:rPr>
        <w:t>Ruiz-Villalba et al. 2021</w:t>
      </w:r>
      <w:r w:rsidR="00B30161" w:rsidRPr="006543A8">
        <w:rPr>
          <w:rFonts w:ascii="Times New Roman" w:hAnsi="Times New Roman" w:cs="Times New Roman"/>
          <w:sz w:val="24"/>
          <w:szCs w:val="24"/>
        </w:rPr>
        <w:t>)</w:t>
      </w:r>
      <w:r w:rsidRPr="006543A8">
        <w:rPr>
          <w:rFonts w:ascii="Times New Roman" w:hAnsi="Times New Roman" w:cs="Times New Roman"/>
          <w:sz w:val="24"/>
          <w:szCs w:val="24"/>
        </w:rPr>
        <w:t>.</w:t>
      </w:r>
      <w:ins w:id="382" w:author="Wagstaff, Camille" w:date="2025-12-30T11:23:00Z" w16du:dateUtc="2025-12-30T19:23:00Z">
        <w:r w:rsidR="000F4D32">
          <w:rPr>
            <w:rFonts w:ascii="Times New Roman" w:hAnsi="Times New Roman" w:cs="Times New Roman"/>
            <w:sz w:val="24"/>
            <w:szCs w:val="24"/>
          </w:rPr>
          <w:t xml:space="preserve"> </w:t>
        </w:r>
        <w:r w:rsidR="000F4D32" w:rsidRPr="00663662">
          <w:rPr>
            <w:rFonts w:ascii="Times New Roman" w:hAnsi="Times New Roman" w:cs="Times New Roman"/>
            <w:sz w:val="24"/>
            <w:szCs w:val="24"/>
          </w:rPr>
          <w:t>Thresholds were set automatically using the t</w:t>
        </w:r>
        <w:r w:rsidR="000F4D32" w:rsidRPr="00CC5F54">
          <w:rPr>
            <w:rFonts w:ascii="Times New Roman" w:hAnsi="Times New Roman" w:cs="Times New Roman"/>
            <w:sz w:val="24"/>
            <w:szCs w:val="24"/>
          </w:rPr>
          <w:t>hermo</w:t>
        </w:r>
        <w:r w:rsidR="000F4D32" w:rsidRPr="00663662">
          <w:rPr>
            <w:rFonts w:ascii="Times New Roman" w:hAnsi="Times New Roman" w:cs="Times New Roman"/>
            <w:sz w:val="24"/>
            <w:szCs w:val="24"/>
          </w:rPr>
          <w:t xml:space="preserve">cycler program and varied slightly for each run but were </w:t>
        </w:r>
        <w:bookmarkStart w:id="383" w:name="_Hlk216707332"/>
        <w:r w:rsidR="000F4D32" w:rsidRPr="00663662">
          <w:rPr>
            <w:rFonts w:ascii="Times New Roman" w:hAnsi="Times New Roman" w:cs="Times New Roman"/>
            <w:sz w:val="24"/>
            <w:szCs w:val="24"/>
          </w:rPr>
          <w:t xml:space="preserve">typically around 37 cycles </w:t>
        </w:r>
        <w:r w:rsidR="000F4D32" w:rsidRPr="00CC5F54">
          <w:rPr>
            <w:rFonts w:ascii="Times New Roman" w:hAnsi="Times New Roman" w:cs="Times New Roman"/>
            <w:sz w:val="24"/>
            <w:szCs w:val="24"/>
          </w:rPr>
          <w:t xml:space="preserve">so </w:t>
        </w:r>
        <w:r w:rsidR="000F4D32" w:rsidRPr="00663662">
          <w:rPr>
            <w:rFonts w:ascii="Times New Roman" w:hAnsi="Times New Roman" w:cs="Times New Roman"/>
            <w:sz w:val="24"/>
            <w:szCs w:val="24"/>
          </w:rPr>
          <w:t xml:space="preserve">that anything coming up </w:t>
        </w:r>
        <w:r w:rsidR="000F4D32">
          <w:rPr>
            <w:rFonts w:ascii="Times New Roman" w:hAnsi="Times New Roman" w:cs="Times New Roman"/>
            <w:sz w:val="24"/>
            <w:szCs w:val="24"/>
          </w:rPr>
          <w:t>higher</w:t>
        </w:r>
        <w:r w:rsidR="000F4D32" w:rsidRPr="00663662">
          <w:rPr>
            <w:rFonts w:ascii="Times New Roman" w:hAnsi="Times New Roman" w:cs="Times New Roman"/>
            <w:sz w:val="24"/>
            <w:szCs w:val="24"/>
          </w:rPr>
          <w:t xml:space="preserve"> was not counted as a positiv</w:t>
        </w:r>
        <w:r w:rsidR="000F4D32" w:rsidRPr="00CC5F54">
          <w:rPr>
            <w:rFonts w:ascii="Times New Roman" w:hAnsi="Times New Roman" w:cs="Times New Roman"/>
            <w:sz w:val="24"/>
            <w:szCs w:val="24"/>
          </w:rPr>
          <w:t>e</w:t>
        </w:r>
        <w:r w:rsidR="000F4D32" w:rsidRPr="00663662">
          <w:rPr>
            <w:rFonts w:ascii="Times New Roman" w:hAnsi="Times New Roman" w:cs="Times New Roman"/>
            <w:sz w:val="24"/>
            <w:szCs w:val="24"/>
          </w:rPr>
          <w:t>.</w:t>
        </w:r>
      </w:ins>
      <w:bookmarkEnd w:id="383"/>
    </w:p>
    <w:p w14:paraId="1E20D253" w14:textId="77777777" w:rsidR="00A92F52" w:rsidRPr="006543A8" w:rsidRDefault="00A92F52" w:rsidP="002A22D6">
      <w:pPr>
        <w:spacing w:after="0" w:line="480" w:lineRule="auto"/>
        <w:contextualSpacing/>
        <w:rPr>
          <w:rFonts w:ascii="Times New Roman" w:hAnsi="Times New Roman" w:cs="Times New Roman"/>
          <w:sz w:val="24"/>
          <w:szCs w:val="24"/>
        </w:rPr>
      </w:pPr>
    </w:p>
    <w:p w14:paraId="62B9455C" w14:textId="38878546" w:rsidR="003D0607" w:rsidRPr="006543A8" w:rsidRDefault="00AF738E"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Molecular Gut Content Analysis</w:t>
      </w:r>
    </w:p>
    <w:p w14:paraId="38D100BF" w14:textId="064A2C09" w:rsidR="00A92F52" w:rsidRPr="006543A8" w:rsidRDefault="00481E61" w:rsidP="00A92F52">
      <w:pPr>
        <w:pStyle w:val="paragraph"/>
        <w:spacing w:before="0" w:beforeAutospacing="0" w:after="0" w:afterAutospacing="0" w:line="480" w:lineRule="auto"/>
        <w:contextualSpacing/>
        <w:textAlignment w:val="baseline"/>
      </w:pPr>
      <w:r w:rsidRPr="006543A8">
        <w:t xml:space="preserve">The dietary profiles of </w:t>
      </w:r>
      <w:r w:rsidRPr="006543A8">
        <w:rPr>
          <w:rFonts w:eastAsiaTheme="majorEastAsia"/>
          <w:i/>
          <w:iCs/>
        </w:rPr>
        <w:t>N</w:t>
      </w:r>
      <w:r w:rsidRPr="006543A8">
        <w:rPr>
          <w:i/>
          <w:iCs/>
        </w:rPr>
        <w:t>.</w:t>
      </w:r>
      <w:r w:rsidRPr="006543A8">
        <w:rPr>
          <w:rFonts w:eastAsiaTheme="majorEastAsia"/>
          <w:i/>
          <w:iCs/>
        </w:rPr>
        <w:t xml:space="preserve"> tenellus</w:t>
      </w:r>
      <w:r w:rsidRPr="006543A8">
        <w:t xml:space="preserve"> were investigated using high-throughput, single-molecule real-time (SMRT) sequencing on the PacBio sequencing platform. Plant-derived DNA was amplified </w:t>
      </w:r>
      <w:r w:rsidRPr="006543A8">
        <w:lastRenderedPageBreak/>
        <w:t xml:space="preserve">from individual insect gut extractions using primers targeting two common plant barcoding loci: the chloroplast </w:t>
      </w:r>
      <w:proofErr w:type="spellStart"/>
      <w:r w:rsidRPr="006543A8">
        <w:t>trnF</w:t>
      </w:r>
      <w:proofErr w:type="spellEnd"/>
      <w:r w:rsidRPr="006543A8">
        <w:t xml:space="preserve"> region and the nuclear</w:t>
      </w:r>
      <w:del w:id="384" w:author="Wagstaff, Camille" w:date="2025-12-30T11:23:00Z" w16du:dateUtc="2025-12-30T19:23:00Z">
        <w:r w:rsidRPr="006543A8" w:rsidDel="00BC3F6D">
          <w:delText xml:space="preserve"> internal transcribed spacer 2</w:delText>
        </w:r>
      </w:del>
      <w:r w:rsidRPr="006543A8">
        <w:t xml:space="preserve"> </w:t>
      </w:r>
      <w:del w:id="385" w:author="Wagstaff, Camille" w:date="2025-12-30T11:23:00Z" w16du:dateUtc="2025-12-30T19:23:00Z">
        <w:r w:rsidRPr="006543A8" w:rsidDel="00BC3F6D">
          <w:delText>(</w:delText>
        </w:r>
      </w:del>
      <w:r w:rsidRPr="006543A8">
        <w:t>ITS2</w:t>
      </w:r>
      <w:del w:id="386" w:author="Wagstaff, Camille" w:date="2025-12-30T11:23:00Z" w16du:dateUtc="2025-12-30T19:23:00Z">
        <w:r w:rsidRPr="006543A8" w:rsidDel="00BC3F6D">
          <w:delText>)</w:delText>
        </w:r>
      </w:del>
      <w:r w:rsidRPr="006543A8">
        <w:t xml:space="preserve">. PCR amplification was conducted separately for each locus using universal primers: </w:t>
      </w:r>
      <w:proofErr w:type="spellStart"/>
      <w:r w:rsidRPr="006543A8">
        <w:t>trnF</w:t>
      </w:r>
      <w:proofErr w:type="spellEnd"/>
      <w:r w:rsidRPr="006543A8">
        <w:t xml:space="preserve"> (B49873-e: GGTTCAAGTCCCTCTATCCC; A50272-f: ATTTGAACTGGTGACACGAG; </w:t>
      </w:r>
      <w:proofErr w:type="spellStart"/>
      <w:r w:rsidRPr="006543A8">
        <w:t>Taberlet</w:t>
      </w:r>
      <w:proofErr w:type="spellEnd"/>
      <w:r w:rsidRPr="006543A8">
        <w:t xml:space="preserve"> et al. 1991) and ITS2 (ITS2F: ATGCGATACTTGGTGTGAAT; ITS3R: GACGCTTCTCCAGACTACAAT; Chen et al. 2010). To enable numerous samples to be sequenced in the same pooled set</w:t>
      </w:r>
      <w:r w:rsidR="00087907">
        <w:t xml:space="preserve"> </w:t>
      </w:r>
      <w:r w:rsidR="00087907" w:rsidRPr="006543A8">
        <w:t>(Pacific Biosciences, 2014)</w:t>
      </w:r>
      <w:r w:rsidRPr="006543A8">
        <w:t xml:space="preserve">, each sample was assigned a unique combination of asymmetric barcoded forward and reverse primers </w:t>
      </w:r>
      <w:del w:id="387" w:author="Wagstaff, Camille" w:date="2025-12-30T11:24:00Z" w16du:dateUtc="2025-12-30T19:24:00Z">
        <w:r w:rsidRPr="006543A8" w:rsidDel="00BC3F6D">
          <w:delText xml:space="preserve">as described in </w:delText>
        </w:r>
      </w:del>
      <w:ins w:id="388" w:author="Wagstaff, Camille" w:date="2025-12-30T11:24:00Z" w16du:dateUtc="2025-12-30T19:24:00Z">
        <w:r w:rsidR="00BC3F6D">
          <w:t>(</w:t>
        </w:r>
      </w:ins>
      <w:r w:rsidRPr="006543A8">
        <w:t>Cooper et al. 2019</w:t>
      </w:r>
      <w:ins w:id="389" w:author="Wagstaff, Camille" w:date="2025-12-30T11:24:00Z" w16du:dateUtc="2025-12-30T19:24:00Z">
        <w:r w:rsidR="00BC3F6D">
          <w:t>,</w:t>
        </w:r>
      </w:ins>
      <w:del w:id="390" w:author="Wagstaff, Camille" w:date="2025-12-30T11:24:00Z" w16du:dateUtc="2025-12-30T19:24:00Z">
        <w:r w:rsidRPr="006543A8" w:rsidDel="00BC3F6D">
          <w:delText xml:space="preserve"> and</w:delText>
        </w:r>
      </w:del>
      <w:r w:rsidRPr="006543A8">
        <w:t xml:space="preserve"> 2022</w:t>
      </w:r>
      <w:ins w:id="391" w:author="Wagstaff, Camille" w:date="2025-12-30T11:24:00Z" w16du:dateUtc="2025-12-30T19:24:00Z">
        <w:r w:rsidR="00BC3F6D">
          <w:t>)</w:t>
        </w:r>
      </w:ins>
      <w:r w:rsidRPr="006543A8">
        <w:t xml:space="preserve">. Reactions were performed in 50 µL volumes, using 40uL Invitrogen </w:t>
      </w:r>
      <w:proofErr w:type="spellStart"/>
      <w:r w:rsidRPr="006543A8">
        <w:t>Amplitaq</w:t>
      </w:r>
      <w:proofErr w:type="spellEnd"/>
      <w:r w:rsidRPr="006543A8">
        <w:t xml:space="preserve"> Gold 360 PCR Master Mix at 62.5% (Invitrogen, Carlsbad, CA), 250 </w:t>
      </w:r>
      <w:proofErr w:type="spellStart"/>
      <w:r w:rsidRPr="006543A8">
        <w:t>nM</w:t>
      </w:r>
      <w:proofErr w:type="spellEnd"/>
      <w:r w:rsidRPr="006543A8">
        <w:t xml:space="preserve"> of each primer (or 5 µmol/L of forward and reverse primers), and 5 µL of DNA template. </w:t>
      </w:r>
    </w:p>
    <w:p w14:paraId="0CF6AE62" w14:textId="02BC1D1B" w:rsidR="00A92F52" w:rsidRPr="006543A8" w:rsidRDefault="00481E61" w:rsidP="003B0956">
      <w:pPr>
        <w:pStyle w:val="paragraph"/>
        <w:spacing w:before="0" w:beforeAutospacing="0" w:after="0" w:afterAutospacing="0" w:line="480" w:lineRule="auto"/>
        <w:ind w:firstLine="540"/>
        <w:contextualSpacing/>
        <w:textAlignment w:val="baseline"/>
      </w:pPr>
      <w:r w:rsidRPr="006543A8">
        <w:t>Thermocycler conditions for PCR of ITS2 included an initial denaturation at 94 °C for 5 min</w:t>
      </w:r>
      <w:del w:id="392" w:author="Wagstaff, Camille" w:date="2025-12-30T11:24:00Z" w16du:dateUtc="2025-12-30T19:24:00Z">
        <w:r w:rsidRPr="006543A8" w:rsidDel="00BC3F6D">
          <w:delText>utes</w:delText>
        </w:r>
      </w:del>
      <w:r w:rsidRPr="006543A8">
        <w:t>, followed by 35 cycles of 94 °C for 30 sec</w:t>
      </w:r>
      <w:del w:id="393" w:author="Wagstaff, Camille" w:date="2025-12-30T11:24:00Z" w16du:dateUtc="2025-12-30T19:24:00Z">
        <w:r w:rsidRPr="006543A8" w:rsidDel="00BC3F6D">
          <w:delText>onds</w:delText>
        </w:r>
      </w:del>
      <w:r w:rsidRPr="006543A8">
        <w:t>, 56 °C for 30 sec</w:t>
      </w:r>
      <w:del w:id="394" w:author="Wagstaff, Camille" w:date="2025-12-30T11:24:00Z" w16du:dateUtc="2025-12-30T19:24:00Z">
        <w:r w:rsidRPr="006543A8" w:rsidDel="00BC3F6D">
          <w:delText>onds</w:delText>
        </w:r>
      </w:del>
      <w:r w:rsidRPr="006543A8">
        <w:t>, and 72 °C for 45 sec</w:t>
      </w:r>
      <w:del w:id="395" w:author="Wagstaff, Camille" w:date="2025-12-30T11:24:00Z" w16du:dateUtc="2025-12-30T19:24:00Z">
        <w:r w:rsidRPr="006543A8" w:rsidDel="00BC3F6D">
          <w:delText>onds</w:delText>
        </w:r>
      </w:del>
      <w:r w:rsidRPr="006543A8">
        <w:t>, with a final extension of 5 min</w:t>
      </w:r>
      <w:del w:id="396" w:author="Wagstaff, Camille" w:date="2025-12-30T11:24:00Z" w16du:dateUtc="2025-12-30T19:24:00Z">
        <w:r w:rsidRPr="006543A8" w:rsidDel="00BC3F6D">
          <w:delText>utes</w:delText>
        </w:r>
      </w:del>
      <w:r w:rsidRPr="006543A8">
        <w:t xml:space="preserve"> at 72 °C. For </w:t>
      </w:r>
      <w:proofErr w:type="spellStart"/>
      <w:r w:rsidRPr="006543A8">
        <w:t>trnF</w:t>
      </w:r>
      <w:proofErr w:type="spellEnd"/>
      <w:r w:rsidRPr="006543A8">
        <w:t>, cycling conditions were slightly adjusted: an initial denaturation at 94 °C for 10 min</w:t>
      </w:r>
      <w:del w:id="397" w:author="Wagstaff, Camille" w:date="2025-12-30T11:24:00Z" w16du:dateUtc="2025-12-30T19:24:00Z">
        <w:r w:rsidRPr="006543A8" w:rsidDel="00BC3F6D">
          <w:delText>utes</w:delText>
        </w:r>
      </w:del>
      <w:r w:rsidRPr="006543A8">
        <w:t>, 40 cycles of 94 °C for 30 sec</w:t>
      </w:r>
      <w:del w:id="398" w:author="Wagstaff, Camille" w:date="2025-12-30T11:24:00Z" w16du:dateUtc="2025-12-30T19:24:00Z">
        <w:r w:rsidRPr="006543A8" w:rsidDel="00BC3F6D">
          <w:delText>onds</w:delText>
        </w:r>
      </w:del>
      <w:r w:rsidRPr="006543A8">
        <w:t>, 58 °C (</w:t>
      </w:r>
      <w:del w:id="399" w:author="Wagstaff, Camille" w:date="2025-12-30T11:24:00Z" w16du:dateUtc="2025-12-30T19:24:00Z">
        <w:r w:rsidRPr="006543A8" w:rsidDel="00BC3F6D">
          <w:delText xml:space="preserve">or </w:delText>
        </w:r>
      </w:del>
      <w:r w:rsidRPr="006543A8">
        <w:t>52 °C for some optimized reactions) for 30 sec</w:t>
      </w:r>
      <w:del w:id="400" w:author="Wagstaff, Camille" w:date="2025-12-30T11:24:00Z" w16du:dateUtc="2025-12-30T19:24:00Z">
        <w:r w:rsidRPr="006543A8" w:rsidDel="00BC3F6D">
          <w:delText>onds</w:delText>
        </w:r>
      </w:del>
      <w:r w:rsidRPr="006543A8">
        <w:t>, and 72 °C for 45 sec</w:t>
      </w:r>
      <w:del w:id="401" w:author="Wagstaff, Camille" w:date="2025-12-30T11:25:00Z" w16du:dateUtc="2025-12-30T19:25:00Z">
        <w:r w:rsidRPr="006543A8" w:rsidDel="00BC3F6D">
          <w:delText>onds</w:delText>
        </w:r>
      </w:del>
      <w:r w:rsidRPr="006543A8">
        <w:t xml:space="preserve">, </w:t>
      </w:r>
      <w:del w:id="402" w:author="Wagstaff, Camille" w:date="2025-12-30T11:25:00Z" w16du:dateUtc="2025-12-30T19:25:00Z">
        <w:r w:rsidRPr="006543A8" w:rsidDel="00BC3F6D">
          <w:delText xml:space="preserve">followed by </w:delText>
        </w:r>
      </w:del>
      <w:ins w:id="403" w:author="Wagstaff, Camille" w:date="2025-12-30T11:25:00Z" w16du:dateUtc="2025-12-30T19:25:00Z">
        <w:r w:rsidR="00BC3F6D">
          <w:t xml:space="preserve">and </w:t>
        </w:r>
      </w:ins>
      <w:r w:rsidRPr="006543A8">
        <w:t>a 5-min</w:t>
      </w:r>
      <w:del w:id="404" w:author="Wagstaff, Camille" w:date="2025-12-30T11:25:00Z" w16du:dateUtc="2025-12-30T19:25:00Z">
        <w:r w:rsidRPr="006543A8" w:rsidDel="00BC3F6D">
          <w:delText>ute</w:delText>
        </w:r>
      </w:del>
      <w:r w:rsidRPr="006543A8">
        <w:t xml:space="preserve"> final extension at 72 °C. Amplicon sizes approximately 500 bp were confirmed through visualization on electrophoresis 1% agarose gels stained with either ethidium bromide or SYBR® Safe (</w:t>
      </w:r>
      <w:proofErr w:type="spellStart"/>
      <w:r w:rsidRPr="006543A8">
        <w:t>Thermo</w:t>
      </w:r>
      <w:proofErr w:type="spellEnd"/>
      <w:r w:rsidRPr="006543A8">
        <w:t xml:space="preserve"> Fisher Scientific). </w:t>
      </w:r>
    </w:p>
    <w:p w14:paraId="6763A104" w14:textId="77777777" w:rsidR="001A7074" w:rsidRDefault="00481E61" w:rsidP="00635904">
      <w:pPr>
        <w:pStyle w:val="paragraph"/>
        <w:spacing w:before="0" w:beforeAutospacing="0" w:after="0" w:afterAutospacing="0" w:line="480" w:lineRule="auto"/>
        <w:ind w:firstLine="540"/>
        <w:contextualSpacing/>
        <w:textAlignment w:val="baseline"/>
        <w:rPr>
          <w:ins w:id="405" w:author="Wagstaff, Camille" w:date="2025-12-30T11:28:00Z" w16du:dateUtc="2025-12-30T19:28:00Z"/>
        </w:rPr>
      </w:pPr>
      <w:del w:id="406" w:author="Wagstaff, Camille" w:date="2025-12-30T11:25:00Z" w16du:dateUtc="2025-12-30T19:25:00Z">
        <w:r w:rsidRPr="006543A8" w:rsidDel="00BC3F6D">
          <w:delText>The r</w:delText>
        </w:r>
      </w:del>
      <w:ins w:id="407" w:author="Wagstaff, Camille" w:date="2025-12-30T11:25:00Z" w16du:dateUtc="2025-12-30T19:25:00Z">
        <w:r w:rsidR="00BC3F6D">
          <w:t>R</w:t>
        </w:r>
      </w:ins>
      <w:r w:rsidRPr="006543A8">
        <w:t xml:space="preserve">emaining PCR product volumes for pooling were adjusted based on band intensity, and </w:t>
      </w:r>
      <w:del w:id="408" w:author="Wagstaff, Camille" w:date="2025-12-30T11:25:00Z" w16du:dateUtc="2025-12-30T19:25:00Z">
        <w:r w:rsidRPr="006543A8" w:rsidDel="00BC3F6D">
          <w:delText xml:space="preserve">PCR products were </w:delText>
        </w:r>
      </w:del>
      <w:r w:rsidRPr="006543A8">
        <w:t xml:space="preserve">cleaned using </w:t>
      </w:r>
      <w:proofErr w:type="spellStart"/>
      <w:r w:rsidRPr="006543A8">
        <w:t>QIAquick</w:t>
      </w:r>
      <w:proofErr w:type="spellEnd"/>
      <w:r w:rsidRPr="006543A8">
        <w:t>® PCR Purification Kits (Qiagen, Hilden, Germany)</w:t>
      </w:r>
      <w:del w:id="409" w:author="Wagstaff, Camille" w:date="2025-12-30T11:26:00Z" w16du:dateUtc="2025-12-30T19:26:00Z">
        <w:r w:rsidRPr="006543A8" w:rsidDel="000F251C">
          <w:delText xml:space="preserve"> prior to pooling</w:delText>
        </w:r>
      </w:del>
      <w:r w:rsidRPr="006543A8">
        <w:t>. Each pooled</w:t>
      </w:r>
      <w:del w:id="410" w:author="Wagstaff, Camille" w:date="2025-12-30T11:26:00Z" w16du:dateUtc="2025-12-30T19:26:00Z">
        <w:r w:rsidRPr="006543A8" w:rsidDel="000F251C">
          <w:delText xml:space="preserve"> sample</w:delText>
        </w:r>
      </w:del>
      <w:r w:rsidRPr="006543A8">
        <w:t xml:space="preserve"> set included no-template controls</w:t>
      </w:r>
      <w:del w:id="411" w:author="Wagstaff, Camille" w:date="2025-12-30T11:26:00Z" w16du:dateUtc="2025-12-30T19:26:00Z">
        <w:r w:rsidRPr="006543A8" w:rsidDel="000F251C">
          <w:delText xml:space="preserve"> (NTCs)</w:delText>
        </w:r>
      </w:del>
      <w:r w:rsidRPr="006543A8">
        <w:t xml:space="preserve"> containing water and positive controls consisting of psyllid species collected </w:t>
      </w:r>
      <w:del w:id="412" w:author="Wagstaff, Camille" w:date="2025-12-30T11:27:00Z" w16du:dateUtc="2025-12-30T19:27:00Z">
        <w:r w:rsidRPr="006543A8" w:rsidDel="000F251C">
          <w:delText xml:space="preserve">directly </w:delText>
        </w:r>
      </w:del>
      <w:r w:rsidRPr="006543A8">
        <w:t xml:space="preserve">from </w:t>
      </w:r>
      <w:del w:id="413" w:author="Wagstaff, Camille" w:date="2025-12-30T11:27:00Z" w16du:dateUtc="2025-12-30T19:27:00Z">
        <w:r w:rsidR="0032159A" w:rsidRPr="006543A8" w:rsidDel="000F251C">
          <w:lastRenderedPageBreak/>
          <w:delText xml:space="preserve">feeding on </w:delText>
        </w:r>
      </w:del>
      <w:r w:rsidRPr="006543A8">
        <w:t xml:space="preserve">known host plants, each with </w:t>
      </w:r>
      <w:del w:id="414" w:author="Wagstaff, Camille" w:date="2025-12-30T11:27:00Z" w16du:dateUtc="2025-12-30T19:27:00Z">
        <w:r w:rsidRPr="006543A8" w:rsidDel="000F251C">
          <w:delText>their own</w:delText>
        </w:r>
      </w:del>
      <w:ins w:id="415" w:author="Wagstaff, Camille" w:date="2025-12-30T11:27:00Z" w16du:dateUtc="2025-12-30T19:27:00Z">
        <w:r w:rsidR="000F251C">
          <w:t>a</w:t>
        </w:r>
      </w:ins>
      <w:r w:rsidRPr="006543A8">
        <w:t xml:space="preserve"> unique barcode set to monitor contamination and PCR efficiency. The pooled library was concentrated using </w:t>
      </w:r>
      <w:proofErr w:type="spellStart"/>
      <w:r w:rsidRPr="006543A8">
        <w:t>AMPure</w:t>
      </w:r>
      <w:proofErr w:type="spellEnd"/>
      <w:r w:rsidRPr="006543A8">
        <w:t xml:space="preserve"> XP beads (Beckman Coulter), end-repaired, ligated to SMRTbell adapters with the Express Template Prep Kit v2.0, and quantified prior to sequencing on 1M v3 SMRT cells using the Sequel Binding Kit 3.0. The run was conducted for 10 h</w:t>
      </w:r>
      <w:del w:id="416" w:author="Wagstaff, Camille" w:date="2025-12-30T11:27:00Z" w16du:dateUtc="2025-12-30T19:27:00Z">
        <w:r w:rsidRPr="006543A8" w:rsidDel="00AB0C1F">
          <w:delText>ours</w:delText>
        </w:r>
      </w:del>
      <w:r w:rsidRPr="006543A8">
        <w:t xml:space="preserve"> at the </w:t>
      </w:r>
      <w:del w:id="417" w:author="Wagstaff, Camille" w:date="2025-12-30T11:27:00Z" w16du:dateUtc="2025-12-30T19:27:00Z">
        <w:r w:rsidRPr="006543A8" w:rsidDel="00AB0C1F">
          <w:delText xml:space="preserve">Washington State University Laboratory for </w:delText>
        </w:r>
      </w:del>
      <w:ins w:id="418" w:author="Wagstaff, Camille" w:date="2025-12-30T11:27:00Z" w16du:dateUtc="2025-12-30T19:27:00Z">
        <w:r w:rsidR="00AB0C1F">
          <w:t xml:space="preserve">WSU </w:t>
        </w:r>
      </w:ins>
      <w:r w:rsidRPr="006543A8">
        <w:t xml:space="preserve">Biotechnology and Bioanalysis Genomics Lab. Raw sequence data were processed using SMRT Link v6.0 to generate high-quality circular consensus sequences. Demultiplexed reads were filtered to retain only sequences between 400 and 700 bp and with a minimum quality threshold (Phred ≥ 40, inferred accuracy ≥ 0.9999). </w:t>
      </w:r>
    </w:p>
    <w:p w14:paraId="2761EB77" w14:textId="766EEA35" w:rsidR="00481E61" w:rsidRPr="006543A8" w:rsidRDefault="00481E61" w:rsidP="00635904">
      <w:pPr>
        <w:pStyle w:val="paragraph"/>
        <w:spacing w:before="0" w:beforeAutospacing="0" w:after="0" w:afterAutospacing="0" w:line="480" w:lineRule="auto"/>
        <w:ind w:firstLine="540"/>
        <w:contextualSpacing/>
        <w:textAlignment w:val="baseline"/>
      </w:pPr>
      <w:r w:rsidRPr="006543A8">
        <w:t xml:space="preserve">Sequence data were analyzed using </w:t>
      </w:r>
      <w:proofErr w:type="spellStart"/>
      <w:r w:rsidRPr="006543A8">
        <w:t>Geneious</w:t>
      </w:r>
      <w:proofErr w:type="spellEnd"/>
      <w:r w:rsidRPr="006543A8">
        <w:t xml:space="preserve"> Prime® (v2023.1.2). Operational taxonomic units (OTUs) were generated via de novo assembly using custom parameters (95% minimum overlap identity, 1% max gaps per read, and 5% max mismatches). OTUs represented by five or fewer reads were excluded to minimize</w:t>
      </w:r>
      <w:del w:id="419" w:author="Wagstaff, Camille" w:date="2025-12-30T11:28:00Z" w16du:dateUtc="2025-12-30T19:28:00Z">
        <w:r w:rsidRPr="006543A8" w:rsidDel="001A7074">
          <w:delText xml:space="preserve"> the inclusion of</w:delText>
        </w:r>
      </w:del>
      <w:r w:rsidRPr="006543A8">
        <w:t xml:space="preserve"> artifacts or potential contamination. </w:t>
      </w:r>
      <w:proofErr w:type="spellStart"/>
      <w:r w:rsidRPr="006543A8">
        <w:t>BLASTn</w:t>
      </w:r>
      <w:proofErr w:type="spellEnd"/>
      <w:r w:rsidRPr="006543A8">
        <w:t xml:space="preserve"> searches against the NCBI GenBank database were used to assign taxonomic identities, with matches reported to the genus</w:t>
      </w:r>
      <w:r w:rsidR="0032159A" w:rsidRPr="006543A8">
        <w:t xml:space="preserve"> level, not species,</w:t>
      </w:r>
      <w:r w:rsidRPr="006543A8">
        <w:t xml:space="preserve"> for greater reliability (Altschul et al. 1990). A plant taxon was considered present </w:t>
      </w:r>
      <w:del w:id="420" w:author="Wagstaff, Camille" w:date="2025-12-30T11:28:00Z" w16du:dateUtc="2025-12-30T19:28:00Z">
        <w:r w:rsidRPr="006543A8" w:rsidDel="001A7074">
          <w:delText xml:space="preserve">in a sample </w:delText>
        </w:r>
      </w:del>
      <w:r w:rsidRPr="006543A8">
        <w:t>if at least six reads matched a given OTU, a threshold consistent with previous metabarcoding studies (Cooper et al. 2022). Given that prior research has shown plant DNA signal intensity may not correlate with feeding intensity or time since ingestion, dietary results were interpreted qualitatively as presence/absence data</w:t>
      </w:r>
      <w:r w:rsidR="0032159A" w:rsidRPr="006543A8">
        <w:t xml:space="preserve"> (Avanesyan et al. 2021)</w:t>
      </w:r>
      <w:r w:rsidRPr="006543A8">
        <w:t xml:space="preserve">. </w:t>
      </w:r>
    </w:p>
    <w:p w14:paraId="454F8EFB" w14:textId="77777777" w:rsidR="00AF738E" w:rsidRPr="006543A8" w:rsidRDefault="00AF738E" w:rsidP="002A22D6">
      <w:pPr>
        <w:spacing w:after="0" w:line="480" w:lineRule="auto"/>
        <w:contextualSpacing/>
        <w:rPr>
          <w:rFonts w:ascii="Times New Roman" w:hAnsi="Times New Roman" w:cs="Times New Roman"/>
          <w:b/>
          <w:bCs/>
          <w:i/>
          <w:iCs/>
          <w:sz w:val="24"/>
          <w:szCs w:val="24"/>
        </w:rPr>
      </w:pPr>
    </w:p>
    <w:p w14:paraId="7AE93928" w14:textId="08774D52" w:rsidR="009C631F" w:rsidRPr="006543A8" w:rsidRDefault="0090537B"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Analy</w:t>
      </w:r>
      <w:r w:rsidR="00F84F64" w:rsidRPr="006543A8">
        <w:rPr>
          <w:rFonts w:ascii="Times New Roman" w:hAnsi="Times New Roman" w:cs="Times New Roman"/>
          <w:b/>
          <w:bCs/>
          <w:i/>
          <w:iCs/>
          <w:sz w:val="24"/>
          <w:szCs w:val="24"/>
        </w:rPr>
        <w:t>tics</w:t>
      </w:r>
    </w:p>
    <w:p w14:paraId="7C56B1B1" w14:textId="760DDDD9" w:rsidR="00864803" w:rsidRDefault="005708CD" w:rsidP="00A92F52">
      <w:pPr>
        <w:spacing w:after="0" w:line="480" w:lineRule="auto"/>
        <w:contextualSpacing/>
        <w:rPr>
          <w:ins w:id="421" w:author="Wagstaff, Camille" w:date="2025-12-30T11:30:00Z" w16du:dateUtc="2025-12-30T19:30:00Z"/>
          <w:rFonts w:ascii="Times New Roman" w:hAnsi="Times New Roman" w:cs="Times New Roman"/>
          <w:sz w:val="24"/>
          <w:szCs w:val="24"/>
        </w:rPr>
      </w:pPr>
      <w:r w:rsidRPr="006543A8">
        <w:rPr>
          <w:rFonts w:ascii="Times New Roman" w:hAnsi="Times New Roman" w:cs="Times New Roman"/>
          <w:sz w:val="24"/>
          <w:szCs w:val="24"/>
        </w:rPr>
        <w:lastRenderedPageBreak/>
        <w:t xml:space="preserve">Data </w:t>
      </w:r>
      <w:r w:rsidR="00ED5356">
        <w:rPr>
          <w:rFonts w:ascii="Times New Roman" w:hAnsi="Times New Roman" w:cs="Times New Roman"/>
          <w:sz w:val="24"/>
          <w:szCs w:val="24"/>
        </w:rPr>
        <w:t>w</w:t>
      </w:r>
      <w:ins w:id="422" w:author="Wagstaff, Camille" w:date="2025-12-30T12:33:00Z" w16du:dateUtc="2025-12-30T20:33:00Z">
        <w:r w:rsidR="0075167F">
          <w:rPr>
            <w:rFonts w:ascii="Times New Roman" w:hAnsi="Times New Roman" w:cs="Times New Roman"/>
            <w:sz w:val="24"/>
            <w:szCs w:val="24"/>
          </w:rPr>
          <w:t>ere</w:t>
        </w:r>
      </w:ins>
      <w:del w:id="423" w:author="Wagstaff, Camille" w:date="2025-12-30T12:33:00Z" w16du:dateUtc="2025-12-30T20:33:00Z">
        <w:r w:rsidR="00ED5356" w:rsidDel="0075167F">
          <w:rPr>
            <w:rFonts w:ascii="Times New Roman" w:hAnsi="Times New Roman" w:cs="Times New Roman"/>
            <w:sz w:val="24"/>
            <w:szCs w:val="24"/>
          </w:rPr>
          <w:delText>as</w:delText>
        </w:r>
      </w:del>
      <w:r w:rsidR="00706BA3"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evaluated to explore seasonal trends in </w:t>
      </w:r>
      <w:r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infection status and host plant</w:t>
      </w:r>
      <w:r w:rsidR="009E556A">
        <w:rPr>
          <w:rFonts w:ascii="Times New Roman" w:hAnsi="Times New Roman" w:cs="Times New Roman"/>
          <w:sz w:val="24"/>
          <w:szCs w:val="24"/>
        </w:rPr>
        <w:t xml:space="preserve"> use</w:t>
      </w:r>
      <w:del w:id="424" w:author="Wagstaff, Camille" w:date="2025-12-30T11:28:00Z" w16du:dateUtc="2025-12-30T19:28:00Z">
        <w:r w:rsidR="009E556A" w:rsidDel="001A7074">
          <w:rPr>
            <w:rFonts w:ascii="Times New Roman" w:hAnsi="Times New Roman" w:cs="Times New Roman"/>
            <w:sz w:val="24"/>
            <w:szCs w:val="24"/>
          </w:rPr>
          <w:delText xml:space="preserve"> a</w:delText>
        </w:r>
        <w:r w:rsidRPr="006543A8" w:rsidDel="001A7074">
          <w:rPr>
            <w:rFonts w:ascii="Times New Roman" w:hAnsi="Times New Roman" w:cs="Times New Roman"/>
            <w:sz w:val="24"/>
            <w:szCs w:val="24"/>
          </w:rPr>
          <w:delText>cross the Columbia River Basin</w:delText>
        </w:r>
      </w:del>
      <w:r w:rsidRPr="006543A8">
        <w:rPr>
          <w:rFonts w:ascii="Times New Roman" w:hAnsi="Times New Roman" w:cs="Times New Roman"/>
          <w:sz w:val="24"/>
          <w:szCs w:val="24"/>
        </w:rPr>
        <w:t xml:space="preserve">. </w:t>
      </w:r>
      <w:del w:id="425" w:author="Wagstaff, Camille" w:date="2025-12-30T11:29:00Z" w16du:dateUtc="2025-12-30T19:29:00Z">
        <w:r w:rsidR="009E556A" w:rsidDel="009C60A6">
          <w:rPr>
            <w:rFonts w:ascii="Times New Roman" w:hAnsi="Times New Roman" w:cs="Times New Roman"/>
            <w:sz w:val="24"/>
            <w:szCs w:val="24"/>
          </w:rPr>
          <w:delText>As t</w:delText>
        </w:r>
      </w:del>
      <w:ins w:id="426" w:author="Wagstaff, Camille" w:date="2025-12-30T11:29:00Z" w16du:dateUtc="2025-12-30T19:29:00Z">
        <w:r w:rsidR="009C60A6">
          <w:rPr>
            <w:rFonts w:ascii="Times New Roman" w:hAnsi="Times New Roman" w:cs="Times New Roman"/>
            <w:sz w:val="24"/>
            <w:szCs w:val="24"/>
          </w:rPr>
          <w:t>T</w:t>
        </w:r>
      </w:ins>
      <w:r w:rsidR="009E556A" w:rsidRPr="006543A8">
        <w:rPr>
          <w:rFonts w:ascii="Times New Roman" w:hAnsi="Times New Roman" w:cs="Times New Roman"/>
          <w:sz w:val="24"/>
          <w:szCs w:val="24"/>
        </w:rPr>
        <w:t xml:space="preserve">he </w:t>
      </w:r>
      <w:r w:rsidR="0017244D" w:rsidRPr="006543A8">
        <w:rPr>
          <w:rFonts w:ascii="Times New Roman" w:hAnsi="Times New Roman" w:cs="Times New Roman"/>
          <w:sz w:val="24"/>
          <w:szCs w:val="24"/>
        </w:rPr>
        <w:t>observational nature of this study precluded formal hypothesis testing</w:t>
      </w:r>
      <w:r w:rsidR="009E556A">
        <w:rPr>
          <w:rFonts w:ascii="Times New Roman" w:hAnsi="Times New Roman" w:cs="Times New Roman"/>
          <w:sz w:val="24"/>
          <w:szCs w:val="24"/>
        </w:rPr>
        <w:t xml:space="preserve">, </w:t>
      </w:r>
      <w:ins w:id="427" w:author="Wagstaff, Camille" w:date="2025-12-30T11:29:00Z" w16du:dateUtc="2025-12-30T19:29:00Z">
        <w:r w:rsidR="00864803">
          <w:rPr>
            <w:rFonts w:ascii="Times New Roman" w:hAnsi="Times New Roman" w:cs="Times New Roman"/>
            <w:sz w:val="24"/>
            <w:szCs w:val="24"/>
          </w:rPr>
          <w:t xml:space="preserve">but </w:t>
        </w:r>
      </w:ins>
      <w:r w:rsidR="0017244D" w:rsidRPr="006543A8">
        <w:rPr>
          <w:rFonts w:ascii="Times New Roman" w:hAnsi="Times New Roman" w:cs="Times New Roman"/>
          <w:sz w:val="24"/>
          <w:szCs w:val="24"/>
        </w:rPr>
        <w:t xml:space="preserve">we </w:t>
      </w:r>
      <w:r w:rsidR="009E556A">
        <w:rPr>
          <w:rFonts w:ascii="Times New Roman" w:hAnsi="Times New Roman" w:cs="Times New Roman"/>
          <w:sz w:val="24"/>
          <w:szCs w:val="24"/>
        </w:rPr>
        <w:t xml:space="preserve">summarized </w:t>
      </w:r>
      <w:r w:rsidR="0017244D" w:rsidRPr="006543A8">
        <w:rPr>
          <w:rFonts w:ascii="Times New Roman" w:hAnsi="Times New Roman" w:cs="Times New Roman"/>
          <w:sz w:val="24"/>
          <w:szCs w:val="24"/>
        </w:rPr>
        <w:t>our surveys to show</w:t>
      </w:r>
      <w:ins w:id="428" w:author="Wagstaff, Camille" w:date="2025-12-05T11:09:00Z" w16du:dateUtc="2025-12-05T19:09:00Z">
        <w:r w:rsidR="003910F7" w:rsidRPr="003910F7">
          <w:rPr>
            <w:rFonts w:ascii="Times New Roman" w:hAnsi="Times New Roman" w:cs="Times New Roman"/>
            <w:sz w:val="24"/>
            <w:szCs w:val="24"/>
          </w:rPr>
          <w:t xml:space="preserve"> </w:t>
        </w:r>
        <w:r w:rsidR="003910F7" w:rsidRPr="006543A8">
          <w:rPr>
            <w:rFonts w:ascii="Times New Roman" w:hAnsi="Times New Roman" w:cs="Times New Roman"/>
            <w:sz w:val="24"/>
            <w:szCs w:val="24"/>
          </w:rPr>
          <w:t>the diversity of host plants</w:t>
        </w:r>
        <w:r w:rsidR="003910F7">
          <w:rPr>
            <w:rFonts w:ascii="Times New Roman" w:hAnsi="Times New Roman" w:cs="Times New Roman"/>
            <w:sz w:val="24"/>
            <w:szCs w:val="24"/>
          </w:rPr>
          <w:t>,</w:t>
        </w:r>
      </w:ins>
      <w:r w:rsidR="0017244D" w:rsidRPr="006543A8">
        <w:rPr>
          <w:rFonts w:ascii="Times New Roman" w:hAnsi="Times New Roman" w:cs="Times New Roman"/>
          <w:sz w:val="24"/>
          <w:szCs w:val="24"/>
        </w:rPr>
        <w:t xml:space="preserve"> the variability in infection status</w:t>
      </w:r>
      <w:del w:id="429" w:author="Wagstaff, Camille" w:date="2025-12-05T11:09:00Z" w16du:dateUtc="2025-12-05T19:09:00Z">
        <w:r w:rsidR="0017244D" w:rsidRPr="006543A8" w:rsidDel="003910F7">
          <w:rPr>
            <w:rFonts w:ascii="Times New Roman" w:hAnsi="Times New Roman" w:cs="Times New Roman"/>
            <w:sz w:val="24"/>
            <w:szCs w:val="24"/>
          </w:rPr>
          <w:delText>,</w:delText>
        </w:r>
      </w:del>
      <w:r w:rsidR="0017244D" w:rsidRPr="006543A8">
        <w:rPr>
          <w:rFonts w:ascii="Times New Roman" w:hAnsi="Times New Roman" w:cs="Times New Roman"/>
          <w:sz w:val="24"/>
          <w:szCs w:val="24"/>
        </w:rPr>
        <w:t xml:space="preserve"> </w:t>
      </w:r>
      <w:del w:id="430" w:author="Wagstaff, Camille" w:date="2025-12-05T11:09:00Z" w16du:dateUtc="2025-12-05T19:09:00Z">
        <w:r w:rsidR="0017244D" w:rsidRPr="006543A8" w:rsidDel="003910F7">
          <w:rPr>
            <w:rFonts w:ascii="Times New Roman" w:hAnsi="Times New Roman" w:cs="Times New Roman"/>
            <w:sz w:val="24"/>
            <w:szCs w:val="24"/>
          </w:rPr>
          <w:delText>the diversity of host plants</w:delText>
        </w:r>
      </w:del>
      <w:r w:rsidR="0017244D" w:rsidRPr="006543A8">
        <w:rPr>
          <w:rFonts w:ascii="Times New Roman" w:hAnsi="Times New Roman" w:cs="Times New Roman"/>
          <w:sz w:val="24"/>
          <w:szCs w:val="24"/>
        </w:rPr>
        <w:t xml:space="preserve">, and the seasonal timing of host plant use by </w:t>
      </w:r>
      <w:r w:rsidR="0017244D" w:rsidRPr="006543A8">
        <w:rPr>
          <w:rFonts w:ascii="Times New Roman" w:hAnsi="Times New Roman" w:cs="Times New Roman"/>
          <w:i/>
          <w:iCs/>
          <w:sz w:val="24"/>
          <w:szCs w:val="24"/>
        </w:rPr>
        <w:t>N. tenellus</w:t>
      </w:r>
      <w:r w:rsidR="0017244D"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 xml:space="preserve">We </w:t>
      </w:r>
      <w:r w:rsidR="00F84F64" w:rsidRPr="006543A8">
        <w:rPr>
          <w:rFonts w:ascii="Times New Roman" w:hAnsi="Times New Roman" w:cs="Times New Roman"/>
          <w:sz w:val="24"/>
          <w:szCs w:val="24"/>
        </w:rPr>
        <w:t>considered</w:t>
      </w:r>
      <w:r w:rsidR="001E7AAB" w:rsidRPr="006543A8">
        <w:rPr>
          <w:rFonts w:ascii="Times New Roman" w:hAnsi="Times New Roman" w:cs="Times New Roman"/>
          <w:sz w:val="24"/>
          <w:szCs w:val="24"/>
        </w:rPr>
        <w:t xml:space="preserve"> </w:t>
      </w:r>
      <w:r w:rsidR="00F84F64" w:rsidRPr="006543A8">
        <w:rPr>
          <w:rFonts w:ascii="Times New Roman" w:hAnsi="Times New Roman" w:cs="Times New Roman"/>
          <w:sz w:val="24"/>
          <w:szCs w:val="24"/>
        </w:rPr>
        <w:t>that</w:t>
      </w:r>
      <w:r w:rsidR="00A82F09" w:rsidRPr="006543A8">
        <w:rPr>
          <w:rFonts w:ascii="Times New Roman" w:hAnsi="Times New Roman" w:cs="Times New Roman"/>
          <w:sz w:val="24"/>
          <w:szCs w:val="24"/>
        </w:rPr>
        <w:t xml:space="preserve"> variation in</w:t>
      </w:r>
      <w:r w:rsidR="00F84F64"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 xml:space="preserve">host </w:t>
      </w:r>
      <w:del w:id="431" w:author="Wagstaff, Camille" w:date="2025-12-30T11:29:00Z" w16du:dateUtc="2025-12-30T19:29:00Z">
        <w:r w:rsidR="001E7AAB" w:rsidRPr="006543A8" w:rsidDel="00864803">
          <w:rPr>
            <w:rFonts w:ascii="Times New Roman" w:hAnsi="Times New Roman" w:cs="Times New Roman"/>
            <w:sz w:val="24"/>
            <w:szCs w:val="24"/>
          </w:rPr>
          <w:delText xml:space="preserve">plant </w:delText>
        </w:r>
      </w:del>
      <w:ins w:id="432" w:author="Wagstaff, Camille" w:date="2025-12-30T11:29:00Z" w16du:dateUtc="2025-12-30T19:29:00Z">
        <w:r w:rsidR="00864803" w:rsidRPr="006543A8">
          <w:rPr>
            <w:rFonts w:ascii="Times New Roman" w:hAnsi="Times New Roman" w:cs="Times New Roman"/>
            <w:sz w:val="24"/>
            <w:szCs w:val="24"/>
          </w:rPr>
          <w:t xml:space="preserve"> </w:t>
        </w:r>
      </w:ins>
      <w:r w:rsidR="001E7AAB" w:rsidRPr="006543A8">
        <w:rPr>
          <w:rFonts w:ascii="Times New Roman" w:hAnsi="Times New Roman" w:cs="Times New Roman"/>
          <w:sz w:val="24"/>
          <w:szCs w:val="24"/>
        </w:rPr>
        <w:t>species composition</w:t>
      </w:r>
      <w:r w:rsidR="00F84F64" w:rsidRPr="006543A8">
        <w:rPr>
          <w:rFonts w:ascii="Times New Roman" w:hAnsi="Times New Roman" w:cs="Times New Roman"/>
          <w:sz w:val="24"/>
          <w:szCs w:val="24"/>
        </w:rPr>
        <w:t xml:space="preserve"> may explain</w:t>
      </w:r>
      <w:r w:rsidR="001E7AAB" w:rsidRPr="006543A8">
        <w:rPr>
          <w:rFonts w:ascii="Times New Roman" w:hAnsi="Times New Roman" w:cs="Times New Roman"/>
          <w:sz w:val="24"/>
          <w:szCs w:val="24"/>
        </w:rPr>
        <w:t xml:space="preserve"> differences in infection status</w:t>
      </w:r>
      <w:r w:rsidR="00F84F64" w:rsidRPr="006543A8">
        <w:rPr>
          <w:rFonts w:ascii="Times New Roman" w:hAnsi="Times New Roman" w:cs="Times New Roman"/>
          <w:sz w:val="24"/>
          <w:szCs w:val="24"/>
        </w:rPr>
        <w:t xml:space="preserve"> and made these comparisons </w:t>
      </w:r>
      <w:r w:rsidR="00EE1364" w:rsidRPr="006543A8">
        <w:rPr>
          <w:rFonts w:ascii="Times New Roman" w:hAnsi="Times New Roman" w:cs="Times New Roman"/>
          <w:sz w:val="24"/>
          <w:szCs w:val="24"/>
        </w:rPr>
        <w:t>with</w:t>
      </w:r>
      <w:r w:rsidR="001E7AAB"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PERMANOVA </w:t>
      </w:r>
      <w:r w:rsidR="00385D02" w:rsidRPr="006543A8">
        <w:rPr>
          <w:rFonts w:ascii="Times New Roman" w:hAnsi="Times New Roman" w:cs="Times New Roman"/>
          <w:sz w:val="24"/>
          <w:szCs w:val="24"/>
        </w:rPr>
        <w:t>(</w:t>
      </w:r>
      <w:r w:rsidR="00385D02" w:rsidRPr="006543A8">
        <w:rPr>
          <w:rFonts w:ascii="Times New Roman" w:hAnsi="Times New Roman" w:cs="Times New Roman"/>
          <w:i/>
          <w:iCs/>
          <w:sz w:val="24"/>
          <w:szCs w:val="24"/>
        </w:rPr>
        <w:t>vegan::adonis2</w:t>
      </w:r>
      <w:r w:rsidR="00385D02"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(Oksanen et al. 2024). </w:t>
      </w:r>
      <w:r w:rsidR="00F11BDF" w:rsidRPr="006543A8">
        <w:rPr>
          <w:rFonts w:ascii="Times New Roman" w:hAnsi="Times New Roman" w:cs="Times New Roman"/>
          <w:sz w:val="24"/>
          <w:szCs w:val="24"/>
        </w:rPr>
        <w:t xml:space="preserve">This approach takes the matrix of species composition as a function of BCTV infection status, CPt infection status, </w:t>
      </w:r>
      <w:r w:rsidR="005E74E6" w:rsidRPr="006543A8">
        <w:rPr>
          <w:rFonts w:ascii="Times New Roman" w:hAnsi="Times New Roman" w:cs="Times New Roman"/>
          <w:sz w:val="24"/>
          <w:szCs w:val="24"/>
        </w:rPr>
        <w:t>collection region, and collection year as fixed effects and the host plant species</w:t>
      </w:r>
      <w:ins w:id="433" w:author="Wagstaff, Camille" w:date="2025-12-30T12:34:00Z" w16du:dateUtc="2025-12-30T20:34:00Z">
        <w:r w:rsidR="0075167F">
          <w:rPr>
            <w:rFonts w:ascii="Times New Roman" w:hAnsi="Times New Roman" w:cs="Times New Roman"/>
            <w:sz w:val="24"/>
            <w:szCs w:val="24"/>
          </w:rPr>
          <w:t xml:space="preserve"> from which</w:t>
        </w:r>
      </w:ins>
      <w:del w:id="434" w:author="Wagstaff, Camille" w:date="2025-12-30T12:34:00Z" w16du:dateUtc="2025-12-30T20:34:00Z">
        <w:r w:rsidR="005E74E6" w:rsidRPr="006543A8" w:rsidDel="0075167F">
          <w:rPr>
            <w:rFonts w:ascii="Times New Roman" w:hAnsi="Times New Roman" w:cs="Times New Roman"/>
            <w:sz w:val="24"/>
            <w:szCs w:val="24"/>
          </w:rPr>
          <w:delText xml:space="preserve"> that</w:delText>
        </w:r>
      </w:del>
      <w:r w:rsidR="005E74E6" w:rsidRPr="006543A8">
        <w:rPr>
          <w:rFonts w:ascii="Times New Roman" w:hAnsi="Times New Roman" w:cs="Times New Roman"/>
          <w:sz w:val="24"/>
          <w:szCs w:val="24"/>
        </w:rPr>
        <w:t xml:space="preserve"> each </w:t>
      </w:r>
      <w:r w:rsidR="005E74E6" w:rsidRPr="006543A8">
        <w:rPr>
          <w:rFonts w:ascii="Times New Roman" w:hAnsi="Times New Roman" w:cs="Times New Roman"/>
          <w:i/>
          <w:iCs/>
          <w:sz w:val="24"/>
          <w:szCs w:val="24"/>
        </w:rPr>
        <w:t>N. tenellus</w:t>
      </w:r>
      <w:r w:rsidR="005E74E6" w:rsidRPr="006543A8">
        <w:rPr>
          <w:rFonts w:ascii="Times New Roman" w:hAnsi="Times New Roman" w:cs="Times New Roman"/>
          <w:sz w:val="24"/>
          <w:szCs w:val="24"/>
        </w:rPr>
        <w:t xml:space="preserve"> was collected</w:t>
      </w:r>
      <w:del w:id="435" w:author="Wagstaff, Camille" w:date="2025-12-30T12:34:00Z" w16du:dateUtc="2025-12-30T20:34:00Z">
        <w:r w:rsidR="005E74E6" w:rsidRPr="006543A8" w:rsidDel="0075167F">
          <w:rPr>
            <w:rFonts w:ascii="Times New Roman" w:hAnsi="Times New Roman" w:cs="Times New Roman"/>
            <w:sz w:val="24"/>
            <w:szCs w:val="24"/>
          </w:rPr>
          <w:delText xml:space="preserve"> on</w:delText>
        </w:r>
      </w:del>
      <w:r w:rsidR="005E74E6" w:rsidRPr="006543A8">
        <w:rPr>
          <w:rFonts w:ascii="Times New Roman" w:hAnsi="Times New Roman" w:cs="Times New Roman"/>
          <w:sz w:val="24"/>
          <w:szCs w:val="24"/>
        </w:rPr>
        <w:t xml:space="preserve"> as a random intercept. </w:t>
      </w:r>
      <w:r w:rsidR="00D43A9B" w:rsidRPr="006543A8">
        <w:rPr>
          <w:rFonts w:ascii="Times New Roman" w:hAnsi="Times New Roman" w:cs="Times New Roman"/>
          <w:sz w:val="24"/>
          <w:szCs w:val="24"/>
        </w:rPr>
        <w:t xml:space="preserve">To explore the hypothesis that </w:t>
      </w:r>
      <w:r w:rsidR="00D43A9B" w:rsidRPr="006543A8">
        <w:rPr>
          <w:rFonts w:ascii="Times New Roman" w:hAnsi="Times New Roman" w:cs="Times New Roman"/>
          <w:i/>
          <w:iCs/>
          <w:sz w:val="24"/>
          <w:szCs w:val="24"/>
        </w:rPr>
        <w:t xml:space="preserve">N. tenellus </w:t>
      </w:r>
      <w:r w:rsidR="00D43A9B" w:rsidRPr="006543A8">
        <w:rPr>
          <w:rFonts w:ascii="Times New Roman" w:hAnsi="Times New Roman" w:cs="Times New Roman"/>
          <w:sz w:val="24"/>
          <w:szCs w:val="24"/>
        </w:rPr>
        <w:t xml:space="preserve">seasonally </w:t>
      </w:r>
      <w:proofErr w:type="gramStart"/>
      <w:r w:rsidR="00D43A9B" w:rsidRPr="006543A8">
        <w:rPr>
          <w:rFonts w:ascii="Times New Roman" w:hAnsi="Times New Roman" w:cs="Times New Roman"/>
          <w:sz w:val="24"/>
          <w:szCs w:val="24"/>
        </w:rPr>
        <w:t>migrate</w:t>
      </w:r>
      <w:proofErr w:type="gramEnd"/>
      <w:r w:rsidR="00D43A9B" w:rsidRPr="006543A8">
        <w:rPr>
          <w:rFonts w:ascii="Times New Roman" w:hAnsi="Times New Roman" w:cs="Times New Roman"/>
          <w:sz w:val="24"/>
          <w:szCs w:val="24"/>
        </w:rPr>
        <w:t xml:space="preserve"> from weeds to crops in early spring we </w:t>
      </w:r>
      <w:r w:rsidR="00F11BDF" w:rsidRPr="006543A8">
        <w:rPr>
          <w:rFonts w:ascii="Times New Roman" w:hAnsi="Times New Roman" w:cs="Times New Roman"/>
          <w:sz w:val="24"/>
          <w:szCs w:val="24"/>
        </w:rPr>
        <w:t>included</w:t>
      </w:r>
      <w:r w:rsidR="00D43A9B" w:rsidRPr="006543A8">
        <w:rPr>
          <w:rFonts w:ascii="Times New Roman" w:hAnsi="Times New Roman" w:cs="Times New Roman"/>
          <w:sz w:val="24"/>
          <w:szCs w:val="24"/>
        </w:rPr>
        <w:t xml:space="preserve"> </w:t>
      </w:r>
      <w:r w:rsidR="00F11BDF" w:rsidRPr="006543A8">
        <w:rPr>
          <w:rFonts w:ascii="Times New Roman" w:hAnsi="Times New Roman" w:cs="Times New Roman"/>
          <w:sz w:val="24"/>
          <w:szCs w:val="24"/>
        </w:rPr>
        <w:t>a spline term (</w:t>
      </w:r>
      <w:proofErr w:type="spellStart"/>
      <w:r w:rsidR="00F11BDF" w:rsidRPr="006543A8">
        <w:rPr>
          <w:rFonts w:ascii="Times New Roman" w:hAnsi="Times New Roman" w:cs="Times New Roman"/>
          <w:i/>
          <w:iCs/>
          <w:sz w:val="24"/>
          <w:szCs w:val="24"/>
        </w:rPr>
        <w:t>df</w:t>
      </w:r>
      <w:proofErr w:type="spellEnd"/>
      <w:r w:rsidR="00F11BDF" w:rsidRPr="006543A8">
        <w:rPr>
          <w:rFonts w:ascii="Times New Roman" w:hAnsi="Times New Roman" w:cs="Times New Roman"/>
          <w:sz w:val="24"/>
          <w:szCs w:val="24"/>
        </w:rPr>
        <w:t xml:space="preserve"> = 5, knots = 0) for </w:t>
      </w:r>
      <w:r w:rsidR="00D43A9B" w:rsidRPr="006543A8">
        <w:rPr>
          <w:rFonts w:ascii="Times New Roman" w:hAnsi="Times New Roman" w:cs="Times New Roman"/>
          <w:sz w:val="24"/>
          <w:szCs w:val="24"/>
        </w:rPr>
        <w:t xml:space="preserve">the sampling date </w:t>
      </w:r>
      <w:r w:rsidR="00F11BDF" w:rsidRPr="006543A8">
        <w:rPr>
          <w:rFonts w:ascii="Times New Roman" w:hAnsi="Times New Roman" w:cs="Times New Roman"/>
          <w:sz w:val="24"/>
          <w:szCs w:val="24"/>
        </w:rPr>
        <w:t xml:space="preserve">of </w:t>
      </w:r>
      <w:r w:rsidR="00D43A9B" w:rsidRPr="006543A8">
        <w:rPr>
          <w:rFonts w:ascii="Times New Roman" w:hAnsi="Times New Roman" w:cs="Times New Roman"/>
          <w:sz w:val="24"/>
          <w:szCs w:val="24"/>
        </w:rPr>
        <w:t xml:space="preserve">each </w:t>
      </w:r>
      <w:r w:rsidR="00D43A9B" w:rsidRPr="006543A8">
        <w:rPr>
          <w:rFonts w:ascii="Times New Roman" w:hAnsi="Times New Roman" w:cs="Times New Roman"/>
          <w:i/>
          <w:iCs/>
          <w:sz w:val="24"/>
          <w:szCs w:val="24"/>
        </w:rPr>
        <w:t xml:space="preserve">N. tenellus </w:t>
      </w:r>
      <w:r w:rsidR="00F11BDF" w:rsidRPr="006543A8">
        <w:rPr>
          <w:rFonts w:ascii="Times New Roman" w:hAnsi="Times New Roman" w:cs="Times New Roman"/>
          <w:sz w:val="24"/>
          <w:szCs w:val="24"/>
        </w:rPr>
        <w:t>in our PERMANOVA.</w:t>
      </w:r>
      <w:r w:rsidR="00F11BDF" w:rsidRPr="006543A8">
        <w:rPr>
          <w:rFonts w:ascii="Times New Roman" w:hAnsi="Times New Roman" w:cs="Times New Roman"/>
          <w:i/>
          <w:iCs/>
          <w:sz w:val="24"/>
          <w:szCs w:val="24"/>
        </w:rPr>
        <w:t xml:space="preserve"> </w:t>
      </w:r>
      <w:r w:rsidR="00BD071D" w:rsidRPr="006543A8">
        <w:rPr>
          <w:rFonts w:ascii="Times New Roman" w:hAnsi="Times New Roman" w:cs="Times New Roman"/>
          <w:sz w:val="24"/>
          <w:szCs w:val="24"/>
        </w:rPr>
        <w:t>Significant effects were evaluated by constrained ordination via Canonical Analysis of Principal Coordinates (CAP)</w:t>
      </w:r>
      <w:r w:rsidR="00A6699E" w:rsidRPr="006543A8">
        <w:rPr>
          <w:rFonts w:ascii="Times New Roman" w:hAnsi="Times New Roman" w:cs="Times New Roman"/>
          <w:sz w:val="24"/>
          <w:szCs w:val="24"/>
        </w:rPr>
        <w:t>, a robust method for parsing out complicated effects in multivariate analyses without Euclidean distance constraints</w:t>
      </w:r>
      <w:r w:rsidR="003B2EB9" w:rsidRPr="006543A8">
        <w:rPr>
          <w:rFonts w:ascii="Times New Roman" w:hAnsi="Times New Roman" w:cs="Times New Roman"/>
          <w:sz w:val="24"/>
          <w:szCs w:val="24"/>
        </w:rPr>
        <w:t xml:space="preserve"> (Anderson </w:t>
      </w:r>
      <w:r w:rsidR="00ED5356">
        <w:rPr>
          <w:rFonts w:ascii="Times New Roman" w:hAnsi="Times New Roman" w:cs="Times New Roman"/>
          <w:sz w:val="24"/>
          <w:szCs w:val="24"/>
        </w:rPr>
        <w:t>and</w:t>
      </w:r>
      <w:r w:rsidR="003B2EB9" w:rsidRPr="006543A8">
        <w:rPr>
          <w:rFonts w:ascii="Times New Roman" w:hAnsi="Times New Roman" w:cs="Times New Roman"/>
          <w:sz w:val="24"/>
          <w:szCs w:val="24"/>
        </w:rPr>
        <w:t xml:space="preserve"> Willis 2003)</w:t>
      </w:r>
      <w:r w:rsidR="00BD071D" w:rsidRPr="006543A8">
        <w:rPr>
          <w:rFonts w:ascii="Times New Roman" w:hAnsi="Times New Roman" w:cs="Times New Roman"/>
          <w:sz w:val="24"/>
          <w:szCs w:val="24"/>
        </w:rPr>
        <w:t xml:space="preserve">. </w:t>
      </w:r>
    </w:p>
    <w:p w14:paraId="22F97CAA" w14:textId="5B562281" w:rsidR="00A92F52" w:rsidRPr="006543A8" w:rsidRDefault="003B2EB9">
      <w:pPr>
        <w:spacing w:after="0" w:line="480" w:lineRule="auto"/>
        <w:ind w:firstLine="720"/>
        <w:contextualSpacing/>
        <w:rPr>
          <w:rFonts w:ascii="Times New Roman" w:hAnsi="Times New Roman" w:cs="Times New Roman"/>
          <w:sz w:val="24"/>
          <w:szCs w:val="24"/>
        </w:rPr>
        <w:pPrChange w:id="436" w:author="Wagstaff, Camille" w:date="2025-12-30T11:30:00Z" w16du:dateUtc="2025-12-30T19:30:00Z">
          <w:pPr>
            <w:spacing w:after="0" w:line="480" w:lineRule="auto"/>
            <w:contextualSpacing/>
          </w:pPr>
        </w:pPrChange>
      </w:pPr>
      <w:r w:rsidRPr="006543A8">
        <w:rPr>
          <w:rFonts w:ascii="Times New Roman" w:hAnsi="Times New Roman" w:cs="Times New Roman"/>
          <w:sz w:val="24"/>
          <w:szCs w:val="24"/>
        </w:rPr>
        <w:t xml:space="preserve">The effect of sampling date </w:t>
      </w:r>
      <w:ins w:id="437" w:author="Wagstaff, Camille" w:date="2025-12-30T11:30:00Z" w16du:dateUtc="2025-12-30T19:30:00Z">
        <w:r w:rsidR="00864803">
          <w:rPr>
            <w:rFonts w:ascii="Times New Roman" w:hAnsi="Times New Roman" w:cs="Times New Roman"/>
            <w:sz w:val="24"/>
            <w:szCs w:val="24"/>
          </w:rPr>
          <w:t xml:space="preserve">on host plant use and infection </w:t>
        </w:r>
      </w:ins>
      <w:r w:rsidRPr="006543A8">
        <w:rPr>
          <w:rFonts w:ascii="Times New Roman" w:hAnsi="Times New Roman" w:cs="Times New Roman"/>
          <w:sz w:val="24"/>
          <w:szCs w:val="24"/>
        </w:rPr>
        <w:t xml:space="preserve">was visualized by fitting </w:t>
      </w:r>
      <w:r w:rsidR="008C1C75" w:rsidRPr="006543A8">
        <w:rPr>
          <w:rFonts w:ascii="Times New Roman" w:hAnsi="Times New Roman" w:cs="Times New Roman"/>
          <w:sz w:val="24"/>
          <w:szCs w:val="24"/>
        </w:rPr>
        <w:t xml:space="preserve">a generalized additive mixed model (GAMM) </w:t>
      </w:r>
      <w:r w:rsidRPr="006543A8">
        <w:rPr>
          <w:rFonts w:ascii="Times New Roman" w:hAnsi="Times New Roman" w:cs="Times New Roman"/>
          <w:sz w:val="24"/>
          <w:szCs w:val="24"/>
        </w:rPr>
        <w:t xml:space="preserve">surface overlay </w:t>
      </w:r>
      <w:r w:rsidR="008C1C75" w:rsidRPr="006543A8">
        <w:rPr>
          <w:rFonts w:ascii="Times New Roman" w:hAnsi="Times New Roman" w:cs="Times New Roman"/>
          <w:sz w:val="24"/>
          <w:szCs w:val="24"/>
        </w:rPr>
        <w:t xml:space="preserve">with </w:t>
      </w:r>
      <w:r w:rsidR="007526BB" w:rsidRPr="006543A8">
        <w:rPr>
          <w:rFonts w:ascii="Times New Roman" w:hAnsi="Times New Roman" w:cs="Times New Roman"/>
          <w:sz w:val="24"/>
          <w:szCs w:val="24"/>
        </w:rPr>
        <w:t xml:space="preserve">smooth terms for the </w:t>
      </w:r>
      <w:r w:rsidRPr="006543A8">
        <w:rPr>
          <w:rFonts w:ascii="Times New Roman" w:hAnsi="Times New Roman" w:cs="Times New Roman"/>
          <w:sz w:val="24"/>
          <w:szCs w:val="24"/>
        </w:rPr>
        <w:t xml:space="preserve">constrained (CAP) and unconstrained (MDS) </w:t>
      </w:r>
      <w:r w:rsidR="007526BB" w:rsidRPr="006543A8">
        <w:rPr>
          <w:rFonts w:ascii="Times New Roman" w:hAnsi="Times New Roman" w:cs="Times New Roman"/>
          <w:sz w:val="24"/>
          <w:szCs w:val="24"/>
        </w:rPr>
        <w:t>axes (</w:t>
      </w:r>
      <w:proofErr w:type="spellStart"/>
      <w:r w:rsidR="007526BB" w:rsidRPr="006543A8">
        <w:rPr>
          <w:rFonts w:ascii="Times New Roman" w:hAnsi="Times New Roman" w:cs="Times New Roman"/>
          <w:i/>
          <w:iCs/>
          <w:sz w:val="24"/>
          <w:szCs w:val="24"/>
        </w:rPr>
        <w:t>df</w:t>
      </w:r>
      <w:proofErr w:type="spellEnd"/>
      <w:r w:rsidR="007526BB" w:rsidRPr="006543A8">
        <w:rPr>
          <w:rFonts w:ascii="Times New Roman" w:hAnsi="Times New Roman" w:cs="Times New Roman"/>
          <w:sz w:val="24"/>
          <w:szCs w:val="24"/>
        </w:rPr>
        <w:t xml:space="preserve"> = </w:t>
      </w:r>
      <w:r w:rsidR="00A82F09" w:rsidRPr="006543A8">
        <w:rPr>
          <w:rFonts w:ascii="Times New Roman" w:hAnsi="Times New Roman" w:cs="Times New Roman"/>
          <w:sz w:val="24"/>
          <w:szCs w:val="24"/>
        </w:rPr>
        <w:t>5</w:t>
      </w:r>
      <w:r w:rsidR="007526BB" w:rsidRPr="006543A8">
        <w:rPr>
          <w:rFonts w:ascii="Times New Roman" w:hAnsi="Times New Roman" w:cs="Times New Roman"/>
          <w:sz w:val="24"/>
          <w:szCs w:val="24"/>
        </w:rPr>
        <w:t>)</w:t>
      </w:r>
      <w:r w:rsidRPr="006543A8">
        <w:rPr>
          <w:rFonts w:ascii="Times New Roman" w:hAnsi="Times New Roman" w:cs="Times New Roman"/>
          <w:sz w:val="24"/>
          <w:szCs w:val="24"/>
        </w:rPr>
        <w:t xml:space="preserve"> using</w:t>
      </w:r>
      <w:r w:rsidR="007526BB" w:rsidRPr="006543A8">
        <w:rPr>
          <w:rFonts w:ascii="Times New Roman" w:hAnsi="Times New Roman" w:cs="Times New Roman"/>
          <w:sz w:val="24"/>
          <w:szCs w:val="24"/>
        </w:rPr>
        <w:t xml:space="preserve"> the </w:t>
      </w:r>
      <w:r w:rsidR="007526BB" w:rsidRPr="006543A8">
        <w:rPr>
          <w:rFonts w:ascii="Times New Roman" w:hAnsi="Times New Roman" w:cs="Times New Roman"/>
          <w:i/>
          <w:iCs/>
          <w:sz w:val="24"/>
          <w:szCs w:val="24"/>
        </w:rPr>
        <w:t xml:space="preserve">gamm4 </w:t>
      </w:r>
      <w:r w:rsidR="007526BB" w:rsidRPr="006543A8">
        <w:rPr>
          <w:rFonts w:ascii="Times New Roman" w:hAnsi="Times New Roman" w:cs="Times New Roman"/>
          <w:sz w:val="24"/>
          <w:szCs w:val="24"/>
        </w:rPr>
        <w:t xml:space="preserve">package (Wood </w:t>
      </w:r>
      <w:r w:rsidR="00ED5356">
        <w:rPr>
          <w:rFonts w:ascii="Times New Roman" w:hAnsi="Times New Roman" w:cs="Times New Roman"/>
          <w:sz w:val="24"/>
          <w:szCs w:val="24"/>
        </w:rPr>
        <w:t>and</w:t>
      </w:r>
      <w:r w:rsidR="007526BB" w:rsidRPr="006543A8">
        <w:rPr>
          <w:rFonts w:ascii="Times New Roman" w:hAnsi="Times New Roman" w:cs="Times New Roman"/>
          <w:sz w:val="24"/>
          <w:szCs w:val="24"/>
        </w:rPr>
        <w:t xml:space="preserve"> </w:t>
      </w:r>
      <w:proofErr w:type="spellStart"/>
      <w:r w:rsidR="007526BB" w:rsidRPr="006543A8">
        <w:rPr>
          <w:rFonts w:ascii="Times New Roman" w:hAnsi="Times New Roman" w:cs="Times New Roman"/>
          <w:sz w:val="24"/>
          <w:szCs w:val="24"/>
        </w:rPr>
        <w:t>Scheipl</w:t>
      </w:r>
      <w:proofErr w:type="spellEnd"/>
      <w:r w:rsidR="007526BB" w:rsidRPr="006543A8">
        <w:rPr>
          <w:rFonts w:ascii="Times New Roman" w:hAnsi="Times New Roman" w:cs="Times New Roman"/>
          <w:sz w:val="24"/>
          <w:szCs w:val="24"/>
        </w:rPr>
        <w:t xml:space="preserve"> 2020). </w:t>
      </w:r>
      <w:r w:rsidR="00EE1364" w:rsidRPr="006543A8">
        <w:rPr>
          <w:rFonts w:ascii="Times New Roman" w:hAnsi="Times New Roman" w:cs="Times New Roman"/>
          <w:sz w:val="24"/>
          <w:szCs w:val="24"/>
        </w:rPr>
        <w:t xml:space="preserve">All multivariate analyses were restricted to the top tenth percentile of species based on abundance. </w:t>
      </w:r>
      <w:r w:rsidR="007526BB" w:rsidRPr="006543A8">
        <w:rPr>
          <w:rFonts w:ascii="Times New Roman" w:hAnsi="Times New Roman" w:cs="Times New Roman"/>
          <w:sz w:val="24"/>
          <w:szCs w:val="24"/>
        </w:rPr>
        <w:t xml:space="preserve">As an alternative approach, we used kernel density estimation and the </w:t>
      </w:r>
      <w:r w:rsidR="007526BB" w:rsidRPr="006543A8">
        <w:rPr>
          <w:rFonts w:ascii="Times New Roman" w:hAnsi="Times New Roman" w:cs="Times New Roman"/>
          <w:i/>
          <w:iCs/>
          <w:sz w:val="24"/>
          <w:szCs w:val="24"/>
        </w:rPr>
        <w:t>ggridges</w:t>
      </w:r>
      <w:r w:rsidR="007526BB" w:rsidRPr="006543A8">
        <w:rPr>
          <w:rFonts w:ascii="Times New Roman" w:hAnsi="Times New Roman" w:cs="Times New Roman"/>
          <w:sz w:val="24"/>
          <w:szCs w:val="24"/>
        </w:rPr>
        <w:t xml:space="preserve"> package (Wilke 2024) by aggregating the occurrence of each host plant record in </w:t>
      </w:r>
      <w:r w:rsidR="007526BB" w:rsidRPr="006543A8">
        <w:rPr>
          <w:rFonts w:ascii="Times New Roman" w:hAnsi="Times New Roman" w:cs="Times New Roman"/>
          <w:i/>
          <w:iCs/>
          <w:sz w:val="24"/>
          <w:szCs w:val="24"/>
        </w:rPr>
        <w:t>N. tenellus</w:t>
      </w:r>
      <w:r w:rsidR="007526BB" w:rsidRPr="006543A8">
        <w:rPr>
          <w:rFonts w:ascii="Times New Roman" w:hAnsi="Times New Roman" w:cs="Times New Roman"/>
          <w:sz w:val="24"/>
          <w:szCs w:val="24"/>
        </w:rPr>
        <w:t xml:space="preserve"> guts</w:t>
      </w:r>
      <w:r w:rsidR="00A277D1" w:rsidRPr="006543A8">
        <w:rPr>
          <w:rFonts w:ascii="Times New Roman" w:hAnsi="Times New Roman" w:cs="Times New Roman"/>
          <w:sz w:val="24"/>
          <w:szCs w:val="24"/>
        </w:rPr>
        <w:t xml:space="preserve"> across samples. These counts were then aggregated by sampling date and kernel density estimation using Silverman’s rule (Gaussian smooths for small sample size) was used to </w:t>
      </w:r>
      <w:r w:rsidR="00A277D1" w:rsidRPr="006543A8">
        <w:rPr>
          <w:rFonts w:ascii="Times New Roman" w:hAnsi="Times New Roman" w:cs="Times New Roman"/>
          <w:sz w:val="24"/>
          <w:szCs w:val="24"/>
        </w:rPr>
        <w:lastRenderedPageBreak/>
        <w:t xml:space="preserve">visualize </w:t>
      </w:r>
      <w:r w:rsidR="00385D02" w:rsidRPr="006543A8">
        <w:rPr>
          <w:rFonts w:ascii="Times New Roman" w:hAnsi="Times New Roman" w:cs="Times New Roman"/>
          <w:sz w:val="24"/>
          <w:szCs w:val="24"/>
        </w:rPr>
        <w:t>trends in host plant use over time (Scott 1992).</w:t>
      </w:r>
      <w:r w:rsidR="007526BB" w:rsidRPr="006543A8">
        <w:rPr>
          <w:rFonts w:ascii="Times New Roman" w:hAnsi="Times New Roman" w:cs="Times New Roman"/>
          <w:sz w:val="24"/>
          <w:szCs w:val="24"/>
        </w:rPr>
        <w:t xml:space="preserve"> </w:t>
      </w:r>
      <w:r w:rsidR="00385D02" w:rsidRPr="006543A8">
        <w:rPr>
          <w:rFonts w:ascii="Times New Roman" w:hAnsi="Times New Roman" w:cs="Times New Roman"/>
          <w:sz w:val="24"/>
          <w:szCs w:val="24"/>
        </w:rPr>
        <w:t>All analyses were conducted in R v 4.</w:t>
      </w:r>
      <w:r w:rsidR="00D00449" w:rsidRPr="006543A8">
        <w:rPr>
          <w:rFonts w:ascii="Times New Roman" w:hAnsi="Times New Roman" w:cs="Times New Roman"/>
          <w:sz w:val="24"/>
          <w:szCs w:val="24"/>
        </w:rPr>
        <w:t xml:space="preserve">2.3 (R Core Team, 2023) and the </w:t>
      </w:r>
      <w:r w:rsidR="00D00449" w:rsidRPr="006543A8">
        <w:rPr>
          <w:rFonts w:ascii="Times New Roman" w:hAnsi="Times New Roman" w:cs="Times New Roman"/>
          <w:i/>
          <w:iCs/>
          <w:sz w:val="24"/>
          <w:szCs w:val="24"/>
        </w:rPr>
        <w:t xml:space="preserve">tidyverse </w:t>
      </w:r>
      <w:r w:rsidR="00D00449" w:rsidRPr="006543A8">
        <w:rPr>
          <w:rFonts w:ascii="Times New Roman" w:hAnsi="Times New Roman" w:cs="Times New Roman"/>
          <w:sz w:val="24"/>
          <w:szCs w:val="24"/>
        </w:rPr>
        <w:t>ecosystem (Wickham et al. 2019).</w:t>
      </w:r>
    </w:p>
    <w:p w14:paraId="59CF473E" w14:textId="77777777" w:rsidR="006F4A02" w:rsidRPr="006543A8" w:rsidRDefault="006F4A02" w:rsidP="002A22D6">
      <w:pPr>
        <w:spacing w:after="0" w:line="480" w:lineRule="auto"/>
        <w:contextualSpacing/>
        <w:rPr>
          <w:rFonts w:ascii="Times New Roman" w:hAnsi="Times New Roman" w:cs="Times New Roman"/>
          <w:sz w:val="24"/>
          <w:szCs w:val="24"/>
        </w:rPr>
      </w:pPr>
    </w:p>
    <w:p w14:paraId="2E34FEA9" w14:textId="338460B8" w:rsidR="00481E61" w:rsidRPr="006543A8" w:rsidRDefault="00481E61" w:rsidP="00481E61">
      <w:pPr>
        <w:pStyle w:val="paragraph"/>
        <w:spacing w:before="0" w:beforeAutospacing="0" w:after="0" w:afterAutospacing="0" w:line="480" w:lineRule="auto"/>
        <w:contextualSpacing/>
        <w:textAlignment w:val="baseline"/>
        <w:rPr>
          <w:b/>
          <w:bCs/>
        </w:rPr>
      </w:pPr>
      <w:r w:rsidRPr="006543A8">
        <w:rPr>
          <w:b/>
          <w:bCs/>
        </w:rPr>
        <w:t>Results</w:t>
      </w:r>
    </w:p>
    <w:p w14:paraId="29819099" w14:textId="327E741A" w:rsidR="006A6E85" w:rsidRPr="00E92A16" w:rsidRDefault="00412B56">
      <w:pPr>
        <w:pStyle w:val="paragraph"/>
        <w:spacing w:after="0" w:line="480" w:lineRule="auto"/>
        <w:contextualSpacing/>
        <w:textAlignment w:val="baseline"/>
        <w:pPrChange w:id="438" w:author="Wagstaff, Camille" w:date="2025-12-30T11:34:00Z" w16du:dateUtc="2025-12-30T19:34:00Z">
          <w:pPr>
            <w:pStyle w:val="paragraph"/>
            <w:spacing w:before="0" w:beforeAutospacing="0" w:after="0" w:afterAutospacing="0" w:line="480" w:lineRule="auto"/>
            <w:contextualSpacing/>
            <w:textAlignment w:val="baseline"/>
          </w:pPr>
        </w:pPrChange>
      </w:pPr>
      <w:r w:rsidRPr="006543A8">
        <w:t xml:space="preserve">Of the </w:t>
      </w:r>
      <w:del w:id="439" w:author="Anderson, Riley Morgan" w:date="2026-01-02T12:00:00Z" w16du:dateUtc="2026-01-02T17:00:00Z">
        <w:r w:rsidR="00F116B7" w:rsidRPr="006543A8" w:rsidDel="002A7B75">
          <w:delText>230</w:delText>
        </w:r>
        <w:r w:rsidR="005103F3" w:rsidRPr="006543A8" w:rsidDel="002A7B75">
          <w:delText xml:space="preserve"> </w:delText>
        </w:r>
      </w:del>
      <w:ins w:id="440" w:author="Anderson, Riley Morgan" w:date="2026-01-02T12:00:00Z" w16du:dateUtc="2026-01-02T17:00:00Z">
        <w:r w:rsidR="002A7B75">
          <w:t>228</w:t>
        </w:r>
        <w:r w:rsidR="002A7B75" w:rsidRPr="006543A8">
          <w:t xml:space="preserve"> </w:t>
        </w:r>
      </w:ins>
      <w:r w:rsidRPr="006543A8">
        <w:rPr>
          <w:i/>
          <w:iCs/>
        </w:rPr>
        <w:t>N. tenellus</w:t>
      </w:r>
      <w:r w:rsidR="006A6E85">
        <w:t xml:space="preserve"> tested</w:t>
      </w:r>
      <w:ins w:id="441" w:author="Wagstaff, Camille" w:date="2025-12-30T12:34:00Z" w16du:dateUtc="2025-12-30T20:34:00Z">
        <w:r w:rsidR="0075167F">
          <w:t xml:space="preserve"> across all three years</w:t>
        </w:r>
      </w:ins>
      <w:r w:rsidR="006A6E85">
        <w:t>,</w:t>
      </w:r>
      <w:r w:rsidR="00F116B7" w:rsidRPr="006543A8">
        <w:t xml:space="preserve"> </w:t>
      </w:r>
      <w:del w:id="442" w:author="Anderson, Riley Morgan" w:date="2026-01-02T12:02:00Z" w16du:dateUtc="2026-01-02T17:02:00Z">
        <w:r w:rsidR="00F116B7" w:rsidRPr="006543A8" w:rsidDel="002A7B75">
          <w:delText>113</w:delText>
        </w:r>
        <w:r w:rsidRPr="006543A8" w:rsidDel="002A7B75">
          <w:delText xml:space="preserve"> </w:delText>
        </w:r>
      </w:del>
      <w:ins w:id="443" w:author="Anderson, Riley Morgan" w:date="2026-01-02T12:14:00Z" w16du:dateUtc="2026-01-02T17:14:00Z">
        <w:r w:rsidR="00B311E5">
          <w:t>109</w:t>
        </w:r>
      </w:ins>
      <w:ins w:id="444" w:author="Anderson, Riley Morgan" w:date="2026-01-02T12:02:00Z" w16du:dateUtc="2026-01-02T17:02:00Z">
        <w:r w:rsidR="002A7B75" w:rsidRPr="006543A8">
          <w:t xml:space="preserve"> </w:t>
        </w:r>
      </w:ins>
      <w:r w:rsidRPr="006543A8">
        <w:t xml:space="preserve">were </w:t>
      </w:r>
      <w:del w:id="445" w:author="Wagstaff, Camille" w:date="2025-12-30T12:34:00Z" w16du:dateUtc="2025-12-30T20:34:00Z">
        <w:r w:rsidR="006A6E85" w:rsidDel="0075167F">
          <w:delText>uninfectious</w:delText>
        </w:r>
      </w:del>
      <w:ins w:id="446" w:author="Wagstaff, Camille" w:date="2025-12-30T12:34:00Z" w16du:dateUtc="2025-12-30T20:34:00Z">
        <w:r w:rsidR="0075167F">
          <w:t>pathogen-free</w:t>
        </w:r>
      </w:ins>
      <w:r w:rsidRPr="006543A8">
        <w:t xml:space="preserve">, </w:t>
      </w:r>
      <w:del w:id="447" w:author="Anderson, Riley Morgan" w:date="2026-01-02T12:06:00Z" w16du:dateUtc="2026-01-02T17:06:00Z">
        <w:r w:rsidR="00F116B7" w:rsidRPr="006543A8" w:rsidDel="002A7B75">
          <w:delText>39</w:delText>
        </w:r>
        <w:r w:rsidRPr="006543A8" w:rsidDel="002A7B75">
          <w:delText xml:space="preserve"> </w:delText>
        </w:r>
      </w:del>
      <w:ins w:id="448" w:author="Anderson, Riley Morgan" w:date="2026-01-02T12:15:00Z" w16du:dateUtc="2026-01-02T17:15:00Z">
        <w:r w:rsidR="00B311E5">
          <w:t>40</w:t>
        </w:r>
      </w:ins>
      <w:ins w:id="449" w:author="Anderson, Riley Morgan" w:date="2026-01-02T12:06:00Z" w16du:dateUtc="2026-01-02T17:06:00Z">
        <w:r w:rsidR="002A7B75" w:rsidRPr="006543A8">
          <w:t xml:space="preserve"> </w:t>
        </w:r>
      </w:ins>
      <w:r w:rsidR="006A6E85">
        <w:t xml:space="preserve">harbored </w:t>
      </w:r>
      <w:r w:rsidR="00F116B7" w:rsidRPr="006543A8">
        <w:t>only</w:t>
      </w:r>
      <w:r w:rsidRPr="006543A8">
        <w:t xml:space="preserve"> BCTV, </w:t>
      </w:r>
      <w:r w:rsidR="00F116B7" w:rsidRPr="006543A8">
        <w:t>43</w:t>
      </w:r>
      <w:r w:rsidRPr="006543A8">
        <w:t xml:space="preserve"> </w:t>
      </w:r>
      <w:r w:rsidR="006A6E85">
        <w:t xml:space="preserve">harbored only </w:t>
      </w:r>
      <w:r w:rsidRPr="006543A8">
        <w:t>CPt, and</w:t>
      </w:r>
      <w:r w:rsidR="00F116B7" w:rsidRPr="006543A8">
        <w:t xml:space="preserve"> </w:t>
      </w:r>
      <w:del w:id="450" w:author="Anderson, Riley Morgan" w:date="2026-01-02T12:17:00Z" w16du:dateUtc="2026-01-02T17:17:00Z">
        <w:r w:rsidR="00F116B7" w:rsidRPr="006543A8" w:rsidDel="00B311E5">
          <w:delText xml:space="preserve">27 </w:delText>
        </w:r>
      </w:del>
      <w:ins w:id="451" w:author="Anderson, Riley Morgan" w:date="2026-01-02T12:17:00Z" w16du:dateUtc="2026-01-02T17:17:00Z">
        <w:r w:rsidR="00B311E5">
          <w:t>29</w:t>
        </w:r>
        <w:r w:rsidR="00B311E5" w:rsidRPr="006543A8">
          <w:t xml:space="preserve"> </w:t>
        </w:r>
      </w:ins>
      <w:r w:rsidR="006A6E85">
        <w:t>carried both</w:t>
      </w:r>
      <w:del w:id="452" w:author="Wagstaff, Camille" w:date="2025-12-30T11:38:00Z" w16du:dateUtc="2025-12-30T19:38:00Z">
        <w:r w:rsidR="006A6E85" w:rsidDel="006659A7">
          <w:delText xml:space="preserve"> </w:delText>
        </w:r>
        <w:r w:rsidR="00F116B7" w:rsidRPr="006543A8" w:rsidDel="006659A7">
          <w:delText>BCTV and CPt</w:delText>
        </w:r>
      </w:del>
      <w:r w:rsidR="00F116B7" w:rsidRPr="006543A8">
        <w:t>.</w:t>
      </w:r>
      <w:r w:rsidR="00714EF2" w:rsidRPr="006543A8">
        <w:t xml:space="preserve"> </w:t>
      </w:r>
      <w:r w:rsidR="00F116B7" w:rsidRPr="006543A8">
        <w:t xml:space="preserve">Only the </w:t>
      </w:r>
      <w:r w:rsidR="00F116B7" w:rsidRPr="006543A8">
        <w:rPr>
          <w:i/>
          <w:iCs/>
        </w:rPr>
        <w:t xml:space="preserve">N. tenellus </w:t>
      </w:r>
      <w:r w:rsidR="00F116B7" w:rsidRPr="006543A8">
        <w:t>collected in 2020 were also tested for</w:t>
      </w:r>
      <w:r w:rsidR="00F116B7" w:rsidRPr="006543A8">
        <w:rPr>
          <w:i/>
          <w:iCs/>
        </w:rPr>
        <w:t xml:space="preserve"> S. citri, </w:t>
      </w:r>
      <w:r w:rsidR="00714EF2" w:rsidRPr="006543A8">
        <w:t>with</w:t>
      </w:r>
      <w:r w:rsidR="00F116B7" w:rsidRPr="006543A8">
        <w:t xml:space="preserve"> </w:t>
      </w:r>
      <w:r w:rsidR="00714EF2" w:rsidRPr="006543A8">
        <w:t xml:space="preserve">8 </w:t>
      </w:r>
      <w:r w:rsidR="00F116B7" w:rsidRPr="006543A8">
        <w:t xml:space="preserve">of the </w:t>
      </w:r>
      <w:commentRangeStart w:id="453"/>
      <w:commentRangeStart w:id="454"/>
      <w:r w:rsidR="00F116B7" w:rsidRPr="006543A8">
        <w:t>93</w:t>
      </w:r>
      <w:commentRangeEnd w:id="453"/>
      <w:r w:rsidR="0007345D">
        <w:rPr>
          <w:rStyle w:val="CommentReference"/>
          <w:rFonts w:asciiTheme="minorHAnsi" w:eastAsiaTheme="minorHAnsi" w:hAnsiTheme="minorHAnsi" w:cstheme="minorBidi"/>
          <w:kern w:val="2"/>
          <w14:ligatures w14:val="standardContextual"/>
        </w:rPr>
        <w:commentReference w:id="453"/>
      </w:r>
      <w:commentRangeEnd w:id="454"/>
      <w:r w:rsidR="00B311E5">
        <w:rPr>
          <w:rStyle w:val="CommentReference"/>
          <w:rFonts w:asciiTheme="minorHAnsi" w:eastAsiaTheme="minorHAnsi" w:hAnsiTheme="minorHAnsi" w:cstheme="minorBidi"/>
          <w:kern w:val="2"/>
          <w14:ligatures w14:val="standardContextual"/>
        </w:rPr>
        <w:commentReference w:id="454"/>
      </w:r>
      <w:r w:rsidR="00F116B7" w:rsidRPr="006543A8">
        <w:t xml:space="preserve"> </w:t>
      </w:r>
      <w:del w:id="455" w:author="Anderson, Riley Morgan" w:date="2026-01-02T09:56:00Z" w16du:dateUtc="2026-01-02T14:56:00Z">
        <w:r w:rsidR="00714EF2" w:rsidRPr="006543A8" w:rsidDel="003A450E">
          <w:delText xml:space="preserve">being </w:delText>
        </w:r>
      </w:del>
      <w:ins w:id="456" w:author="Anderson, Riley Morgan" w:date="2026-01-02T09:56:00Z" w16du:dateUtc="2026-01-02T14:56:00Z">
        <w:r w:rsidR="003A450E">
          <w:t>test</w:t>
        </w:r>
        <w:r w:rsidR="003A450E" w:rsidRPr="006543A8">
          <w:t xml:space="preserve">ing </w:t>
        </w:r>
      </w:ins>
      <w:r w:rsidR="00714EF2" w:rsidRPr="006543A8">
        <w:t>positive</w:t>
      </w:r>
      <w:r w:rsidR="00F116B7" w:rsidRPr="006543A8">
        <w:t>.</w:t>
      </w:r>
      <w:ins w:id="457" w:author="Anderson, Riley Morgan" w:date="2026-01-02T10:06:00Z" w16du:dateUtc="2026-01-02T15:06:00Z">
        <w:r w:rsidR="00450F71">
          <w:t xml:space="preserve"> Of the 8 </w:t>
        </w:r>
        <w:r w:rsidR="00450F71" w:rsidRPr="00450F71">
          <w:rPr>
            <w:i/>
            <w:iCs/>
            <w:rPrChange w:id="458" w:author="Anderson, Riley Morgan" w:date="2026-01-02T10:08:00Z" w16du:dateUtc="2026-01-02T15:08:00Z">
              <w:rPr/>
            </w:rPrChange>
          </w:rPr>
          <w:t>S. citri</w:t>
        </w:r>
        <w:r w:rsidR="00450F71">
          <w:t xml:space="preserve"> positive indiv</w:t>
        </w:r>
      </w:ins>
      <w:ins w:id="459" w:author="Anderson, Riley Morgan" w:date="2026-01-02T10:07:00Z" w16du:dateUtc="2026-01-02T15:07:00Z">
        <w:r w:rsidR="00450F71">
          <w:t>iduals, 1 was co-infected with CPt, 1 was co-infected with BCTV, and 1 tested positive for all 3 pathogens.</w:t>
        </w:r>
      </w:ins>
      <w:r w:rsidRPr="006543A8">
        <w:t xml:space="preserve"> </w:t>
      </w:r>
      <w:ins w:id="460" w:author="Anderson, Riley Morgan" w:date="2026-01-02T12:53:00Z" w16du:dateUtc="2026-01-02T17:53:00Z">
        <w:r w:rsidR="00912919">
          <w:t xml:space="preserve">The paucity of </w:t>
        </w:r>
        <w:r w:rsidR="00912919" w:rsidRPr="00912919">
          <w:rPr>
            <w:i/>
            <w:iCs/>
            <w:rPrChange w:id="461" w:author="Anderson, Riley Morgan" w:date="2026-01-02T12:54:00Z" w16du:dateUtc="2026-01-02T17:54:00Z">
              <w:rPr/>
            </w:rPrChange>
          </w:rPr>
          <w:t>S. citri</w:t>
        </w:r>
        <w:r w:rsidR="00912919">
          <w:t xml:space="preserve"> infections precluded its use </w:t>
        </w:r>
      </w:ins>
      <w:ins w:id="462" w:author="Anderson, Riley Morgan" w:date="2026-01-02T12:54:00Z" w16du:dateUtc="2026-01-02T17:54:00Z">
        <w:r w:rsidR="00912919">
          <w:t xml:space="preserve">in further </w:t>
        </w:r>
        <w:proofErr w:type="gramStart"/>
        <w:r w:rsidR="00912919">
          <w:t>analyses</w:t>
        </w:r>
        <w:proofErr w:type="gramEnd"/>
        <w:r w:rsidR="00912919">
          <w:t xml:space="preserve">. </w:t>
        </w:r>
      </w:ins>
      <w:ins w:id="463" w:author="Wagstaff, Camille" w:date="2025-12-30T11:40:00Z" w16du:dateUtc="2025-12-30T19:40:00Z">
        <w:del w:id="464" w:author="Anderson, Riley Morgan" w:date="2026-01-02T10:30:00Z" w16du:dateUtc="2026-01-02T15:30:00Z">
          <w:r w:rsidR="00FE6D1F" w:rsidDel="00962F2F">
            <w:delText xml:space="preserve">See Table </w:delText>
          </w:r>
          <w:r w:rsidR="00FE6D1F" w:rsidRPr="00C54F43" w:rsidDel="00962F2F">
            <w:delText>1</w:delText>
          </w:r>
          <w:r w:rsidR="00FE6D1F" w:rsidDel="00962F2F">
            <w:delText xml:space="preserve"> for a summary of gut content results, </w:delText>
          </w:r>
        </w:del>
      </w:ins>
      <w:ins w:id="465" w:author="Wagstaff, Camille" w:date="2025-12-30T12:39:00Z" w16du:dateUtc="2025-12-30T20:39:00Z">
        <w:del w:id="466" w:author="Anderson, Riley Morgan" w:date="2026-01-02T10:30:00Z" w16du:dateUtc="2026-01-02T15:30:00Z">
          <w:r w:rsidR="00AB3030" w:rsidDel="00962F2F">
            <w:delText>showing o</w:delText>
          </w:r>
        </w:del>
      </w:ins>
      <w:ins w:id="467" w:author="Anderson, Riley Morgan" w:date="2026-01-02T10:30:00Z" w16du:dateUtc="2026-01-02T15:30:00Z">
        <w:r w:rsidR="00962F2F">
          <w:t>O</w:t>
        </w:r>
      </w:ins>
      <w:ins w:id="468" w:author="Wagstaff, Camille" w:date="2025-12-30T12:39:00Z" w16du:dateUtc="2025-12-30T20:39:00Z">
        <w:r w:rsidR="00AB3030">
          <w:t xml:space="preserve">f the </w:t>
        </w:r>
        <w:del w:id="469" w:author="Anderson, Riley Morgan" w:date="2026-01-02T11:55:00Z" w16du:dateUtc="2026-01-02T16:55:00Z">
          <w:r w:rsidR="00AB3030" w:rsidDel="0007345D">
            <w:delText>230</w:delText>
          </w:r>
        </w:del>
      </w:ins>
      <w:ins w:id="470" w:author="Anderson, Riley Morgan" w:date="2026-01-02T11:55:00Z" w16du:dateUtc="2026-01-02T16:55:00Z">
        <w:r w:rsidR="0007345D">
          <w:t>228</w:t>
        </w:r>
      </w:ins>
      <w:ins w:id="471" w:author="Wagstaff, Camille" w:date="2025-12-30T12:39:00Z" w16du:dateUtc="2025-12-30T20:39:00Z">
        <w:r w:rsidR="00AB3030">
          <w:t xml:space="preserve"> insects tested</w:t>
        </w:r>
      </w:ins>
      <w:ins w:id="472" w:author="Anderson, Riley Morgan" w:date="2026-01-02T10:30:00Z" w16du:dateUtc="2026-01-02T15:30:00Z">
        <w:r w:rsidR="00962F2F">
          <w:t>, DNA barcoding</w:t>
        </w:r>
      </w:ins>
      <w:ins w:id="473" w:author="Wagstaff, Camille" w:date="2025-12-30T12:39:00Z" w16du:dateUtc="2025-12-30T20:39:00Z">
        <w:del w:id="474" w:author="Anderson, Riley Morgan" w:date="2026-01-02T10:30:00Z" w16du:dateUtc="2026-01-02T15:30:00Z">
          <w:r w:rsidR="00AB3030" w:rsidDel="00962F2F">
            <w:delText xml:space="preserve"> were positive for</w:delText>
          </w:r>
        </w:del>
      </w:ins>
      <w:ins w:id="475" w:author="Anderson, Riley Morgan" w:date="2026-01-02T10:30:00Z" w16du:dateUtc="2026-01-02T15:30:00Z">
        <w:r w:rsidR="00962F2F">
          <w:t xml:space="preserve"> detected</w:t>
        </w:r>
      </w:ins>
      <w:ins w:id="476" w:author="Wagstaff, Camille" w:date="2025-12-30T11:40:00Z" w16du:dateUtc="2025-12-30T19:40:00Z">
        <w:r w:rsidR="00FE6D1F">
          <w:t xml:space="preserve"> </w:t>
        </w:r>
      </w:ins>
      <w:del w:id="477" w:author="Wagstaff, Camille" w:date="2025-12-30T11:41:00Z" w16du:dateUtc="2025-12-30T19:41:00Z">
        <w:r w:rsidR="006A6E85" w:rsidDel="0019505C">
          <w:delText xml:space="preserve">These </w:delText>
        </w:r>
        <w:r w:rsidR="00FD147C" w:rsidRPr="006543A8" w:rsidDel="0019505C">
          <w:delText>analys</w:delText>
        </w:r>
        <w:r w:rsidR="006A6E85" w:rsidDel="0019505C">
          <w:delText>e</w:delText>
        </w:r>
        <w:r w:rsidR="00FD147C" w:rsidRPr="006543A8" w:rsidDel="0019505C">
          <w:delText xml:space="preserve">s </w:delText>
        </w:r>
      </w:del>
      <w:del w:id="478" w:author="Wagstaff, Camille" w:date="2025-12-30T12:39:00Z" w16du:dateUtc="2025-12-30T20:39:00Z">
        <w:r w:rsidR="00FD147C" w:rsidRPr="006543A8" w:rsidDel="00AB3030">
          <w:delText>revealed</w:delText>
        </w:r>
      </w:del>
      <w:r w:rsidR="00FD147C" w:rsidRPr="006543A8">
        <w:t xml:space="preserve"> </w:t>
      </w:r>
      <w:del w:id="479" w:author="Anderson, Riley Morgan" w:date="2026-01-02T11:54:00Z" w16du:dateUtc="2026-01-02T16:54:00Z">
        <w:r w:rsidR="00F116B7" w:rsidRPr="006543A8" w:rsidDel="0007345D">
          <w:delText>2,435</w:delText>
        </w:r>
      </w:del>
      <w:ins w:id="480" w:author="Anderson, Riley Morgan" w:date="2026-01-02T11:54:00Z" w16du:dateUtc="2026-01-02T16:54:00Z">
        <w:r w:rsidR="0007345D">
          <w:t>1303</w:t>
        </w:r>
      </w:ins>
      <w:del w:id="481" w:author="Wagstaff, Camille" w:date="2025-12-30T12:37:00Z" w16du:dateUtc="2025-12-30T20:37:00Z">
        <w:r w:rsidR="00FD147C" w:rsidRPr="006543A8" w:rsidDel="00AB3030">
          <w:delText xml:space="preserve"> total </w:delText>
        </w:r>
      </w:del>
      <w:r w:rsidR="00FD147C" w:rsidRPr="006543A8">
        <w:t>plant</w:t>
      </w:r>
      <w:ins w:id="482" w:author="Anderson, Riley Morgan" w:date="2026-01-02T10:31:00Z" w16du:dateUtc="2026-01-02T15:31:00Z">
        <w:r w:rsidR="00962F2F">
          <w:t xml:space="preserve"> </w:t>
        </w:r>
      </w:ins>
      <w:ins w:id="483" w:author="Anderson, Riley Morgan" w:date="2026-01-02T10:30:00Z" w16du:dateUtc="2026-01-02T15:30:00Z">
        <w:r w:rsidR="00962F2F">
          <w:t>record</w:t>
        </w:r>
      </w:ins>
      <w:r w:rsidR="00FD147C" w:rsidRPr="006543A8">
        <w:t>s</w:t>
      </w:r>
      <w:r w:rsidR="00635904">
        <w:t xml:space="preserve"> across </w:t>
      </w:r>
      <w:del w:id="484" w:author="Anderson, Riley Morgan" w:date="2026-01-02T10:55:00Z" w16du:dateUtc="2026-01-02T15:55:00Z">
        <w:r w:rsidR="00D139FF" w:rsidRPr="006543A8" w:rsidDel="00306E29">
          <w:delText xml:space="preserve">246 plant species, </w:delText>
        </w:r>
      </w:del>
      <w:del w:id="485" w:author="Anderson, Riley Morgan" w:date="2026-01-02T11:52:00Z" w16du:dateUtc="2026-01-02T16:52:00Z">
        <w:r w:rsidR="00D139FF" w:rsidRPr="006543A8" w:rsidDel="0007345D">
          <w:delText xml:space="preserve">150 </w:delText>
        </w:r>
      </w:del>
      <w:ins w:id="486" w:author="Anderson, Riley Morgan" w:date="2026-01-02T11:52:00Z" w16du:dateUtc="2026-01-02T16:52:00Z">
        <w:r w:rsidR="0007345D">
          <w:t>107</w:t>
        </w:r>
        <w:r w:rsidR="0007345D" w:rsidRPr="006543A8">
          <w:t xml:space="preserve"> </w:t>
        </w:r>
      </w:ins>
      <w:del w:id="487" w:author="Anderson, Riley Morgan" w:date="2026-01-02T10:55:00Z" w16du:dateUtc="2026-01-02T15:55:00Z">
        <w:r w:rsidR="00D139FF" w:rsidRPr="006543A8" w:rsidDel="00306E29">
          <w:delText xml:space="preserve">plant </w:delText>
        </w:r>
      </w:del>
      <w:r w:rsidR="00D139FF" w:rsidRPr="006543A8">
        <w:t xml:space="preserve">genera, and </w:t>
      </w:r>
      <w:del w:id="488" w:author="Anderson, Riley Morgan" w:date="2026-01-02T11:50:00Z" w16du:dateUtc="2026-01-02T16:50:00Z">
        <w:r w:rsidR="00D139FF" w:rsidRPr="006543A8" w:rsidDel="0007345D">
          <w:delText>45</w:delText>
        </w:r>
        <w:r w:rsidR="00FD147C" w:rsidRPr="006543A8" w:rsidDel="0007345D">
          <w:delText xml:space="preserve"> </w:delText>
        </w:r>
      </w:del>
      <w:ins w:id="489" w:author="Anderson, Riley Morgan" w:date="2026-01-02T11:50:00Z" w16du:dateUtc="2026-01-02T16:50:00Z">
        <w:r w:rsidR="0007345D" w:rsidRPr="006543A8">
          <w:t>4</w:t>
        </w:r>
        <w:r w:rsidR="0007345D">
          <w:t>0</w:t>
        </w:r>
        <w:r w:rsidR="0007345D" w:rsidRPr="006543A8">
          <w:t xml:space="preserve"> </w:t>
        </w:r>
      </w:ins>
      <w:del w:id="490" w:author="Anderson, Riley Morgan" w:date="2026-01-02T10:31:00Z" w16du:dateUtc="2026-01-02T15:31:00Z">
        <w:r w:rsidR="00FD147C" w:rsidRPr="006543A8" w:rsidDel="00962F2F">
          <w:delText xml:space="preserve">plant </w:delText>
        </w:r>
      </w:del>
      <w:r w:rsidR="00FD147C" w:rsidRPr="006543A8">
        <w:t xml:space="preserve">families. </w:t>
      </w:r>
      <w:ins w:id="491" w:author="Wagstaff, Camille" w:date="2025-12-30T11:41:00Z" w16du:dateUtc="2025-12-30T19:41:00Z">
        <w:r w:rsidR="00540BB9" w:rsidRPr="00A17FA0">
          <w:t>We opted to partition these plants into three functional groups</w:t>
        </w:r>
        <w:r w:rsidR="00540BB9">
          <w:t>:</w:t>
        </w:r>
        <w:r w:rsidR="00540BB9" w:rsidRPr="00A17FA0">
          <w:t xml:space="preserve"> crops, non-crop</w:t>
        </w:r>
      </w:ins>
      <w:ins w:id="492" w:author="Anderson, Riley Morgan" w:date="2026-01-02T10:56:00Z" w16du:dateUtc="2026-01-02T15:56:00Z">
        <w:r w:rsidR="00306E29">
          <w:t>s</w:t>
        </w:r>
      </w:ins>
      <w:ins w:id="493" w:author="Wagstaff, Camille" w:date="2025-12-30T11:41:00Z" w16du:dateUtc="2025-12-30T19:41:00Z">
        <w:r w:rsidR="00540BB9" w:rsidRPr="00A17FA0">
          <w:t>, and trees</w:t>
        </w:r>
        <w:r w:rsidR="00540BB9">
          <w:t>, and t</w:t>
        </w:r>
        <w:r w:rsidR="00540BB9" w:rsidRPr="00A17FA0">
          <w:t>he subset of plants shown was selected based on sample size</w:t>
        </w:r>
        <w:r w:rsidR="00D718D2">
          <w:t xml:space="preserve">. </w:t>
        </w:r>
      </w:ins>
      <w:proofErr w:type="gramStart"/>
      <w:r w:rsidR="00FD147C" w:rsidRPr="006543A8">
        <w:t xml:space="preserve">The majority </w:t>
      </w:r>
      <w:ins w:id="494" w:author="Anderson, Riley Morgan" w:date="2026-01-02T12:34:00Z" w16du:dateUtc="2026-01-02T17:34:00Z">
        <w:r w:rsidR="00C06583">
          <w:t>of</w:t>
        </w:r>
        <w:proofErr w:type="gramEnd"/>
        <w:r w:rsidR="00C06583">
          <w:t xml:space="preserve"> plants detected </w:t>
        </w:r>
      </w:ins>
      <w:ins w:id="495" w:author="Anderson, Riley Morgan" w:date="2026-01-02T12:37:00Z" w16du:dateUtc="2026-01-02T17:37:00Z">
        <w:r w:rsidR="00C06583">
          <w:t xml:space="preserve">in </w:t>
        </w:r>
        <w:r w:rsidR="00C06583">
          <w:rPr>
            <w:i/>
            <w:iCs/>
          </w:rPr>
          <w:t xml:space="preserve">N. tenellus </w:t>
        </w:r>
        <w:r w:rsidR="00C06583">
          <w:t xml:space="preserve">guts </w:t>
        </w:r>
      </w:ins>
      <w:r w:rsidR="00FD147C" w:rsidRPr="006543A8">
        <w:t>were non-crop weeds</w:t>
      </w:r>
      <w:r w:rsidR="00932E4C" w:rsidRPr="006543A8">
        <w:t xml:space="preserve"> (</w:t>
      </w:r>
      <w:ins w:id="496" w:author="Anderson, Riley Morgan" w:date="2026-01-02T12:34:00Z" w16du:dateUtc="2026-01-02T17:34:00Z">
        <w:r w:rsidR="00C06583">
          <w:t xml:space="preserve">n = </w:t>
        </w:r>
      </w:ins>
      <w:ins w:id="497" w:author="Anderson, Riley Morgan" w:date="2026-01-02T12:35:00Z" w16du:dateUtc="2026-01-02T17:35:00Z">
        <w:r w:rsidR="00C06583">
          <w:t>89</w:t>
        </w:r>
      </w:ins>
      <w:ins w:id="498" w:author="Anderson, Riley Morgan" w:date="2026-01-02T12:44:00Z" w16du:dateUtc="2026-01-02T17:44:00Z">
        <w:r w:rsidR="00C06583">
          <w:t>3</w:t>
        </w:r>
      </w:ins>
      <w:ins w:id="499" w:author="Anderson, Riley Morgan" w:date="2026-01-02T12:35:00Z" w16du:dateUtc="2026-01-02T17:35:00Z">
        <w:r w:rsidR="00C06583">
          <w:t xml:space="preserve"> </w:t>
        </w:r>
      </w:ins>
      <w:del w:id="500" w:author="Anderson, Riley Morgan" w:date="2026-01-02T12:34:00Z" w16du:dateUtc="2026-01-02T17:34:00Z">
        <w:r w:rsidR="00932E4C" w:rsidRPr="006543A8" w:rsidDel="00C06583">
          <w:delText>61</w:delText>
        </w:r>
      </w:del>
      <w:ins w:id="501" w:author="Anderson, Riley Morgan" w:date="2026-01-02T12:34:00Z" w16du:dateUtc="2026-01-02T17:34:00Z">
        <w:r w:rsidR="00C06583">
          <w:t>68.</w:t>
        </w:r>
      </w:ins>
      <w:ins w:id="502" w:author="Anderson, Riley Morgan" w:date="2026-01-02T12:44:00Z" w16du:dateUtc="2026-01-02T17:44:00Z">
        <w:r w:rsidR="00C06583">
          <w:t>5</w:t>
        </w:r>
      </w:ins>
      <w:r w:rsidR="00932E4C" w:rsidRPr="006543A8">
        <w:t>%)</w:t>
      </w:r>
      <w:r w:rsidR="00FD147C" w:rsidRPr="006543A8">
        <w:t xml:space="preserve">, mainly </w:t>
      </w:r>
      <w:r w:rsidR="00FD147C" w:rsidRPr="006543A8">
        <w:rPr>
          <w:i/>
          <w:iCs/>
        </w:rPr>
        <w:t>Bassia</w:t>
      </w:r>
      <w:r w:rsidR="00FD147C" w:rsidRPr="006543A8">
        <w:t>,</w:t>
      </w:r>
      <w:r w:rsidR="00FD147C" w:rsidRPr="006543A8">
        <w:rPr>
          <w:i/>
          <w:iCs/>
        </w:rPr>
        <w:t xml:space="preserve"> Salsola</w:t>
      </w:r>
      <w:r w:rsidR="00FD147C" w:rsidRPr="006543A8">
        <w:t>,</w:t>
      </w:r>
      <w:r w:rsidR="00FD147C" w:rsidRPr="006543A8">
        <w:rPr>
          <w:i/>
          <w:iCs/>
        </w:rPr>
        <w:t xml:space="preserve"> Sisymbrium</w:t>
      </w:r>
      <w:r w:rsidR="00FD147C" w:rsidRPr="006543A8">
        <w:t>,</w:t>
      </w:r>
      <w:r w:rsidR="00FD147C" w:rsidRPr="006543A8">
        <w:rPr>
          <w:i/>
          <w:iCs/>
        </w:rPr>
        <w:t xml:space="preserve"> Amaranthus</w:t>
      </w:r>
      <w:r w:rsidR="00FD147C" w:rsidRPr="006543A8">
        <w:t xml:space="preserve">, and </w:t>
      </w:r>
      <w:r w:rsidR="00FD147C" w:rsidRPr="006543A8">
        <w:rPr>
          <w:i/>
          <w:iCs/>
        </w:rPr>
        <w:t>Kali</w:t>
      </w:r>
      <w:r w:rsidR="00932E4C" w:rsidRPr="006543A8">
        <w:rPr>
          <w:i/>
          <w:iCs/>
        </w:rPr>
        <w:t xml:space="preserve"> spp.</w:t>
      </w:r>
      <w:r w:rsidR="00604236" w:rsidRPr="006543A8">
        <w:t xml:space="preserve"> (Fig. </w:t>
      </w:r>
      <w:r w:rsidR="001945C1" w:rsidRPr="006543A8">
        <w:t>2</w:t>
      </w:r>
      <w:del w:id="503" w:author="Anderson, Riley Morgan" w:date="2026-01-02T12:37:00Z" w16du:dateUtc="2026-01-02T17:37:00Z">
        <w:r w:rsidR="00604236" w:rsidRPr="006543A8" w:rsidDel="00C06583">
          <w:delText>)</w:delText>
        </w:r>
        <w:r w:rsidR="009E556A" w:rsidDel="00C06583">
          <w:delText xml:space="preserve">; </w:delText>
        </w:r>
      </w:del>
      <w:ins w:id="504" w:author="Anderson, Riley Morgan" w:date="2026-01-02T12:37:00Z" w16du:dateUtc="2026-01-02T17:37:00Z">
        <w:r w:rsidR="00C06583" w:rsidRPr="006543A8">
          <w:t>)</w:t>
        </w:r>
        <w:r w:rsidR="00C06583">
          <w:t>.</w:t>
        </w:r>
        <w:r w:rsidR="00C06583">
          <w:t xml:space="preserve"> </w:t>
        </w:r>
      </w:ins>
      <w:del w:id="505" w:author="Anderson, Riley Morgan" w:date="2026-01-02T12:41:00Z" w16du:dateUtc="2026-01-02T17:41:00Z">
        <w:r w:rsidR="006A6E85" w:rsidDel="00C06583">
          <w:delText xml:space="preserve">most common </w:delText>
        </w:r>
        <w:r w:rsidR="006D7905" w:rsidDel="00C06583">
          <w:delText>hosts</w:delText>
        </w:r>
        <w:r w:rsidR="006A6E85" w:rsidDel="00C06583">
          <w:delText xml:space="preserve"> were </w:delText>
        </w:r>
        <w:r w:rsidR="00932E4C" w:rsidRPr="006543A8" w:rsidDel="00C06583">
          <w:delText>mustards (17.9%), Russian thistle (11.3%), kochia (8.6%), nightshades (5.3%), pigweed (2.7%), lambsquarter (2.6%), and a mixture of other Asteraceae and Amaranthaceae (12.5%).</w:delText>
        </w:r>
        <w:r w:rsidR="00FD147C" w:rsidRPr="006543A8" w:rsidDel="00C06583">
          <w:delText xml:space="preserve"> </w:delText>
        </w:r>
      </w:del>
      <w:r w:rsidR="00FD147C" w:rsidRPr="006543A8">
        <w:t>Crop</w:t>
      </w:r>
      <w:ins w:id="506" w:author="Wagstaff, Camille" w:date="2025-12-30T12:39:00Z" w16du:dateUtc="2025-12-30T20:39:00Z">
        <w:r w:rsidR="00AB3030">
          <w:t xml:space="preserve"> genera</w:t>
        </w:r>
      </w:ins>
      <w:del w:id="507" w:author="Wagstaff, Camille" w:date="2025-12-30T12:39:00Z" w16du:dateUtc="2025-12-30T20:39:00Z">
        <w:r w:rsidR="00FD147C" w:rsidRPr="006543A8" w:rsidDel="00AB3030">
          <w:delText>s</w:delText>
        </w:r>
      </w:del>
      <w:r w:rsidR="00FD147C" w:rsidRPr="006543A8">
        <w:t xml:space="preserve"> were also found in </w:t>
      </w:r>
      <w:r w:rsidR="00FD147C" w:rsidRPr="006543A8">
        <w:rPr>
          <w:i/>
          <w:iCs/>
        </w:rPr>
        <w:t>N. tenellus</w:t>
      </w:r>
      <w:r w:rsidR="00FD147C" w:rsidRPr="006543A8">
        <w:t xml:space="preserve"> guts, primarily </w:t>
      </w:r>
      <w:ins w:id="508" w:author="Wagstaff, Camille" w:date="2025-12-05T11:30:00Z" w16du:dateUtc="2025-12-05T19:30:00Z">
        <w:r w:rsidR="00462A93">
          <w:rPr>
            <w:i/>
            <w:iCs/>
          </w:rPr>
          <w:t xml:space="preserve">Solanum, </w:t>
        </w:r>
      </w:ins>
      <w:r w:rsidR="00FD147C" w:rsidRPr="006543A8">
        <w:rPr>
          <w:i/>
          <w:iCs/>
        </w:rPr>
        <w:t>Raphanus</w:t>
      </w:r>
      <w:r w:rsidR="00FD147C" w:rsidRPr="006543A8">
        <w:t xml:space="preserve">, </w:t>
      </w:r>
      <w:r w:rsidR="00FD147C" w:rsidRPr="006543A8">
        <w:rPr>
          <w:i/>
          <w:iCs/>
        </w:rPr>
        <w:t>Cannabis</w:t>
      </w:r>
      <w:r w:rsidR="00FD147C" w:rsidRPr="006543A8">
        <w:t xml:space="preserve">, </w:t>
      </w:r>
      <w:r w:rsidR="00FD147C" w:rsidRPr="006543A8">
        <w:rPr>
          <w:i/>
          <w:iCs/>
        </w:rPr>
        <w:t>Medicago</w:t>
      </w:r>
      <w:r w:rsidR="00FD147C" w:rsidRPr="006543A8">
        <w:t xml:space="preserve">, and </w:t>
      </w:r>
      <w:r w:rsidR="00FD147C" w:rsidRPr="006543A8">
        <w:rPr>
          <w:i/>
          <w:iCs/>
        </w:rPr>
        <w:t>Vigna</w:t>
      </w:r>
      <w:r w:rsidR="00604236" w:rsidRPr="006543A8">
        <w:t xml:space="preserve"> (Fig. </w:t>
      </w:r>
      <w:r w:rsidR="001945C1" w:rsidRPr="006543A8">
        <w:t>2</w:t>
      </w:r>
      <w:r w:rsidR="00604236" w:rsidRPr="006543A8">
        <w:t>)</w:t>
      </w:r>
      <w:r w:rsidR="00FD147C" w:rsidRPr="006543A8">
        <w:t>.</w:t>
      </w:r>
      <w:ins w:id="509" w:author="Anderson, Riley Morgan" w:date="2026-01-02T12:41:00Z" w16du:dateUtc="2026-01-02T17:41:00Z">
        <w:r w:rsidR="00C06583">
          <w:t xml:space="preserve"> Crops</w:t>
        </w:r>
      </w:ins>
      <w:ins w:id="510" w:author="Anderson, Riley Morgan" w:date="2026-01-02T12:42:00Z" w16du:dateUtc="2026-01-02T17:42:00Z">
        <w:r w:rsidR="00C06583">
          <w:t xml:space="preserve"> accounted for 26.3% (n = 34</w:t>
        </w:r>
      </w:ins>
      <w:ins w:id="511" w:author="Anderson, Riley Morgan" w:date="2026-01-02T12:44:00Z" w16du:dateUtc="2026-01-02T17:44:00Z">
        <w:r w:rsidR="00C06583">
          <w:t>3</w:t>
        </w:r>
      </w:ins>
      <w:ins w:id="512" w:author="Anderson, Riley Morgan" w:date="2026-01-02T12:42:00Z" w16du:dateUtc="2026-01-02T17:42:00Z">
        <w:r w:rsidR="00C06583">
          <w:t>) of all plants found in guts.</w:t>
        </w:r>
      </w:ins>
      <w:r w:rsidR="00FD147C" w:rsidRPr="006543A8">
        <w:t xml:space="preserve"> </w:t>
      </w:r>
      <w:r w:rsidR="006A6E85">
        <w:t>W</w:t>
      </w:r>
      <w:r w:rsidR="00FD147C" w:rsidRPr="006543A8">
        <w:t xml:space="preserve">e also detected multiple tree </w:t>
      </w:r>
      <w:ins w:id="513" w:author="Wagstaff, Camille" w:date="2025-12-30T12:40:00Z" w16du:dateUtc="2025-12-30T20:40:00Z">
        <w:r w:rsidR="00AB3030">
          <w:t>genera</w:t>
        </w:r>
      </w:ins>
      <w:del w:id="514" w:author="Wagstaff, Camille" w:date="2025-12-30T12:40:00Z" w16du:dateUtc="2025-12-30T20:40:00Z">
        <w:r w:rsidR="00FD147C" w:rsidRPr="006543A8" w:rsidDel="00AB3030">
          <w:delText>species</w:delText>
        </w:r>
      </w:del>
      <w:r w:rsidR="00932E4C" w:rsidRPr="006543A8">
        <w:t xml:space="preserve">, </w:t>
      </w:r>
      <w:ins w:id="515" w:author="Anderson, Riley Morgan" w:date="2026-01-02T12:45:00Z" w16du:dateUtc="2026-01-02T17:45:00Z">
        <w:r w:rsidR="00912919">
          <w:t>although trees were comparatively rare in guts (n = 67, 5.1 %).</w:t>
        </w:r>
      </w:ins>
      <w:del w:id="516" w:author="Anderson, Riley Morgan" w:date="2026-01-02T12:46:00Z" w16du:dateUtc="2026-01-02T17:46:00Z">
        <w:r w:rsidR="00932E4C" w:rsidRPr="006543A8" w:rsidDel="00912919">
          <w:delText xml:space="preserve">especially </w:delText>
        </w:r>
        <w:r w:rsidR="00932E4C" w:rsidRPr="006543A8" w:rsidDel="00912919">
          <w:rPr>
            <w:i/>
            <w:iCs/>
          </w:rPr>
          <w:delText>Tilia</w:delText>
        </w:r>
        <w:r w:rsidR="00932E4C" w:rsidRPr="006543A8" w:rsidDel="00912919">
          <w:delText xml:space="preserve"> spp. or linden</w:delText>
        </w:r>
        <w:r w:rsidR="00604236" w:rsidRPr="006543A8" w:rsidDel="00912919">
          <w:delText xml:space="preserve"> </w:delText>
        </w:r>
        <w:r w:rsidR="00932E4C" w:rsidRPr="006543A8" w:rsidDel="00912919">
          <w:delText xml:space="preserve">trees </w:delText>
        </w:r>
        <w:r w:rsidR="00604236" w:rsidRPr="006543A8" w:rsidDel="00912919">
          <w:delText xml:space="preserve">(Fig. </w:delText>
        </w:r>
        <w:r w:rsidR="001945C1" w:rsidRPr="006543A8" w:rsidDel="00912919">
          <w:delText>2</w:delText>
        </w:r>
        <w:r w:rsidR="00604236" w:rsidRPr="006543A8" w:rsidDel="00912919">
          <w:delText>)</w:delText>
        </w:r>
        <w:r w:rsidR="0013160D" w:rsidRPr="006543A8" w:rsidDel="00912919">
          <w:delText>.</w:delText>
        </w:r>
      </w:del>
      <w:r w:rsidR="0013160D" w:rsidRPr="006543A8">
        <w:t xml:space="preserve"> </w:t>
      </w:r>
      <w:r w:rsidR="006A6E85" w:rsidRPr="006543A8">
        <w:t xml:space="preserve">Across all samples, </w:t>
      </w:r>
      <w:r w:rsidR="006A6E85" w:rsidRPr="006543A8">
        <w:rPr>
          <w:i/>
          <w:iCs/>
        </w:rPr>
        <w:t>N. tenellus</w:t>
      </w:r>
      <w:r w:rsidR="006A6E85" w:rsidRPr="006543A8">
        <w:t xml:space="preserve"> individuals fed on a median of five plant species, four genera, and three families</w:t>
      </w:r>
      <w:ins w:id="517" w:author="Wagstaff, Camille" w:date="2025-12-30T12:40:00Z" w16du:dateUtc="2025-12-30T20:40:00Z">
        <w:r w:rsidR="00AB3030">
          <w:t xml:space="preserve"> represented in gut contents</w:t>
        </w:r>
      </w:ins>
      <w:r w:rsidR="009E556A">
        <w:t xml:space="preserve">, although </w:t>
      </w:r>
      <w:r w:rsidR="009E556A">
        <w:lastRenderedPageBreak/>
        <w:t>individual</w:t>
      </w:r>
      <w:ins w:id="518" w:author="Wagstaff, Camille" w:date="2025-12-30T11:42:00Z" w16du:dateUtc="2025-12-30T19:42:00Z">
        <w:r w:rsidR="00D718D2">
          <w:t>s</w:t>
        </w:r>
      </w:ins>
      <w:r w:rsidR="009E556A">
        <w:t xml:space="preserve"> </w:t>
      </w:r>
      <w:del w:id="519" w:author="Wagstaff, Camille" w:date="2025-12-30T11:42:00Z" w16du:dateUtc="2025-12-30T19:42:00Z">
        <w:r w:rsidR="009E556A" w:rsidDel="00D718D2">
          <w:delText xml:space="preserve">leafhoppers </w:delText>
        </w:r>
      </w:del>
      <w:r w:rsidR="009E556A">
        <w:t>ranged from 1 to 20 species</w:t>
      </w:r>
      <w:ins w:id="520" w:author="Wagstaff, Camille" w:date="2025-12-30T11:43:00Z" w16du:dateUtc="2025-12-30T19:43:00Z">
        <w:r w:rsidR="00770EC9">
          <w:t xml:space="preserve"> in gut contents</w:t>
        </w:r>
      </w:ins>
      <w:r w:rsidR="006A6E85" w:rsidRPr="006543A8">
        <w:t>.</w:t>
      </w:r>
      <w:r w:rsidR="009E556A">
        <w:t xml:space="preserve"> </w:t>
      </w:r>
      <w:ins w:id="521" w:author="Wagstaff, Camille" w:date="2025-12-30T11:33:00Z">
        <w:r w:rsidR="001839AB" w:rsidRPr="001839AB">
          <w:t xml:space="preserve">Consistent with the range observed, individual feeding breadth showed high variability at the </w:t>
        </w:r>
      </w:ins>
      <w:del w:id="522" w:author="Wagstaff, Camille" w:date="2025-12-30T11:33:00Z" w16du:dateUtc="2025-12-30T19:33:00Z">
        <w:r w:rsidR="006A6E85" w:rsidRPr="006543A8" w:rsidDel="001839AB">
          <w:delText>The</w:delText>
        </w:r>
        <w:r w:rsidR="006D7905" w:rsidDel="001839AB">
          <w:delText>re was</w:delText>
        </w:r>
        <w:r w:rsidR="006D7905" w:rsidRPr="006543A8" w:rsidDel="001839AB">
          <w:delText xml:space="preserve"> greater heterogeneity in sp</w:delText>
        </w:r>
        <w:r w:rsidR="006D7905" w:rsidRPr="00E92A16" w:rsidDel="001839AB">
          <w:delText xml:space="preserve">ecies-level feeding </w:delText>
        </w:r>
        <w:r w:rsidR="006A6E85" w:rsidRPr="00E92A16" w:rsidDel="001839AB">
          <w:delText xml:space="preserve">at the </w:delText>
        </w:r>
      </w:del>
      <w:ins w:id="523" w:author="Wagstaff, Camille" w:date="2025-12-30T12:41:00Z" w16du:dateUtc="2025-12-30T20:41:00Z">
        <w:r w:rsidR="00AB3030">
          <w:t xml:space="preserve">plant </w:t>
        </w:r>
      </w:ins>
      <w:r w:rsidR="006A6E85" w:rsidRPr="00E92A16">
        <w:t>species level (</w:t>
      </w:r>
      <w:r w:rsidR="009E556A">
        <w:t xml:space="preserve">SD = </w:t>
      </w:r>
      <w:r w:rsidR="006A6E85" w:rsidRPr="00E92A16">
        <w:t>3.92).</w:t>
      </w:r>
    </w:p>
    <w:p w14:paraId="3A3880C1" w14:textId="2275B9AF" w:rsidR="00E92A16" w:rsidDel="00437260" w:rsidRDefault="00F44516" w:rsidP="00635904">
      <w:pPr>
        <w:spacing w:after="0" w:line="480" w:lineRule="auto"/>
        <w:ind w:firstLine="540"/>
        <w:rPr>
          <w:del w:id="524" w:author="Wagstaff, Camille" w:date="2025-12-30T11:46:00Z" w16du:dateUtc="2025-12-30T19:46:00Z"/>
          <w:rFonts w:ascii="Times New Roman" w:hAnsi="Times New Roman" w:cs="Times New Roman"/>
          <w:sz w:val="24"/>
          <w:szCs w:val="24"/>
        </w:rPr>
      </w:pPr>
      <w:bookmarkStart w:id="525" w:name="_Hlk215828116"/>
      <w:ins w:id="526" w:author="Wagstaff, Camille" w:date="2025-12-30T11:43:00Z" w16du:dateUtc="2025-12-30T19:43:00Z">
        <w:r>
          <w:rPr>
            <w:rFonts w:ascii="Times New Roman" w:hAnsi="Times New Roman" w:cs="Times New Roman"/>
            <w:sz w:val="24"/>
            <w:szCs w:val="24"/>
          </w:rPr>
          <w:t xml:space="preserve">Beet leafhopper </w:t>
        </w:r>
      </w:ins>
      <w:ins w:id="527" w:author="Wagstaff, Camille" w:date="2025-12-05T11:42:00Z">
        <w:r w:rsidR="0095047D" w:rsidRPr="0095047D">
          <w:rPr>
            <w:rFonts w:ascii="Times New Roman" w:hAnsi="Times New Roman" w:cs="Times New Roman"/>
            <w:sz w:val="24"/>
            <w:szCs w:val="24"/>
          </w:rPr>
          <w:t xml:space="preserve">infection status (BCTV, CPt, or both) </w:t>
        </w:r>
      </w:ins>
      <w:ins w:id="528" w:author="Wagstaff, Camille" w:date="2025-12-30T11:44:00Z" w16du:dateUtc="2025-12-30T19:44:00Z">
        <w:r w:rsidR="008B7B85">
          <w:rPr>
            <w:rFonts w:ascii="Times New Roman" w:hAnsi="Times New Roman" w:cs="Times New Roman"/>
            <w:sz w:val="24"/>
            <w:szCs w:val="24"/>
          </w:rPr>
          <w:t>varied independently</w:t>
        </w:r>
        <w:r w:rsidR="008B7B85" w:rsidRPr="0095047D">
          <w:rPr>
            <w:rFonts w:ascii="Times New Roman" w:hAnsi="Times New Roman" w:cs="Times New Roman"/>
            <w:sz w:val="24"/>
            <w:szCs w:val="24"/>
          </w:rPr>
          <w:t xml:space="preserve"> across crop types </w:t>
        </w:r>
      </w:ins>
      <w:ins w:id="529" w:author="Wagstaff, Camille" w:date="2025-12-05T11:42:00Z">
        <w:r w:rsidR="0095047D" w:rsidRPr="0095047D">
          <w:rPr>
            <w:rFonts w:ascii="Times New Roman" w:hAnsi="Times New Roman" w:cs="Times New Roman"/>
            <w:sz w:val="24"/>
            <w:szCs w:val="24"/>
          </w:rPr>
          <w:t xml:space="preserve">(F₆ = 0.89, P = 0.50), </w:t>
        </w:r>
      </w:ins>
      <w:bookmarkEnd w:id="525"/>
      <w:ins w:id="530" w:author="Anderson, Riley Morgan" w:date="2026-01-02T12:50:00Z" w16du:dateUtc="2026-01-02T17:50:00Z">
        <w:r w:rsidR="00912919">
          <w:rPr>
            <w:rFonts w:ascii="Times New Roman" w:hAnsi="Times New Roman" w:cs="Times New Roman"/>
            <w:sz w:val="24"/>
            <w:szCs w:val="24"/>
          </w:rPr>
          <w:t xml:space="preserve">that is, crops, </w:t>
        </w:r>
      </w:ins>
      <w:ins w:id="531" w:author="Anderson, Riley Morgan" w:date="2026-01-02T12:51:00Z" w16du:dateUtc="2026-01-02T17:51:00Z">
        <w:r w:rsidR="00912919">
          <w:rPr>
            <w:rFonts w:ascii="Times New Roman" w:hAnsi="Times New Roman" w:cs="Times New Roman"/>
            <w:sz w:val="24"/>
            <w:szCs w:val="24"/>
          </w:rPr>
          <w:t>non-crops</w:t>
        </w:r>
      </w:ins>
      <w:ins w:id="532" w:author="Anderson, Riley Morgan" w:date="2026-01-02T12:50:00Z" w16du:dateUtc="2026-01-02T17:50:00Z">
        <w:r w:rsidR="00912919">
          <w:rPr>
            <w:rFonts w:ascii="Times New Roman" w:hAnsi="Times New Roman" w:cs="Times New Roman"/>
            <w:sz w:val="24"/>
            <w:szCs w:val="24"/>
          </w:rPr>
          <w:t>, and trees all had similar infection proport</w:t>
        </w:r>
      </w:ins>
      <w:ins w:id="533" w:author="Anderson, Riley Morgan" w:date="2026-01-02T12:51:00Z" w16du:dateUtc="2026-01-02T17:51:00Z">
        <w:r w:rsidR="00912919">
          <w:rPr>
            <w:rFonts w:ascii="Times New Roman" w:hAnsi="Times New Roman" w:cs="Times New Roman"/>
            <w:sz w:val="24"/>
            <w:szCs w:val="24"/>
          </w:rPr>
          <w:t>ions</w:t>
        </w:r>
      </w:ins>
      <w:ins w:id="534" w:author="Wagstaff, Camille" w:date="2025-12-30T11:44:00Z" w16du:dateUtc="2025-12-30T19:44:00Z">
        <w:del w:id="535" w:author="Anderson, Riley Morgan" w:date="2026-01-02T12:51:00Z" w16du:dateUtc="2026-01-02T17:51:00Z">
          <w:r w:rsidR="008B7B85" w:rsidDel="00912919">
            <w:rPr>
              <w:rFonts w:ascii="Times New Roman" w:hAnsi="Times New Roman" w:cs="Times New Roman"/>
              <w:sz w:val="24"/>
              <w:szCs w:val="24"/>
            </w:rPr>
            <w:delText xml:space="preserve">suggesting </w:delText>
          </w:r>
        </w:del>
        <w:del w:id="536" w:author="Anderson, Riley Morgan" w:date="2026-01-02T12:49:00Z" w16du:dateUtc="2026-01-02T17:49:00Z">
          <w:r w:rsidR="008B7B85" w:rsidDel="00912919">
            <w:rPr>
              <w:rFonts w:ascii="Times New Roman" w:hAnsi="Times New Roman" w:cs="Times New Roman"/>
              <w:sz w:val="24"/>
              <w:szCs w:val="24"/>
            </w:rPr>
            <w:delText>crops</w:delText>
          </w:r>
        </w:del>
        <w:del w:id="537" w:author="Anderson, Riley Morgan" w:date="2026-01-02T12:51:00Z" w16du:dateUtc="2026-01-02T17:51:00Z">
          <w:r w:rsidR="008B7B85" w:rsidDel="00912919">
            <w:rPr>
              <w:rFonts w:ascii="Times New Roman" w:hAnsi="Times New Roman" w:cs="Times New Roman"/>
              <w:sz w:val="24"/>
              <w:szCs w:val="24"/>
            </w:rPr>
            <w:delText xml:space="preserve"> did not have distinct infection proportions</w:delText>
          </w:r>
        </w:del>
        <w:r w:rsidR="008B7B85">
          <w:rPr>
            <w:rFonts w:ascii="Times New Roman" w:hAnsi="Times New Roman" w:cs="Times New Roman"/>
            <w:sz w:val="24"/>
            <w:szCs w:val="24"/>
          </w:rPr>
          <w:t>.</w:t>
        </w:r>
      </w:ins>
      <w:ins w:id="538" w:author="Wagstaff, Camille" w:date="2025-12-05T11:55:00Z" w16du:dateUtc="2025-12-05T19:55:00Z">
        <w:r w:rsidR="00B94707">
          <w:rPr>
            <w:rFonts w:ascii="Times New Roman" w:hAnsi="Times New Roman" w:cs="Times New Roman"/>
            <w:sz w:val="24"/>
            <w:szCs w:val="24"/>
          </w:rPr>
          <w:t xml:space="preserve"> </w:t>
        </w:r>
      </w:ins>
      <w:del w:id="539" w:author="Wagstaff, Camille" w:date="2025-12-05T11:55:00Z" w16du:dateUtc="2025-12-05T19:55:00Z">
        <w:r w:rsidR="00E92A16" w:rsidRPr="00B31CB3" w:rsidDel="00B94707">
          <w:rPr>
            <w:rFonts w:ascii="Times New Roman" w:hAnsi="Times New Roman" w:cs="Times New Roman"/>
            <w:sz w:val="24"/>
            <w:szCs w:val="24"/>
          </w:rPr>
          <w:delText xml:space="preserve">Most </w:delText>
        </w:r>
        <w:r w:rsidR="00E92A16" w:rsidRPr="00B31CB3" w:rsidDel="00B94707">
          <w:rPr>
            <w:rFonts w:ascii="Times New Roman" w:hAnsi="Times New Roman" w:cs="Times New Roman"/>
            <w:i/>
            <w:iCs/>
            <w:sz w:val="24"/>
            <w:szCs w:val="24"/>
          </w:rPr>
          <w:delText>N. tenellus</w:delText>
        </w:r>
        <w:r w:rsidR="00E92A16" w:rsidRPr="00B31CB3" w:rsidDel="00B94707">
          <w:rPr>
            <w:rFonts w:ascii="Times New Roman" w:hAnsi="Times New Roman" w:cs="Times New Roman"/>
            <w:sz w:val="24"/>
            <w:szCs w:val="24"/>
          </w:rPr>
          <w:delText xml:space="preserve"> individuals were uninfectious, and infection status (BCTV, CPt, or both) did not differ across crop types (F₆ = 0.89, </w:delText>
        </w:r>
        <w:r w:rsidR="00E92A16" w:rsidRPr="003B0956" w:rsidDel="00B94707">
          <w:rPr>
            <w:rFonts w:ascii="Times New Roman" w:hAnsi="Times New Roman" w:cs="Times New Roman"/>
            <w:i/>
            <w:iCs/>
            <w:sz w:val="24"/>
            <w:szCs w:val="24"/>
          </w:rPr>
          <w:delText>P</w:delText>
        </w:r>
        <w:r w:rsidR="00E92A16" w:rsidRPr="00B31CB3" w:rsidDel="00B94707">
          <w:rPr>
            <w:rFonts w:ascii="Times New Roman" w:hAnsi="Times New Roman" w:cs="Times New Roman"/>
            <w:sz w:val="24"/>
            <w:szCs w:val="24"/>
          </w:rPr>
          <w:delText xml:space="preserve"> = 0.50). </w:delText>
        </w:r>
      </w:del>
      <w:r w:rsidR="00E92A16" w:rsidRPr="00E92A16">
        <w:rPr>
          <w:rFonts w:ascii="Times New Roman" w:hAnsi="Times New Roman" w:cs="Times New Roman"/>
          <w:sz w:val="24"/>
          <w:szCs w:val="24"/>
        </w:rPr>
        <w:t>N</w:t>
      </w:r>
      <w:r w:rsidR="00E92A16" w:rsidRPr="00B31CB3">
        <w:rPr>
          <w:rFonts w:ascii="Times New Roman" w:hAnsi="Times New Roman" w:cs="Times New Roman"/>
          <w:sz w:val="24"/>
          <w:szCs w:val="24"/>
        </w:rPr>
        <w:t>either pathogen infection nor s</w:t>
      </w:r>
      <w:ins w:id="540" w:author="Wagstaff, Camille" w:date="2025-12-30T11:44:00Z" w16du:dateUtc="2025-12-30T19:44:00Z">
        <w:r w:rsidR="008B7B85">
          <w:rPr>
            <w:rFonts w:ascii="Times New Roman" w:hAnsi="Times New Roman" w:cs="Times New Roman"/>
            <w:sz w:val="24"/>
            <w:szCs w:val="24"/>
          </w:rPr>
          <w:t>ite</w:t>
        </w:r>
      </w:ins>
      <w:del w:id="541" w:author="Wagstaff, Camille" w:date="2025-12-30T11:44:00Z" w16du:dateUtc="2025-12-30T19:44:00Z">
        <w:r w:rsidR="00E92A16" w:rsidRPr="00B31CB3" w:rsidDel="008B7B85">
          <w:rPr>
            <w:rFonts w:ascii="Times New Roman" w:hAnsi="Times New Roman" w:cs="Times New Roman"/>
            <w:sz w:val="24"/>
            <w:szCs w:val="24"/>
          </w:rPr>
          <w:delText>ampling</w:delText>
        </w:r>
      </w:del>
      <w:r w:rsidR="00E92A16" w:rsidRPr="00B31CB3">
        <w:rPr>
          <w:rFonts w:ascii="Times New Roman" w:hAnsi="Times New Roman" w:cs="Times New Roman"/>
          <w:sz w:val="24"/>
          <w:szCs w:val="24"/>
        </w:rPr>
        <w:t xml:space="preserve"> location shaped dietary diversity</w:t>
      </w:r>
      <w:ins w:id="542" w:author="Wagstaff, Camille" w:date="2025-12-30T11:44:00Z" w16du:dateUtc="2025-12-30T19:44:00Z">
        <w:r w:rsidR="008B7B85">
          <w:rPr>
            <w:rFonts w:ascii="Times New Roman" w:hAnsi="Times New Roman" w:cs="Times New Roman"/>
            <w:sz w:val="24"/>
            <w:szCs w:val="24"/>
          </w:rPr>
          <w:t>,</w:t>
        </w:r>
      </w:ins>
      <w:r w:rsidR="00E92A16" w:rsidRPr="00E92A16">
        <w:rPr>
          <w:rFonts w:ascii="Times New Roman" w:hAnsi="Times New Roman" w:cs="Times New Roman"/>
          <w:sz w:val="24"/>
          <w:szCs w:val="24"/>
        </w:rPr>
        <w:t xml:space="preserve"> as</w:t>
      </w:r>
      <w:del w:id="543" w:author="Wagstaff, Camille" w:date="2025-12-30T11:44:00Z" w16du:dateUtc="2025-12-30T19:44:00Z">
        <w:r w:rsidR="00E92A16" w:rsidRPr="00E92A16" w:rsidDel="008B7B85">
          <w:rPr>
            <w:rFonts w:ascii="Times New Roman" w:hAnsi="Times New Roman" w:cs="Times New Roman"/>
            <w:sz w:val="24"/>
            <w:szCs w:val="24"/>
          </w:rPr>
          <w:delText xml:space="preserve"> t</w:delText>
        </w:r>
        <w:r w:rsidR="00E92A16" w:rsidRPr="00B31CB3" w:rsidDel="008B7B85">
          <w:rPr>
            <w:rFonts w:ascii="Times New Roman" w:hAnsi="Times New Roman" w:cs="Times New Roman"/>
            <w:sz w:val="24"/>
            <w:szCs w:val="24"/>
          </w:rPr>
          <w:delText>he</w:delText>
        </w:r>
      </w:del>
      <w:r w:rsidR="00E92A16" w:rsidRPr="00B31CB3">
        <w:rPr>
          <w:rFonts w:ascii="Times New Roman" w:hAnsi="Times New Roman" w:cs="Times New Roman"/>
          <w:sz w:val="24"/>
          <w:szCs w:val="24"/>
        </w:rPr>
        <w:t xml:space="preserve"> plant community composition in </w:t>
      </w:r>
      <w:r w:rsidR="00E92A16" w:rsidRPr="00B31CB3">
        <w:rPr>
          <w:rFonts w:ascii="Times New Roman" w:hAnsi="Times New Roman" w:cs="Times New Roman"/>
          <w:i/>
          <w:iCs/>
          <w:sz w:val="24"/>
          <w:szCs w:val="24"/>
        </w:rPr>
        <w:t>N. tenellus</w:t>
      </w:r>
      <w:r w:rsidR="00E92A16" w:rsidRPr="00B31CB3">
        <w:rPr>
          <w:rFonts w:ascii="Times New Roman" w:hAnsi="Times New Roman" w:cs="Times New Roman"/>
          <w:sz w:val="24"/>
          <w:szCs w:val="24"/>
        </w:rPr>
        <w:t xml:space="preserve"> guts was not influenced by CPt infection status </w:t>
      </w:r>
      <w:ins w:id="544" w:author="Wagstaff, Camille" w:date="2025-12-30T11:45:00Z" w16du:dateUtc="2025-12-30T19:45:00Z">
        <w:r w:rsidR="000D3054" w:rsidRPr="00B31CB3">
          <w:rPr>
            <w:rFonts w:ascii="Times New Roman" w:hAnsi="Times New Roman" w:cs="Times New Roman"/>
            <w:sz w:val="24"/>
            <w:szCs w:val="24"/>
          </w:rPr>
          <w:t xml:space="preserve">(F₁ = </w:t>
        </w:r>
        <w:r w:rsidR="000D3054">
          <w:rPr>
            <w:rFonts w:ascii="Times New Roman" w:hAnsi="Times New Roman" w:cs="Times New Roman"/>
            <w:sz w:val="24"/>
            <w:szCs w:val="24"/>
          </w:rPr>
          <w:t>1.44</w:t>
        </w:r>
        <w:r w:rsidR="000D3054" w:rsidRPr="00B31CB3">
          <w:rPr>
            <w:rFonts w:ascii="Times New Roman" w:hAnsi="Times New Roman" w:cs="Times New Roman"/>
            <w:sz w:val="24"/>
            <w:szCs w:val="24"/>
          </w:rPr>
          <w:t>, P</w:t>
        </w:r>
        <w:r w:rsidR="000D3054" w:rsidRPr="003B0956">
          <w:rPr>
            <w:rFonts w:ascii="Times New Roman" w:hAnsi="Times New Roman" w:cs="Times New Roman"/>
            <w:i/>
            <w:iCs/>
            <w:sz w:val="24"/>
            <w:szCs w:val="24"/>
          </w:rPr>
          <w:t xml:space="preserve"> </w:t>
        </w:r>
        <w:r w:rsidR="000D3054" w:rsidRPr="00B31CB3">
          <w:rPr>
            <w:rFonts w:ascii="Times New Roman" w:hAnsi="Times New Roman" w:cs="Times New Roman"/>
            <w:sz w:val="24"/>
            <w:szCs w:val="24"/>
          </w:rPr>
          <w:t>= 0.</w:t>
        </w:r>
        <w:r w:rsidR="000D3054">
          <w:rPr>
            <w:rFonts w:ascii="Times New Roman" w:hAnsi="Times New Roman" w:cs="Times New Roman"/>
            <w:sz w:val="24"/>
            <w:szCs w:val="24"/>
          </w:rPr>
          <w:t>30</w:t>
        </w:r>
        <w:r w:rsidR="000D3054" w:rsidRPr="00B31CB3">
          <w:rPr>
            <w:rFonts w:ascii="Times New Roman" w:hAnsi="Times New Roman" w:cs="Times New Roman"/>
            <w:sz w:val="24"/>
            <w:szCs w:val="24"/>
          </w:rPr>
          <w:t>) or region (F₄ = 1.</w:t>
        </w:r>
        <w:r w:rsidR="000D3054">
          <w:rPr>
            <w:rFonts w:ascii="Times New Roman" w:hAnsi="Times New Roman" w:cs="Times New Roman"/>
            <w:sz w:val="24"/>
            <w:szCs w:val="24"/>
          </w:rPr>
          <w:t>3</w:t>
        </w:r>
        <w:r w:rsidR="000D3054" w:rsidRPr="00B31CB3">
          <w:rPr>
            <w:rFonts w:ascii="Times New Roman" w:hAnsi="Times New Roman" w:cs="Times New Roman"/>
            <w:sz w:val="24"/>
            <w:szCs w:val="24"/>
          </w:rPr>
          <w:t xml:space="preserve">8, </w:t>
        </w:r>
        <w:r w:rsidR="000D3054" w:rsidRPr="003B0956">
          <w:rPr>
            <w:rFonts w:ascii="Times New Roman" w:hAnsi="Times New Roman" w:cs="Times New Roman"/>
            <w:i/>
            <w:iCs/>
            <w:sz w:val="24"/>
            <w:szCs w:val="24"/>
          </w:rPr>
          <w:t>P</w:t>
        </w:r>
        <w:r w:rsidR="000D3054" w:rsidRPr="00B31CB3">
          <w:rPr>
            <w:rFonts w:ascii="Times New Roman" w:hAnsi="Times New Roman" w:cs="Times New Roman"/>
            <w:sz w:val="24"/>
            <w:szCs w:val="24"/>
          </w:rPr>
          <w:t xml:space="preserve"> = 0.</w:t>
        </w:r>
        <w:r w:rsidR="000D3054">
          <w:rPr>
            <w:rFonts w:ascii="Times New Roman" w:hAnsi="Times New Roman" w:cs="Times New Roman"/>
            <w:sz w:val="24"/>
            <w:szCs w:val="24"/>
          </w:rPr>
          <w:t>38</w:t>
        </w:r>
      </w:ins>
      <w:del w:id="545" w:author="Wagstaff, Camille" w:date="2025-12-30T11:45:00Z" w16du:dateUtc="2025-12-30T19:45:00Z">
        <w:r w:rsidR="00E92A16" w:rsidRPr="00B31CB3" w:rsidDel="000D3054">
          <w:rPr>
            <w:rFonts w:ascii="Times New Roman" w:hAnsi="Times New Roman" w:cs="Times New Roman"/>
            <w:sz w:val="24"/>
            <w:szCs w:val="24"/>
          </w:rPr>
          <w:delText>(F₁ = 0.72, P</w:delText>
        </w:r>
        <w:r w:rsidR="00E92A16" w:rsidRPr="003B0956" w:rsidDel="000D3054">
          <w:rPr>
            <w:rFonts w:ascii="Times New Roman" w:hAnsi="Times New Roman" w:cs="Times New Roman"/>
            <w:i/>
            <w:iCs/>
            <w:sz w:val="24"/>
            <w:szCs w:val="24"/>
          </w:rPr>
          <w:delText xml:space="preserve"> </w:delText>
        </w:r>
        <w:r w:rsidR="00E92A16" w:rsidRPr="00B31CB3" w:rsidDel="000D3054">
          <w:rPr>
            <w:rFonts w:ascii="Times New Roman" w:hAnsi="Times New Roman" w:cs="Times New Roman"/>
            <w:sz w:val="24"/>
            <w:szCs w:val="24"/>
          </w:rPr>
          <w:delText xml:space="preserve">= 0.68) or region (F₄ = 1.08, </w:delText>
        </w:r>
        <w:r w:rsidR="00E92A16" w:rsidRPr="003B0956" w:rsidDel="000D3054">
          <w:rPr>
            <w:rFonts w:ascii="Times New Roman" w:hAnsi="Times New Roman" w:cs="Times New Roman"/>
            <w:i/>
            <w:iCs/>
            <w:sz w:val="24"/>
            <w:szCs w:val="24"/>
          </w:rPr>
          <w:delText>P</w:delText>
        </w:r>
        <w:r w:rsidR="00E92A16" w:rsidRPr="00B31CB3" w:rsidDel="000D3054">
          <w:rPr>
            <w:rFonts w:ascii="Times New Roman" w:hAnsi="Times New Roman" w:cs="Times New Roman"/>
            <w:sz w:val="24"/>
            <w:szCs w:val="24"/>
          </w:rPr>
          <w:delText xml:space="preserve"> = 0.60</w:delText>
        </w:r>
      </w:del>
      <w:r w:rsidR="00E92A16" w:rsidRPr="00B31CB3">
        <w:rPr>
          <w:rFonts w:ascii="Times New Roman" w:hAnsi="Times New Roman" w:cs="Times New Roman"/>
          <w:sz w:val="24"/>
          <w:szCs w:val="24"/>
        </w:rPr>
        <w:t xml:space="preserve">). In contrast, BCTV infection status had a </w:t>
      </w:r>
      <w:del w:id="546" w:author="Wagstaff, Camille" w:date="2025-12-30T11:45:00Z" w16du:dateUtc="2025-12-30T19:45:00Z">
        <w:r w:rsidR="00E92A16" w:rsidRPr="00B31CB3" w:rsidDel="000D3054">
          <w:rPr>
            <w:rFonts w:ascii="Times New Roman" w:hAnsi="Times New Roman" w:cs="Times New Roman"/>
            <w:sz w:val="24"/>
            <w:szCs w:val="24"/>
          </w:rPr>
          <w:delText xml:space="preserve">statistically </w:delText>
        </w:r>
      </w:del>
      <w:r w:rsidR="00E92A16" w:rsidRPr="00B31CB3">
        <w:rPr>
          <w:rFonts w:ascii="Times New Roman" w:hAnsi="Times New Roman" w:cs="Times New Roman"/>
          <w:sz w:val="24"/>
          <w:szCs w:val="24"/>
        </w:rPr>
        <w:t xml:space="preserve">significant </w:t>
      </w:r>
      <w:del w:id="547" w:author="Wagstaff, Camille" w:date="2025-12-30T11:46:00Z" w16du:dateUtc="2025-12-30T19:46:00Z">
        <w:r w:rsidR="00E92A16" w:rsidRPr="00B31CB3" w:rsidDel="000D3054">
          <w:rPr>
            <w:rFonts w:ascii="Times New Roman" w:hAnsi="Times New Roman" w:cs="Times New Roman"/>
            <w:sz w:val="24"/>
            <w:szCs w:val="24"/>
          </w:rPr>
          <w:delText xml:space="preserve">but biologically minimal </w:delText>
        </w:r>
      </w:del>
      <w:r w:rsidR="00E92A16" w:rsidRPr="00B31CB3">
        <w:rPr>
          <w:rFonts w:ascii="Times New Roman" w:hAnsi="Times New Roman" w:cs="Times New Roman"/>
          <w:sz w:val="24"/>
          <w:szCs w:val="24"/>
        </w:rPr>
        <w:t xml:space="preserve">effect on </w:t>
      </w:r>
      <w:del w:id="548" w:author="Wagstaff, Camille" w:date="2025-12-30T11:46:00Z" w16du:dateUtc="2025-12-30T19:46:00Z">
        <w:r w:rsidR="00E92A16" w:rsidRPr="00B31CB3" w:rsidDel="000D3054">
          <w:rPr>
            <w:rFonts w:ascii="Times New Roman" w:hAnsi="Times New Roman" w:cs="Times New Roman"/>
            <w:sz w:val="24"/>
            <w:szCs w:val="24"/>
          </w:rPr>
          <w:delText>gut</w:delText>
        </w:r>
      </w:del>
      <w:r w:rsidR="00E92A16" w:rsidRPr="00B31CB3">
        <w:rPr>
          <w:rFonts w:ascii="Times New Roman" w:hAnsi="Times New Roman" w:cs="Times New Roman"/>
          <w:sz w:val="24"/>
          <w:szCs w:val="24"/>
        </w:rPr>
        <w:t xml:space="preserve"> plant composition</w:t>
      </w:r>
      <w:ins w:id="549" w:author="Wagstaff, Camille" w:date="2025-12-30T11:46:00Z" w16du:dateUtc="2025-12-30T19:46:00Z">
        <w:r w:rsidR="000D3054">
          <w:rPr>
            <w:rFonts w:ascii="Times New Roman" w:hAnsi="Times New Roman" w:cs="Times New Roman"/>
            <w:sz w:val="24"/>
            <w:szCs w:val="24"/>
          </w:rPr>
          <w:t xml:space="preserve"> found in leafhopper guts</w:t>
        </w:r>
      </w:ins>
      <w:r w:rsidR="00E92A16" w:rsidRPr="00B31CB3">
        <w:rPr>
          <w:rFonts w:ascii="Times New Roman" w:hAnsi="Times New Roman" w:cs="Times New Roman"/>
          <w:sz w:val="24"/>
          <w:szCs w:val="24"/>
        </w:rPr>
        <w:t xml:space="preserve"> </w:t>
      </w:r>
      <w:ins w:id="550" w:author="Wagstaff, Camille" w:date="2025-12-30T11:46:00Z" w16du:dateUtc="2025-12-30T19:46:00Z">
        <w:r w:rsidR="0083571F" w:rsidRPr="00B31CB3">
          <w:rPr>
            <w:rFonts w:ascii="Times New Roman" w:hAnsi="Times New Roman" w:cs="Times New Roman"/>
            <w:sz w:val="24"/>
            <w:szCs w:val="24"/>
          </w:rPr>
          <w:t>(F₁ = 3.</w:t>
        </w:r>
        <w:r w:rsidR="0083571F">
          <w:rPr>
            <w:rFonts w:ascii="Times New Roman" w:hAnsi="Times New Roman" w:cs="Times New Roman"/>
            <w:sz w:val="24"/>
            <w:szCs w:val="24"/>
          </w:rPr>
          <w:t>62</w:t>
        </w:r>
        <w:r w:rsidR="0083571F" w:rsidRPr="00B31CB3">
          <w:rPr>
            <w:rFonts w:ascii="Times New Roman" w:hAnsi="Times New Roman" w:cs="Times New Roman"/>
            <w:sz w:val="24"/>
            <w:szCs w:val="24"/>
          </w:rPr>
          <w:t xml:space="preserve">, </w:t>
        </w:r>
        <w:r w:rsidR="0083571F" w:rsidRPr="003B0956">
          <w:rPr>
            <w:rFonts w:ascii="Times New Roman" w:hAnsi="Times New Roman" w:cs="Times New Roman"/>
            <w:i/>
            <w:iCs/>
            <w:sz w:val="24"/>
            <w:szCs w:val="24"/>
          </w:rPr>
          <w:t>P</w:t>
        </w:r>
        <w:r w:rsidR="0083571F" w:rsidRPr="00B31CB3">
          <w:rPr>
            <w:rFonts w:ascii="Times New Roman" w:hAnsi="Times New Roman" w:cs="Times New Roman"/>
            <w:sz w:val="24"/>
            <w:szCs w:val="24"/>
          </w:rPr>
          <w:t xml:space="preserve"> = 0.0</w:t>
        </w:r>
        <w:r w:rsidR="0083571F">
          <w:rPr>
            <w:rFonts w:ascii="Times New Roman" w:hAnsi="Times New Roman" w:cs="Times New Roman"/>
            <w:sz w:val="24"/>
            <w:szCs w:val="24"/>
          </w:rPr>
          <w:t>1</w:t>
        </w:r>
        <w:r w:rsidR="0083571F" w:rsidRPr="00B31CB3">
          <w:rPr>
            <w:rFonts w:ascii="Times New Roman" w:hAnsi="Times New Roman" w:cs="Times New Roman"/>
            <w:sz w:val="24"/>
            <w:szCs w:val="24"/>
          </w:rPr>
          <w:t xml:space="preserve">). </w:t>
        </w:r>
      </w:ins>
      <w:del w:id="551" w:author="Wagstaff, Camille" w:date="2025-12-30T11:46:00Z" w16du:dateUtc="2025-12-30T19:46:00Z">
        <w:r w:rsidR="00E92A16" w:rsidRPr="00B31CB3" w:rsidDel="0083571F">
          <w:rPr>
            <w:rFonts w:ascii="Times New Roman" w:hAnsi="Times New Roman" w:cs="Times New Roman"/>
            <w:sz w:val="24"/>
            <w:szCs w:val="24"/>
          </w:rPr>
          <w:delText xml:space="preserve">(F₁ = 3.95, </w:delText>
        </w:r>
        <w:r w:rsidR="00E92A16" w:rsidRPr="003B0956" w:rsidDel="0083571F">
          <w:rPr>
            <w:rFonts w:ascii="Times New Roman" w:hAnsi="Times New Roman" w:cs="Times New Roman"/>
            <w:i/>
            <w:iCs/>
            <w:sz w:val="24"/>
            <w:szCs w:val="24"/>
          </w:rPr>
          <w:delText>P</w:delText>
        </w:r>
        <w:r w:rsidR="00E92A16" w:rsidRPr="00B31CB3" w:rsidDel="0083571F">
          <w:rPr>
            <w:rFonts w:ascii="Times New Roman" w:hAnsi="Times New Roman" w:cs="Times New Roman"/>
            <w:sz w:val="24"/>
            <w:szCs w:val="24"/>
          </w:rPr>
          <w:delText xml:space="preserve"> = 0.002). </w:delText>
        </w:r>
      </w:del>
      <w:r w:rsidR="00E92A16" w:rsidRPr="00B31CB3">
        <w:rPr>
          <w:rFonts w:ascii="Times New Roman" w:hAnsi="Times New Roman" w:cs="Times New Roman"/>
          <w:sz w:val="24"/>
          <w:szCs w:val="24"/>
        </w:rPr>
        <w:t>This effect was not due to differences in within-group variability, as confirmed by permutation tests for homogeneity of multivariate dispersions (</w:t>
      </w:r>
      <w:ins w:id="552" w:author="Wagstaff, Camille" w:date="2025-12-30T12:41:00Z" w16du:dateUtc="2025-12-30T20:41:00Z">
        <w:r w:rsidR="00AB3030">
          <w:rPr>
            <w:rFonts w:ascii="Times New Roman" w:hAnsi="Times New Roman" w:cs="Times New Roman"/>
            <w:sz w:val="24"/>
            <w:szCs w:val="24"/>
          </w:rPr>
          <w:t xml:space="preserve">Table 2; </w:t>
        </w:r>
      </w:ins>
      <w:ins w:id="553" w:author="Wagstaff, Camille" w:date="2025-12-30T11:46:00Z" w16du:dateUtc="2025-12-30T19:46:00Z">
        <w:r w:rsidR="0049472D" w:rsidRPr="00B31CB3">
          <w:rPr>
            <w:rFonts w:ascii="Times New Roman" w:hAnsi="Times New Roman" w:cs="Times New Roman"/>
            <w:sz w:val="24"/>
            <w:szCs w:val="24"/>
          </w:rPr>
          <w:t xml:space="preserve">F = </w:t>
        </w:r>
        <w:r w:rsidR="0049472D">
          <w:rPr>
            <w:rFonts w:ascii="Times New Roman" w:hAnsi="Times New Roman" w:cs="Times New Roman"/>
            <w:sz w:val="24"/>
            <w:szCs w:val="24"/>
          </w:rPr>
          <w:t>2.39</w:t>
        </w:r>
        <w:r w:rsidR="0049472D" w:rsidRPr="00B31CB3">
          <w:rPr>
            <w:rFonts w:ascii="Times New Roman" w:hAnsi="Times New Roman" w:cs="Times New Roman"/>
            <w:sz w:val="24"/>
            <w:szCs w:val="24"/>
          </w:rPr>
          <w:t xml:space="preserve">, </w:t>
        </w:r>
        <w:r w:rsidR="0049472D" w:rsidRPr="003B0956">
          <w:rPr>
            <w:rFonts w:ascii="Times New Roman" w:hAnsi="Times New Roman" w:cs="Times New Roman"/>
            <w:i/>
            <w:iCs/>
            <w:sz w:val="24"/>
            <w:szCs w:val="24"/>
          </w:rPr>
          <w:t>P</w:t>
        </w:r>
        <w:r w:rsidR="0049472D" w:rsidRPr="00B31CB3">
          <w:rPr>
            <w:rFonts w:ascii="Times New Roman" w:hAnsi="Times New Roman" w:cs="Times New Roman"/>
            <w:sz w:val="24"/>
            <w:szCs w:val="24"/>
          </w:rPr>
          <w:t xml:space="preserve"> = 0.</w:t>
        </w:r>
        <w:r w:rsidR="0049472D">
          <w:rPr>
            <w:rFonts w:ascii="Times New Roman" w:hAnsi="Times New Roman" w:cs="Times New Roman"/>
            <w:sz w:val="24"/>
            <w:szCs w:val="24"/>
          </w:rPr>
          <w:t>13</w:t>
        </w:r>
      </w:ins>
      <w:del w:id="554" w:author="Wagstaff, Camille" w:date="2025-12-30T11:46:00Z" w16du:dateUtc="2025-12-30T19:46:00Z">
        <w:r w:rsidR="00E92A16" w:rsidRPr="00B31CB3" w:rsidDel="0049472D">
          <w:rPr>
            <w:rFonts w:ascii="Times New Roman" w:hAnsi="Times New Roman" w:cs="Times New Roman"/>
            <w:sz w:val="24"/>
            <w:szCs w:val="24"/>
          </w:rPr>
          <w:delText xml:space="preserve">F = 1.41, </w:delText>
        </w:r>
        <w:r w:rsidR="00E92A16" w:rsidRPr="003B0956" w:rsidDel="0049472D">
          <w:rPr>
            <w:rFonts w:ascii="Times New Roman" w:hAnsi="Times New Roman" w:cs="Times New Roman"/>
            <w:i/>
            <w:iCs/>
            <w:sz w:val="24"/>
            <w:szCs w:val="24"/>
          </w:rPr>
          <w:delText>P</w:delText>
        </w:r>
        <w:r w:rsidR="00E92A16" w:rsidRPr="00B31CB3" w:rsidDel="0049472D">
          <w:rPr>
            <w:rFonts w:ascii="Times New Roman" w:hAnsi="Times New Roman" w:cs="Times New Roman"/>
            <w:sz w:val="24"/>
            <w:szCs w:val="24"/>
          </w:rPr>
          <w:delText xml:space="preserve"> = 0.</w:delText>
        </w:r>
        <w:r w:rsidR="009E556A" w:rsidRPr="00B31CB3" w:rsidDel="0049472D">
          <w:rPr>
            <w:rFonts w:ascii="Times New Roman" w:hAnsi="Times New Roman" w:cs="Times New Roman"/>
            <w:sz w:val="24"/>
            <w:szCs w:val="24"/>
          </w:rPr>
          <w:delText>2</w:delText>
        </w:r>
        <w:r w:rsidR="009E556A" w:rsidDel="0049472D">
          <w:rPr>
            <w:rFonts w:ascii="Times New Roman" w:hAnsi="Times New Roman" w:cs="Times New Roman"/>
            <w:sz w:val="24"/>
            <w:szCs w:val="24"/>
          </w:rPr>
          <w:delText>2</w:delText>
        </w:r>
        <w:r w:rsidR="00E92A16" w:rsidRPr="00B31CB3" w:rsidDel="0049472D">
          <w:rPr>
            <w:rFonts w:ascii="Times New Roman" w:hAnsi="Times New Roman" w:cs="Times New Roman"/>
            <w:sz w:val="24"/>
            <w:szCs w:val="24"/>
          </w:rPr>
          <w:delText xml:space="preserve">, </w:delText>
        </w:r>
      </w:del>
      <w:r w:rsidR="00E92A16" w:rsidRPr="00B31CB3">
        <w:rPr>
          <w:rFonts w:ascii="Times New Roman" w:hAnsi="Times New Roman" w:cs="Times New Roman"/>
          <w:sz w:val="24"/>
          <w:szCs w:val="24"/>
        </w:rPr>
        <w:t>permutations = 999).</w:t>
      </w:r>
      <w:ins w:id="555" w:author="Wagstaff, Camille" w:date="2025-12-30T11:46:00Z" w16du:dateUtc="2025-12-30T19:46:00Z">
        <w:r w:rsidR="00437260" w:rsidRPr="00437260">
          <w:rPr>
            <w:rFonts w:ascii="Times New Roman" w:hAnsi="Times New Roman" w:cs="Times New Roman"/>
            <w:sz w:val="24"/>
            <w:szCs w:val="24"/>
          </w:rPr>
          <w:t xml:space="preserve"> </w:t>
        </w:r>
      </w:ins>
    </w:p>
    <w:p w14:paraId="01190CE2" w14:textId="6FBA609B" w:rsidR="008053C2" w:rsidRDefault="00E92A16" w:rsidP="008053C2">
      <w:pPr>
        <w:spacing w:after="0" w:line="480" w:lineRule="auto"/>
        <w:ind w:firstLine="540"/>
        <w:rPr>
          <w:ins w:id="556" w:author="Wagstaff, Camille" w:date="2025-12-30T11:49:00Z" w16du:dateUtc="2025-12-30T19:49:00Z"/>
          <w:rFonts w:ascii="Times New Roman" w:hAnsi="Times New Roman" w:cs="Times New Roman"/>
          <w:sz w:val="24"/>
          <w:szCs w:val="24"/>
        </w:rPr>
      </w:pPr>
      <w:r w:rsidRPr="00B31CB3">
        <w:rPr>
          <w:rFonts w:ascii="Times New Roman" w:hAnsi="Times New Roman" w:cs="Times New Roman"/>
          <w:sz w:val="24"/>
          <w:szCs w:val="24"/>
        </w:rPr>
        <w:t xml:space="preserve">Despite the </w:t>
      </w:r>
      <w:del w:id="557" w:author="Wagstaff, Camille" w:date="2025-12-30T11:47:00Z" w16du:dateUtc="2025-12-30T19:47:00Z">
        <w:r w:rsidRPr="00B31CB3" w:rsidDel="00437260">
          <w:rPr>
            <w:rFonts w:ascii="Times New Roman" w:hAnsi="Times New Roman" w:cs="Times New Roman"/>
            <w:sz w:val="24"/>
            <w:szCs w:val="24"/>
          </w:rPr>
          <w:delText xml:space="preserve">statistical </w:delText>
        </w:r>
      </w:del>
      <w:r w:rsidRPr="00B31CB3">
        <w:rPr>
          <w:rFonts w:ascii="Times New Roman" w:hAnsi="Times New Roman" w:cs="Times New Roman"/>
          <w:sz w:val="24"/>
          <w:szCs w:val="24"/>
        </w:rPr>
        <w:t>significance of BCTV infection</w:t>
      </w:r>
      <w:ins w:id="558" w:author="Wagstaff, Camille" w:date="2025-12-30T11:48:00Z" w16du:dateUtc="2025-12-30T19:48:00Z">
        <w:r w:rsidR="00CE0242">
          <w:rPr>
            <w:rFonts w:ascii="Times New Roman" w:hAnsi="Times New Roman" w:cs="Times New Roman"/>
            <w:sz w:val="24"/>
            <w:szCs w:val="24"/>
          </w:rPr>
          <w:t xml:space="preserve"> term</w:t>
        </w:r>
      </w:ins>
      <w:r w:rsidRPr="00B31CB3">
        <w:rPr>
          <w:rFonts w:ascii="Times New Roman" w:hAnsi="Times New Roman" w:cs="Times New Roman"/>
          <w:sz w:val="24"/>
          <w:szCs w:val="24"/>
        </w:rPr>
        <w:t xml:space="preserve">, </w:t>
      </w:r>
      <w:del w:id="559" w:author="Wagstaff, Camille" w:date="2025-12-30T11:48:00Z" w16du:dateUtc="2025-12-30T19:48:00Z">
        <w:r w:rsidRPr="00B31CB3" w:rsidDel="00CE0242">
          <w:rPr>
            <w:rFonts w:ascii="Times New Roman" w:hAnsi="Times New Roman" w:cs="Times New Roman"/>
            <w:sz w:val="24"/>
            <w:szCs w:val="24"/>
          </w:rPr>
          <w:delText>constrained ordination showed that it</w:delText>
        </w:r>
      </w:del>
      <w:ins w:id="560" w:author="Wagstaff, Camille" w:date="2025-12-30T11:48:00Z" w16du:dateUtc="2025-12-30T19:48:00Z">
        <w:r w:rsidR="00CE0242">
          <w:rPr>
            <w:rFonts w:ascii="Times New Roman" w:hAnsi="Times New Roman" w:cs="Times New Roman"/>
            <w:sz w:val="24"/>
            <w:szCs w:val="24"/>
          </w:rPr>
          <w:t>this term</w:t>
        </w:r>
      </w:ins>
      <w:r w:rsidRPr="00B31CB3">
        <w:rPr>
          <w:rFonts w:ascii="Times New Roman" w:hAnsi="Times New Roman" w:cs="Times New Roman"/>
          <w:sz w:val="24"/>
          <w:szCs w:val="24"/>
        </w:rPr>
        <w:t xml:space="preserve"> explained only 1.0% of the variation in gut content composition</w:t>
      </w:r>
      <w:ins w:id="561" w:author="Wagstaff, Camille" w:date="2025-12-30T11:48:00Z" w16du:dateUtc="2025-12-30T19:48:00Z">
        <w:r w:rsidR="00CE0242">
          <w:rPr>
            <w:rFonts w:ascii="Times New Roman" w:hAnsi="Times New Roman" w:cs="Times New Roman"/>
            <w:sz w:val="24"/>
            <w:szCs w:val="24"/>
          </w:rPr>
          <w:t xml:space="preserve"> (Table 2)</w:t>
        </w:r>
      </w:ins>
      <w:r w:rsidRPr="00B31CB3">
        <w:rPr>
          <w:rFonts w:ascii="Times New Roman" w:hAnsi="Times New Roman" w:cs="Times New Roman"/>
          <w:sz w:val="24"/>
          <w:szCs w:val="24"/>
        </w:rPr>
        <w:t>.</w:t>
      </w:r>
      <w:r w:rsidRPr="00E92A16">
        <w:rPr>
          <w:rFonts w:ascii="Times New Roman" w:hAnsi="Times New Roman" w:cs="Times New Roman"/>
          <w:sz w:val="24"/>
          <w:szCs w:val="24"/>
        </w:rPr>
        <w:t xml:space="preserve"> </w:t>
      </w:r>
      <w:r w:rsidRPr="00B31CB3">
        <w:rPr>
          <w:rFonts w:ascii="Times New Roman" w:hAnsi="Times New Roman" w:cs="Times New Roman"/>
          <w:sz w:val="24"/>
          <w:szCs w:val="24"/>
        </w:rPr>
        <w:t>In comparison,</w:t>
      </w:r>
      <w:ins w:id="562" w:author="Wagstaff, Camille" w:date="2025-12-30T11:48:00Z" w16du:dateUtc="2025-12-30T19:48:00Z">
        <w:r w:rsidR="00090100">
          <w:rPr>
            <w:rFonts w:ascii="Times New Roman" w:hAnsi="Times New Roman" w:cs="Times New Roman"/>
            <w:sz w:val="24"/>
            <w:szCs w:val="24"/>
          </w:rPr>
          <w:t xml:space="preserve"> our constrained ordination showed that</w:t>
        </w:r>
      </w:ins>
      <w:r w:rsidRPr="00B31CB3">
        <w:rPr>
          <w:rFonts w:ascii="Times New Roman" w:hAnsi="Times New Roman" w:cs="Times New Roman"/>
          <w:sz w:val="24"/>
          <w:szCs w:val="24"/>
        </w:rPr>
        <w:t xml:space="preserve"> the first unconstrained axis (MDS1) captured 24.1% of residual variation (Fig. 3).</w:t>
      </w:r>
      <w:r w:rsidRPr="00E92A16">
        <w:rPr>
          <w:rFonts w:ascii="Times New Roman" w:hAnsi="Times New Roman" w:cs="Times New Roman"/>
          <w:sz w:val="24"/>
          <w:szCs w:val="24"/>
        </w:rPr>
        <w:t xml:space="preserve"> </w:t>
      </w:r>
      <w:ins w:id="563" w:author="Wagstaff, Camille" w:date="2025-12-30T11:49:00Z" w16du:dateUtc="2025-12-30T19:49:00Z">
        <w:r w:rsidR="008053C2">
          <w:rPr>
            <w:rFonts w:ascii="Times New Roman" w:hAnsi="Times New Roman" w:cs="Times New Roman"/>
            <w:sz w:val="24"/>
            <w:szCs w:val="24"/>
          </w:rPr>
          <w:t xml:space="preserve">Moreover, in constrained ordination, </w:t>
        </w:r>
        <w:r w:rsidR="008053C2" w:rsidRPr="00E92A16">
          <w:rPr>
            <w:rFonts w:ascii="Times New Roman" w:hAnsi="Times New Roman" w:cs="Times New Roman"/>
            <w:sz w:val="24"/>
            <w:szCs w:val="24"/>
          </w:rPr>
          <w:t>p</w:t>
        </w:r>
        <w:r w:rsidR="008053C2" w:rsidRPr="00B31CB3">
          <w:rPr>
            <w:rFonts w:ascii="Times New Roman" w:hAnsi="Times New Roman" w:cs="Times New Roman"/>
            <w:sz w:val="24"/>
            <w:szCs w:val="24"/>
          </w:rPr>
          <w:t xml:space="preserve">lant species vectors aligned primarily along the unconstrained axis, </w:t>
        </w:r>
        <w:r w:rsidR="008053C2" w:rsidRPr="00E92A16">
          <w:rPr>
            <w:rFonts w:ascii="Times New Roman" w:hAnsi="Times New Roman" w:cs="Times New Roman"/>
            <w:sz w:val="24"/>
            <w:szCs w:val="24"/>
          </w:rPr>
          <w:t>orthogonal</w:t>
        </w:r>
        <w:r w:rsidR="008053C2" w:rsidRPr="00B31CB3">
          <w:rPr>
            <w:rFonts w:ascii="Times New Roman" w:hAnsi="Times New Roman" w:cs="Times New Roman"/>
            <w:sz w:val="24"/>
            <w:szCs w:val="24"/>
          </w:rPr>
          <w:t xml:space="preserve"> to the constrained BCTV axis</w:t>
        </w:r>
        <w:r w:rsidR="008053C2">
          <w:rPr>
            <w:rFonts w:ascii="Times New Roman" w:hAnsi="Times New Roman" w:cs="Times New Roman"/>
            <w:sz w:val="24"/>
            <w:szCs w:val="24"/>
          </w:rPr>
          <w:t xml:space="preserve">. This evidence suggests that while PERMANOVA detected subtle differences in BCTV infection status associated with certain plant species, </w:t>
        </w:r>
        <w:proofErr w:type="gramStart"/>
        <w:r w:rsidR="008053C2">
          <w:rPr>
            <w:rFonts w:ascii="Times New Roman" w:hAnsi="Times New Roman" w:cs="Times New Roman"/>
            <w:sz w:val="24"/>
            <w:szCs w:val="24"/>
          </w:rPr>
          <w:t>the majority of</w:t>
        </w:r>
        <w:proofErr w:type="gramEnd"/>
        <w:r w:rsidR="008053C2">
          <w:rPr>
            <w:rFonts w:ascii="Times New Roman" w:hAnsi="Times New Roman" w:cs="Times New Roman"/>
            <w:sz w:val="24"/>
            <w:szCs w:val="24"/>
          </w:rPr>
          <w:t xml:space="preserve"> variation in plant community composition is not aligned with BCTV infection status</w:t>
        </w:r>
        <w:r w:rsidR="008053C2" w:rsidRPr="00E92A16">
          <w:rPr>
            <w:rFonts w:ascii="Times New Roman" w:hAnsi="Times New Roman" w:cs="Times New Roman"/>
            <w:sz w:val="24"/>
            <w:szCs w:val="24"/>
          </w:rPr>
          <w:t>.</w:t>
        </w:r>
      </w:ins>
    </w:p>
    <w:p w14:paraId="01382CD6" w14:textId="390FEB8E" w:rsidR="00E92A16" w:rsidRPr="008053C2" w:rsidDel="008053C2" w:rsidRDefault="00E92A16" w:rsidP="008053C2">
      <w:pPr>
        <w:pStyle w:val="paragraph"/>
        <w:spacing w:before="0" w:beforeAutospacing="0" w:after="0" w:afterAutospacing="0" w:line="480" w:lineRule="auto"/>
        <w:ind w:firstLine="540"/>
        <w:contextualSpacing/>
        <w:textAlignment w:val="baseline"/>
        <w:rPr>
          <w:del w:id="564" w:author="Wagstaff, Camille" w:date="2025-12-30T11:49:00Z" w16du:dateUtc="2025-12-30T19:49:00Z"/>
        </w:rPr>
      </w:pPr>
      <w:del w:id="565" w:author="Wagstaff, Camille" w:date="2025-12-30T11:49:00Z" w16du:dateUtc="2025-12-30T19:49:00Z">
        <w:r w:rsidRPr="008053C2" w:rsidDel="008053C2">
          <w:lastRenderedPageBreak/>
          <w:delText xml:space="preserve">Further support that BCTV infection </w:delText>
        </w:r>
        <w:r w:rsidR="00014E6D" w:rsidRPr="008053C2" w:rsidDel="008053C2">
          <w:delText>may</w:delText>
        </w:r>
        <w:r w:rsidRPr="008053C2" w:rsidDel="008053C2">
          <w:delText xml:space="preserve"> not drive community separation, the plant species vectors aligned primarily along the unconstrained axis, orthogonal to the constrained BCTV axis.</w:delText>
        </w:r>
      </w:del>
    </w:p>
    <w:p w14:paraId="1A4C452B" w14:textId="5C0CA40F" w:rsidR="006A6E85" w:rsidRPr="008053C2" w:rsidRDefault="00E92A16" w:rsidP="008053C2">
      <w:pPr>
        <w:spacing w:after="0" w:line="480" w:lineRule="auto"/>
        <w:ind w:firstLine="540"/>
        <w:rPr>
          <w:rFonts w:ascii="Times New Roman" w:hAnsi="Times New Roman" w:cs="Times New Roman"/>
          <w:sz w:val="24"/>
          <w:szCs w:val="24"/>
          <w:rPrChange w:id="566" w:author="Wagstaff, Camille" w:date="2025-12-30T11:49:00Z" w16du:dateUtc="2025-12-30T19:49:00Z">
            <w:rPr/>
          </w:rPrChange>
        </w:rPr>
      </w:pPr>
      <w:r w:rsidRPr="008053C2">
        <w:rPr>
          <w:rFonts w:ascii="Times New Roman" w:hAnsi="Times New Roman" w:cs="Times New Roman"/>
          <w:sz w:val="24"/>
          <w:szCs w:val="24"/>
          <w:rPrChange w:id="567" w:author="Wagstaff, Camille" w:date="2025-12-30T11:49:00Z" w16du:dateUtc="2025-12-30T19:49:00Z">
            <w:rPr/>
          </w:rPrChange>
        </w:rPr>
        <w:t xml:space="preserve">Plant community composition in </w:t>
      </w:r>
      <w:r w:rsidRPr="008053C2">
        <w:rPr>
          <w:rFonts w:ascii="Times New Roman" w:hAnsi="Times New Roman" w:cs="Times New Roman"/>
          <w:i/>
          <w:iCs/>
          <w:sz w:val="24"/>
          <w:szCs w:val="24"/>
          <w:rPrChange w:id="568" w:author="Wagstaff, Camille" w:date="2025-12-30T11:49:00Z" w16du:dateUtc="2025-12-30T19:49:00Z">
            <w:rPr>
              <w:i/>
              <w:iCs/>
            </w:rPr>
          </w:rPrChange>
        </w:rPr>
        <w:t>N. tenellus</w:t>
      </w:r>
      <w:r w:rsidRPr="008053C2">
        <w:rPr>
          <w:rFonts w:ascii="Times New Roman" w:hAnsi="Times New Roman" w:cs="Times New Roman"/>
          <w:sz w:val="24"/>
          <w:szCs w:val="24"/>
          <w:rPrChange w:id="569" w:author="Wagstaff, Camille" w:date="2025-12-30T11:49:00Z" w16du:dateUtc="2025-12-30T19:49:00Z">
            <w:rPr/>
          </w:rPrChange>
        </w:rPr>
        <w:t xml:space="preserve"> guts varied significantly across sampling dates (F₅ = 10.2</w:t>
      </w:r>
      <w:ins w:id="570" w:author="Wagstaff, Camille" w:date="2025-12-30T11:49:00Z" w16du:dateUtc="2025-12-30T19:49:00Z">
        <w:r w:rsidR="005543D4">
          <w:rPr>
            <w:rFonts w:ascii="Times New Roman" w:hAnsi="Times New Roman" w:cs="Times New Roman"/>
            <w:sz w:val="24"/>
            <w:szCs w:val="24"/>
          </w:rPr>
          <w:t>9</w:t>
        </w:r>
      </w:ins>
      <w:del w:id="571" w:author="Wagstaff, Camille" w:date="2025-12-30T11:49:00Z" w16du:dateUtc="2025-12-30T19:49:00Z">
        <w:r w:rsidRPr="008053C2" w:rsidDel="005543D4">
          <w:rPr>
            <w:rFonts w:ascii="Times New Roman" w:hAnsi="Times New Roman" w:cs="Times New Roman"/>
            <w:sz w:val="24"/>
            <w:szCs w:val="24"/>
            <w:rPrChange w:id="572" w:author="Wagstaff, Camille" w:date="2025-12-30T11:49:00Z" w16du:dateUtc="2025-12-30T19:49:00Z">
              <w:rPr/>
            </w:rPrChange>
          </w:rPr>
          <w:delText>0</w:delText>
        </w:r>
      </w:del>
      <w:r w:rsidRPr="008053C2">
        <w:rPr>
          <w:rFonts w:ascii="Times New Roman" w:hAnsi="Times New Roman" w:cs="Times New Roman"/>
          <w:sz w:val="24"/>
          <w:szCs w:val="24"/>
          <w:rPrChange w:id="573" w:author="Wagstaff, Camille" w:date="2025-12-30T11:49:00Z" w16du:dateUtc="2025-12-30T19:49:00Z">
            <w:rPr/>
          </w:rPrChange>
        </w:rPr>
        <w:t xml:space="preserve">, </w:t>
      </w:r>
      <w:r w:rsidRPr="008053C2">
        <w:rPr>
          <w:rFonts w:ascii="Times New Roman" w:hAnsi="Times New Roman" w:cs="Times New Roman"/>
          <w:i/>
          <w:iCs/>
          <w:sz w:val="24"/>
          <w:szCs w:val="24"/>
          <w:rPrChange w:id="574" w:author="Wagstaff, Camille" w:date="2025-12-30T11:49:00Z" w16du:dateUtc="2025-12-30T19:49:00Z">
            <w:rPr>
              <w:i/>
              <w:iCs/>
            </w:rPr>
          </w:rPrChange>
        </w:rPr>
        <w:t>P</w:t>
      </w:r>
      <w:r w:rsidRPr="008053C2">
        <w:rPr>
          <w:rFonts w:ascii="Times New Roman" w:hAnsi="Times New Roman" w:cs="Times New Roman"/>
          <w:sz w:val="24"/>
          <w:szCs w:val="24"/>
          <w:rPrChange w:id="575" w:author="Wagstaff, Camille" w:date="2025-12-30T11:49:00Z" w16du:dateUtc="2025-12-30T19:49:00Z">
            <w:rPr/>
          </w:rPrChange>
        </w:rPr>
        <w:t xml:space="preserve"> &lt; 0.01; Fig. 3), though this </w:t>
      </w:r>
      <w:r w:rsidR="00014E6D" w:rsidRPr="008053C2">
        <w:rPr>
          <w:rFonts w:ascii="Times New Roman" w:hAnsi="Times New Roman" w:cs="Times New Roman"/>
          <w:sz w:val="24"/>
          <w:szCs w:val="24"/>
          <w:rPrChange w:id="576" w:author="Wagstaff, Camille" w:date="2025-12-30T11:49:00Z" w16du:dateUtc="2025-12-30T19:49:00Z">
            <w:rPr/>
          </w:rPrChange>
        </w:rPr>
        <w:t xml:space="preserve">effect </w:t>
      </w:r>
      <w:r w:rsidRPr="008053C2">
        <w:rPr>
          <w:rFonts w:ascii="Times New Roman" w:hAnsi="Times New Roman" w:cs="Times New Roman"/>
          <w:sz w:val="24"/>
          <w:szCs w:val="24"/>
          <w:rPrChange w:id="577" w:author="Wagstaff, Camille" w:date="2025-12-30T11:49:00Z" w16du:dateUtc="2025-12-30T19:49:00Z">
            <w:rPr/>
          </w:rPrChange>
        </w:rPr>
        <w:t xml:space="preserve">was collinear with collection year. Variation in gut plant community over time </w:t>
      </w:r>
      <w:r w:rsidR="00014E6D" w:rsidRPr="008053C2">
        <w:rPr>
          <w:rFonts w:ascii="Times New Roman" w:hAnsi="Times New Roman" w:cs="Times New Roman"/>
          <w:sz w:val="24"/>
          <w:szCs w:val="24"/>
          <w:rPrChange w:id="578" w:author="Wagstaff, Camille" w:date="2025-12-30T11:49:00Z" w16du:dateUtc="2025-12-30T19:49:00Z">
            <w:rPr/>
          </w:rPrChange>
        </w:rPr>
        <w:t>was</w:t>
      </w:r>
      <w:del w:id="579" w:author="Wagstaff, Camille" w:date="2025-11-26T14:39:00Z" w16du:dateUtc="2025-11-26T22:39:00Z">
        <w:r w:rsidRPr="008053C2" w:rsidDel="00373C9C">
          <w:rPr>
            <w:rFonts w:ascii="Times New Roman" w:hAnsi="Times New Roman" w:cs="Times New Roman"/>
            <w:sz w:val="24"/>
            <w:szCs w:val="24"/>
            <w:rPrChange w:id="580" w:author="Wagstaff, Camille" w:date="2025-12-30T11:49:00Z" w16du:dateUtc="2025-12-30T19:49:00Z">
              <w:rPr/>
            </w:rPrChange>
          </w:rPr>
          <w:delText>s</w:delText>
        </w:r>
      </w:del>
      <w:r w:rsidRPr="008053C2">
        <w:rPr>
          <w:rFonts w:ascii="Times New Roman" w:hAnsi="Times New Roman" w:cs="Times New Roman"/>
          <w:sz w:val="24"/>
          <w:szCs w:val="24"/>
          <w:rPrChange w:id="581" w:author="Wagstaff, Camille" w:date="2025-12-30T11:49:00Z" w16du:dateUtc="2025-12-30T19:49:00Z">
            <w:rPr/>
          </w:rPrChange>
        </w:rPr>
        <w:t xml:space="preserve"> further supported by Kernal density estimation. Non-crop weeds were more commonly detected earlier in the season (Fig. 4A), while crop plants appeared slightly later (Fig. 4B)</w:t>
      </w:r>
      <w:r w:rsidR="00014E6D" w:rsidRPr="008053C2">
        <w:rPr>
          <w:rFonts w:ascii="Times New Roman" w:hAnsi="Times New Roman" w:cs="Times New Roman"/>
          <w:sz w:val="24"/>
          <w:szCs w:val="24"/>
          <w:rPrChange w:id="582" w:author="Wagstaff, Camille" w:date="2025-12-30T11:49:00Z" w16du:dateUtc="2025-12-30T19:49:00Z">
            <w:rPr/>
          </w:rPrChange>
        </w:rPr>
        <w:t>, with some exceptions and overlap</w:t>
      </w:r>
      <w:r w:rsidRPr="008053C2">
        <w:rPr>
          <w:rFonts w:ascii="Times New Roman" w:hAnsi="Times New Roman" w:cs="Times New Roman"/>
          <w:sz w:val="24"/>
          <w:szCs w:val="24"/>
          <w:rPrChange w:id="583" w:author="Wagstaff, Camille" w:date="2025-12-30T11:49:00Z" w16du:dateUtc="2025-12-30T19:49:00Z">
            <w:rPr/>
          </w:rPrChange>
        </w:rPr>
        <w:t xml:space="preserve">. However, </w:t>
      </w:r>
      <w:r w:rsidR="00446715" w:rsidRPr="008053C2">
        <w:rPr>
          <w:rFonts w:ascii="Times New Roman" w:hAnsi="Times New Roman" w:cs="Times New Roman"/>
          <w:sz w:val="24"/>
          <w:szCs w:val="24"/>
          <w:rPrChange w:id="584" w:author="Wagstaff, Camille" w:date="2025-12-30T11:49:00Z" w16du:dateUtc="2025-12-30T19:49:00Z">
            <w:rPr/>
          </w:rPrChange>
        </w:rPr>
        <w:t xml:space="preserve">density plots with large magnitudes and multiple sharp </w:t>
      </w:r>
      <w:r w:rsidR="00770399" w:rsidRPr="008053C2">
        <w:rPr>
          <w:rFonts w:ascii="Times New Roman" w:hAnsi="Times New Roman" w:cs="Times New Roman"/>
          <w:sz w:val="24"/>
          <w:szCs w:val="24"/>
          <w:rPrChange w:id="585" w:author="Wagstaff, Camille" w:date="2025-12-30T11:49:00Z" w16du:dateUtc="2025-12-30T19:49:00Z">
            <w:rPr/>
          </w:rPrChange>
        </w:rPr>
        <w:t xml:space="preserve">peaks </w:t>
      </w:r>
      <w:r w:rsidRPr="008053C2">
        <w:rPr>
          <w:rFonts w:ascii="Times New Roman" w:hAnsi="Times New Roman" w:cs="Times New Roman"/>
          <w:sz w:val="24"/>
          <w:szCs w:val="24"/>
          <w:rPrChange w:id="586" w:author="Wagstaff, Camille" w:date="2025-12-30T11:49:00Z" w16du:dateUtc="2025-12-30T19:49:00Z">
            <w:rPr/>
          </w:rPrChange>
        </w:rPr>
        <w:t xml:space="preserve">represent plants detected in only a few individuals, making true seasonal trends in plant consumption </w:t>
      </w:r>
      <w:r w:rsidR="009E556A" w:rsidRPr="008053C2">
        <w:rPr>
          <w:rFonts w:ascii="Times New Roman" w:hAnsi="Times New Roman" w:cs="Times New Roman"/>
          <w:sz w:val="24"/>
          <w:szCs w:val="24"/>
          <w:rPrChange w:id="587" w:author="Wagstaff, Camille" w:date="2025-12-30T11:49:00Z" w16du:dateUtc="2025-12-30T19:49:00Z">
            <w:rPr/>
          </w:rPrChange>
        </w:rPr>
        <w:t xml:space="preserve">somewhat </w:t>
      </w:r>
      <w:r w:rsidRPr="008053C2">
        <w:rPr>
          <w:rFonts w:ascii="Times New Roman" w:hAnsi="Times New Roman" w:cs="Times New Roman"/>
          <w:sz w:val="24"/>
          <w:szCs w:val="24"/>
          <w:rPrChange w:id="588" w:author="Wagstaff, Camille" w:date="2025-12-30T11:49:00Z" w16du:dateUtc="2025-12-30T19:49:00Z">
            <w:rPr/>
          </w:rPrChange>
        </w:rPr>
        <w:t>uncertain</w:t>
      </w:r>
      <w:r w:rsidR="00770399" w:rsidRPr="008053C2">
        <w:rPr>
          <w:rFonts w:ascii="Times New Roman" w:hAnsi="Times New Roman" w:cs="Times New Roman"/>
          <w:sz w:val="24"/>
          <w:szCs w:val="24"/>
          <w:rPrChange w:id="589" w:author="Wagstaff, Camille" w:date="2025-12-30T11:49:00Z" w16du:dateUtc="2025-12-30T19:49:00Z">
            <w:rPr/>
          </w:rPrChange>
        </w:rPr>
        <w:t xml:space="preserve"> (Fig. 4).</w:t>
      </w:r>
    </w:p>
    <w:p w14:paraId="0D8F6B96" w14:textId="77777777" w:rsidR="00E92A16" w:rsidRPr="00E92A16" w:rsidRDefault="00E92A16" w:rsidP="00E92A16">
      <w:pPr>
        <w:spacing w:after="0" w:line="480" w:lineRule="auto"/>
        <w:ind w:firstLine="720"/>
        <w:rPr>
          <w:rFonts w:ascii="Times New Roman" w:hAnsi="Times New Roman" w:cs="Times New Roman"/>
          <w:sz w:val="24"/>
          <w:szCs w:val="24"/>
        </w:rPr>
      </w:pPr>
    </w:p>
    <w:p w14:paraId="6048F57C" w14:textId="29CF7A61" w:rsidR="00FF19BD" w:rsidRPr="00E92A16" w:rsidRDefault="009264C9" w:rsidP="00E92A16">
      <w:pPr>
        <w:pStyle w:val="paragraph"/>
        <w:spacing w:before="0" w:beforeAutospacing="0" w:after="0" w:afterAutospacing="0" w:line="480" w:lineRule="auto"/>
        <w:contextualSpacing/>
        <w:textAlignment w:val="baseline"/>
        <w:rPr>
          <w:b/>
          <w:bCs/>
        </w:rPr>
      </w:pPr>
      <w:r w:rsidRPr="00E92A16">
        <w:rPr>
          <w:b/>
          <w:bCs/>
        </w:rPr>
        <w:t>Discussion</w:t>
      </w:r>
    </w:p>
    <w:p w14:paraId="4F461CBC" w14:textId="3641BF1F" w:rsidR="00380D34" w:rsidRDefault="005A0B48" w:rsidP="00E92A16">
      <w:pPr>
        <w:pStyle w:val="paragraph"/>
        <w:spacing w:before="0" w:beforeAutospacing="0" w:after="0" w:afterAutospacing="0" w:line="480" w:lineRule="auto"/>
        <w:contextualSpacing/>
        <w:textAlignment w:val="baseline"/>
        <w:rPr>
          <w:ins w:id="590" w:author="Wagstaff, Camille" w:date="2025-12-05T13:39:00Z" w16du:dateUtc="2025-12-05T21:39:00Z"/>
        </w:rPr>
      </w:pPr>
      <w:r w:rsidRPr="00E92A16">
        <w:t xml:space="preserve">Identifying seasonal host plants of </w:t>
      </w:r>
      <w:r w:rsidRPr="00E92A16">
        <w:rPr>
          <w:i/>
          <w:iCs/>
        </w:rPr>
        <w:t>N. tenellus</w:t>
      </w:r>
      <w:r w:rsidRPr="00E92A16">
        <w:t xml:space="preserve"> can aid in </w:t>
      </w:r>
      <w:ins w:id="591" w:author="Wagstaff, Camille" w:date="2025-12-30T11:51:00Z" w16du:dateUtc="2025-12-30T19:51:00Z">
        <w:r w:rsidR="00AD4149">
          <w:t xml:space="preserve">understanding </w:t>
        </w:r>
      </w:ins>
      <w:r w:rsidRPr="00E92A16">
        <w:t xml:space="preserve">vector movement </w:t>
      </w:r>
      <w:ins w:id="592" w:author="Wagstaff, Camille" w:date="2025-12-30T11:52:00Z" w16du:dateUtc="2025-12-30T19:52:00Z">
        <w:r w:rsidR="00AF6D2A">
          <w:t>across landscapes</w:t>
        </w:r>
      </w:ins>
      <w:ins w:id="593" w:author="Wagstaff, Camille" w:date="2025-12-30T12:42:00Z" w16du:dateUtc="2025-12-30T20:42:00Z">
        <w:r w:rsidR="00AB3030" w:rsidRPr="00E92A16" w:rsidDel="00AF6D2A">
          <w:t xml:space="preserve"> </w:t>
        </w:r>
      </w:ins>
      <w:del w:id="594" w:author="Wagstaff, Camille" w:date="2025-12-30T11:52:00Z" w16du:dateUtc="2025-12-30T19:52:00Z">
        <w:r w:rsidRPr="00E92A16" w:rsidDel="00AF6D2A">
          <w:delText>predictions,</w:delText>
        </w:r>
      </w:del>
      <w:del w:id="595" w:author="Wagstaff, Camille" w:date="2025-12-30T12:42:00Z" w16du:dateUtc="2025-12-30T20:42:00Z">
        <w:r w:rsidRPr="00E92A16" w:rsidDel="00AB3030">
          <w:delText xml:space="preserve"> reduce the risk of pathogen transmission to crops,</w:delText>
        </w:r>
      </w:del>
      <w:r w:rsidRPr="00E92A16">
        <w:t xml:space="preserve"> and inform targeted management strategies</w:t>
      </w:r>
      <w:ins w:id="596" w:author="Wagstaff, Camille" w:date="2025-12-30T12:42:00Z" w16du:dateUtc="2025-12-30T20:42:00Z">
        <w:r w:rsidR="00AB3030">
          <w:t xml:space="preserve"> for pathogens</w:t>
        </w:r>
      </w:ins>
      <w:r w:rsidRPr="00E92A16">
        <w:t xml:space="preserve">. </w:t>
      </w:r>
      <w:r w:rsidR="00CD0C95" w:rsidRPr="00E92A16">
        <w:t xml:space="preserve">Gut contents of </w:t>
      </w:r>
      <w:r w:rsidR="00CD0C95" w:rsidRPr="00E92A16">
        <w:rPr>
          <w:i/>
          <w:iCs/>
        </w:rPr>
        <w:t>N. tenellus</w:t>
      </w:r>
      <w:r w:rsidR="00CD0C95" w:rsidRPr="00E92A16">
        <w:t xml:space="preserve"> were primarily composed of non-crop</w:t>
      </w:r>
      <w:ins w:id="597" w:author="Wagstaff, Camille" w:date="2025-12-30T12:43:00Z" w16du:dateUtc="2025-12-30T20:43:00Z">
        <w:r w:rsidR="00AB3030">
          <w:t xml:space="preserve"> plants</w:t>
        </w:r>
      </w:ins>
      <w:del w:id="598" w:author="Wagstaff, Camille" w:date="2025-12-30T12:43:00Z" w16du:dateUtc="2025-12-30T20:43:00Z">
        <w:r w:rsidR="00CD0C95" w:rsidRPr="00E92A16" w:rsidDel="00AB3030">
          <w:delText xml:space="preserve"> weeds</w:delText>
        </w:r>
      </w:del>
      <w:r w:rsidR="00CD0C95" w:rsidRPr="00E92A16">
        <w:t>, with non-crop abundance typically one order of magnitude greater than crop or tree abundance</w:t>
      </w:r>
      <w:r w:rsidR="000E1DA6" w:rsidRPr="00E92A16">
        <w:t>.</w:t>
      </w:r>
      <w:r w:rsidR="000E1DA6" w:rsidRPr="00E92A16">
        <w:rPr>
          <w:rFonts w:eastAsiaTheme="minorHAnsi"/>
          <w:kern w:val="2"/>
          <w14:ligatures w14:val="standardContextual"/>
        </w:rPr>
        <w:t xml:space="preserve"> </w:t>
      </w:r>
      <w:r w:rsidR="000E1DA6" w:rsidRPr="00E92A16">
        <w:t>It is well</w:t>
      </w:r>
      <w:r w:rsidR="000E1DA6" w:rsidRPr="000E1DA6">
        <w:t xml:space="preserve"> established that </w:t>
      </w:r>
      <w:r w:rsidR="000E1DA6" w:rsidRPr="006543A8">
        <w:rPr>
          <w:i/>
          <w:iCs/>
        </w:rPr>
        <w:t>N. tenellus</w:t>
      </w:r>
      <w:r w:rsidR="000E1DA6" w:rsidRPr="006543A8">
        <w:t xml:space="preserve"> </w:t>
      </w:r>
      <w:r w:rsidR="000E1DA6" w:rsidRPr="000E1DA6">
        <w:t xml:space="preserve">feed on a </w:t>
      </w:r>
      <w:del w:id="599" w:author="Wagstaff, Camille" w:date="2025-12-05T12:06:00Z" w16du:dateUtc="2025-12-05T20:06:00Z">
        <w:r w:rsidR="000E1DA6" w:rsidRPr="000E1DA6" w:rsidDel="0049030A">
          <w:delText>wide variety</w:delText>
        </w:r>
      </w:del>
      <w:ins w:id="600" w:author="Wagstaff, Camille" w:date="2025-12-05T12:06:00Z" w16du:dateUtc="2025-12-05T20:06:00Z">
        <w:r w:rsidR="0049030A">
          <w:t>broad range</w:t>
        </w:r>
      </w:ins>
      <w:r w:rsidR="000E1DA6" w:rsidRPr="000E1DA6">
        <w:t xml:space="preserve"> of plants</w:t>
      </w:r>
      <w:r w:rsidR="00C03D65">
        <w:t>,</w:t>
      </w:r>
      <w:r w:rsidR="000E1DA6">
        <w:t xml:space="preserve"> with</w:t>
      </w:r>
      <w:del w:id="601" w:author="Wagstaff, Camille" w:date="2025-12-30T11:52:00Z" w16du:dateUtc="2025-12-30T19:52:00Z">
        <w:r w:rsidR="000E1DA6" w:rsidDel="00DB0B63">
          <w:delText xml:space="preserve"> </w:delText>
        </w:r>
        <w:r w:rsidR="000E1DA6" w:rsidRPr="000E1DA6" w:rsidDel="00DB0B63">
          <w:delText>research document</w:delText>
        </w:r>
        <w:r w:rsidR="000E1DA6" w:rsidDel="00DB0B63">
          <w:delText>ing</w:delText>
        </w:r>
      </w:del>
      <w:r w:rsidR="000E1DA6" w:rsidRPr="000E1DA6">
        <w:t xml:space="preserve"> over 40 commonly used </w:t>
      </w:r>
      <w:ins w:id="602" w:author="Wagstaff, Camille" w:date="2025-12-30T12:43:00Z" w16du:dateUtc="2025-12-30T20:43:00Z">
        <w:r w:rsidR="00AB3030">
          <w:t xml:space="preserve">non-crop </w:t>
        </w:r>
      </w:ins>
      <w:del w:id="603" w:author="Wagstaff, Camille" w:date="2025-12-30T12:43:00Z" w16du:dateUtc="2025-12-30T20:43:00Z">
        <w:r w:rsidR="000E1DA6" w:rsidDel="00AB3030">
          <w:delText xml:space="preserve">weed </w:delText>
        </w:r>
      </w:del>
      <w:r w:rsidR="000E1DA6" w:rsidRPr="000E1DA6">
        <w:t>host plants</w:t>
      </w:r>
      <w:r w:rsidR="00C03D65">
        <w:t xml:space="preserve"> that vary </w:t>
      </w:r>
      <w:r w:rsidR="000E1DA6" w:rsidRPr="000E1DA6">
        <w:t>across different breeding regions</w:t>
      </w:r>
      <w:r w:rsidR="000E1DA6">
        <w:t xml:space="preserve"> (Douglass and Hallock 1957</w:t>
      </w:r>
      <w:ins w:id="604" w:author="Wagstaff, Camille" w:date="2025-12-05T12:01:00Z" w16du:dateUtc="2025-12-05T20:01:00Z">
        <w:r w:rsidR="00B94707">
          <w:t>).</w:t>
        </w:r>
      </w:ins>
      <w:ins w:id="605" w:author="Wagstaff, Camille" w:date="2025-12-05T12:06:00Z" w16du:dateUtc="2025-12-05T20:06:00Z">
        <w:r w:rsidR="0049030A">
          <w:t xml:space="preserve"> </w:t>
        </w:r>
      </w:ins>
      <w:ins w:id="606" w:author="Wagstaff, Camille" w:date="2025-12-05T12:06:00Z">
        <w:r w:rsidR="0049030A" w:rsidRPr="0049030A">
          <w:t xml:space="preserve">While </w:t>
        </w:r>
      </w:ins>
      <w:ins w:id="607" w:author="Wagstaff, Camille" w:date="2025-12-05T12:13:00Z" w16du:dateUtc="2025-12-05T20:13:00Z">
        <w:r w:rsidR="0049030A">
          <w:t>hu</w:t>
        </w:r>
        <w:r w:rsidR="00280BB2">
          <w:t>ndreds of</w:t>
        </w:r>
      </w:ins>
      <w:ins w:id="608" w:author="Wagstaff, Camille" w:date="2025-12-05T12:06:00Z">
        <w:r w:rsidR="0049030A" w:rsidRPr="0049030A">
          <w:t xml:space="preserve"> dicotyledonous species are susceptible to infection by BCTV and CPt, </w:t>
        </w:r>
        <w:r w:rsidR="0049030A" w:rsidRPr="0049030A">
          <w:rPr>
            <w:i/>
            <w:iCs/>
          </w:rPr>
          <w:t>N. tenellus</w:t>
        </w:r>
        <w:r w:rsidR="0049030A" w:rsidRPr="0049030A">
          <w:t xml:space="preserve"> also feed on monocots, which </w:t>
        </w:r>
      </w:ins>
      <w:ins w:id="609" w:author="Wagstaff, Camille" w:date="2025-12-05T13:43:00Z" w16du:dateUtc="2025-12-05T21:43:00Z">
        <w:r w:rsidR="00380D34">
          <w:t>are</w:t>
        </w:r>
      </w:ins>
      <w:ins w:id="610" w:author="Wagstaff, Camille" w:date="2025-12-05T12:06:00Z">
        <w:r w:rsidR="0049030A" w:rsidRPr="0049030A">
          <w:t xml:space="preserve"> unsuitable for these pathogens despite being part of the insect’s feeding repertoire</w:t>
        </w:r>
      </w:ins>
      <w:ins w:id="611" w:author="Wagstaff, Camille" w:date="2025-12-05T12:09:00Z" w16du:dateUtc="2025-12-05T20:09:00Z">
        <w:r w:rsidR="0049030A">
          <w:t xml:space="preserve"> (</w:t>
        </w:r>
      </w:ins>
      <w:ins w:id="612" w:author="Wagstaff, Camille" w:date="2025-12-05T11:59:00Z" w16du:dateUtc="2025-12-05T19:59:00Z">
        <w:r w:rsidR="00B94707" w:rsidRPr="000C2740">
          <w:t>Chen and Gilbertson 2016</w:t>
        </w:r>
      </w:ins>
      <w:ins w:id="613" w:author="Wagstaff, Camille" w:date="2025-12-05T12:17:00Z" w16du:dateUtc="2025-12-05T20:17:00Z">
        <w:r w:rsidR="00280BB2">
          <w:t xml:space="preserve">; </w:t>
        </w:r>
      </w:ins>
      <w:ins w:id="614" w:author="Wagstaff, Camille" w:date="2025-12-05T12:18:00Z" w16du:dateUtc="2025-12-05T20:18:00Z">
        <w:r w:rsidR="00280BB2">
          <w:t>Strausbaugh et al. 2024</w:t>
        </w:r>
      </w:ins>
      <w:r w:rsidR="000E1DA6">
        <w:t>)</w:t>
      </w:r>
      <w:r w:rsidR="000E1DA6" w:rsidRPr="000E1DA6">
        <w:t xml:space="preserve">. </w:t>
      </w:r>
      <w:r w:rsidR="00C03D65">
        <w:t>I</w:t>
      </w:r>
      <w:r w:rsidR="000E1DA6" w:rsidRPr="000E1DA6">
        <w:t>n our study,</w:t>
      </w:r>
      <w:ins w:id="615" w:author="Wagstaff, Camille" w:date="2025-12-05T12:20:00Z" w16du:dateUtc="2025-12-05T20:20:00Z">
        <w:r w:rsidR="00280BB2">
          <w:t xml:space="preserve"> </w:t>
        </w:r>
      </w:ins>
      <w:ins w:id="616" w:author="Wagstaff, Camille" w:date="2025-12-05T13:45:00Z">
        <w:r w:rsidR="00380D34" w:rsidRPr="00380D34">
          <w:t>we detected relatively few monocot taxa, primarily</w:t>
        </w:r>
      </w:ins>
      <w:ins w:id="617" w:author="Wagstaff, Camille" w:date="2025-12-05T13:45:00Z" w16du:dateUtc="2025-12-05T21:45:00Z">
        <w:r w:rsidR="00380D34">
          <w:t xml:space="preserve"> </w:t>
        </w:r>
      </w:ins>
      <w:ins w:id="618" w:author="Wagstaff, Camille" w:date="2025-12-05T12:28:00Z" w16du:dateUtc="2025-12-05T20:28:00Z">
        <w:r w:rsidR="00675318" w:rsidRPr="00DB0B63">
          <w:rPr>
            <w:i/>
            <w:iCs/>
            <w:rPrChange w:id="619" w:author="Wagstaff, Camille" w:date="2025-12-30T11:53:00Z" w16du:dateUtc="2025-12-30T19:53:00Z">
              <w:rPr/>
            </w:rPrChange>
          </w:rPr>
          <w:t xml:space="preserve">Lolium, Bromus, </w:t>
        </w:r>
        <w:proofErr w:type="spellStart"/>
        <w:r w:rsidR="00675318" w:rsidRPr="00DB0B63">
          <w:rPr>
            <w:i/>
            <w:iCs/>
            <w:rPrChange w:id="620" w:author="Wagstaff, Camille" w:date="2025-12-30T11:53:00Z" w16du:dateUtc="2025-12-30T19:53:00Z">
              <w:rPr/>
            </w:rPrChange>
          </w:rPr>
          <w:t>Setaria</w:t>
        </w:r>
        <w:proofErr w:type="spellEnd"/>
        <w:r w:rsidR="00675318" w:rsidRPr="00DB0B63">
          <w:rPr>
            <w:i/>
            <w:iCs/>
            <w:rPrChange w:id="621" w:author="Wagstaff, Camille" w:date="2025-12-30T11:53:00Z" w16du:dateUtc="2025-12-30T19:53:00Z">
              <w:rPr/>
            </w:rPrChange>
          </w:rPr>
          <w:t>, Poa</w:t>
        </w:r>
        <w:r w:rsidR="00675318">
          <w:t xml:space="preserve">, and </w:t>
        </w:r>
        <w:r w:rsidR="00675318" w:rsidRPr="00DB0B63">
          <w:rPr>
            <w:i/>
            <w:iCs/>
            <w:rPrChange w:id="622" w:author="Wagstaff, Camille" w:date="2025-12-30T11:53:00Z" w16du:dateUtc="2025-12-30T19:53:00Z">
              <w:rPr/>
            </w:rPrChange>
          </w:rPr>
          <w:t>Triticum spp</w:t>
        </w:r>
        <w:r w:rsidR="00675318">
          <w:t>.</w:t>
        </w:r>
      </w:ins>
      <w:ins w:id="623" w:author="Wagstaff, Camille" w:date="2025-12-05T12:30:00Z" w16du:dateUtc="2025-12-05T20:30:00Z">
        <w:r w:rsidR="00675318">
          <w:t xml:space="preserve"> </w:t>
        </w:r>
      </w:ins>
    </w:p>
    <w:p w14:paraId="5561BBE1" w14:textId="50922CFB" w:rsidR="00DF74CA" w:rsidRPr="006543A8" w:rsidRDefault="000E1DA6">
      <w:pPr>
        <w:pStyle w:val="paragraph"/>
        <w:spacing w:before="0" w:beforeAutospacing="0" w:after="0" w:afterAutospacing="0" w:line="480" w:lineRule="auto"/>
        <w:ind w:firstLine="540"/>
        <w:contextualSpacing/>
        <w:textAlignment w:val="baseline"/>
        <w:pPrChange w:id="624" w:author="Wagstaff, Camille" w:date="2025-12-05T13:39:00Z" w16du:dateUtc="2025-12-05T21:39:00Z">
          <w:pPr>
            <w:pStyle w:val="paragraph"/>
            <w:spacing w:before="0" w:beforeAutospacing="0" w:after="0" w:afterAutospacing="0" w:line="480" w:lineRule="auto"/>
            <w:contextualSpacing/>
            <w:textAlignment w:val="baseline"/>
          </w:pPr>
        </w:pPrChange>
      </w:pPr>
      <w:del w:id="625" w:author="Wagstaff, Camille" w:date="2025-12-30T11:53:00Z" w16du:dateUtc="2025-12-30T19:53:00Z">
        <w:r w:rsidRPr="000E1DA6" w:rsidDel="00DB0B63">
          <w:lastRenderedPageBreak/>
          <w:delText xml:space="preserve"> </w:delText>
        </w:r>
      </w:del>
      <w:ins w:id="626" w:author="Wagstaff, Camille" w:date="2025-12-30T11:53:00Z" w16du:dateUtc="2025-12-30T19:53:00Z">
        <w:r w:rsidR="00DB0B63">
          <w:t>I</w:t>
        </w:r>
      </w:ins>
      <w:del w:id="627" w:author="Wagstaff, Camille" w:date="2025-12-30T11:53:00Z" w16du:dateUtc="2025-12-30T19:53:00Z">
        <w:r w:rsidRPr="000E1DA6" w:rsidDel="00DB0B63">
          <w:delText>i</w:delText>
        </w:r>
      </w:del>
      <w:r w:rsidRPr="000E1DA6">
        <w:t xml:space="preserve">ndividual </w:t>
      </w:r>
      <w:r w:rsidRPr="006543A8">
        <w:rPr>
          <w:i/>
          <w:iCs/>
        </w:rPr>
        <w:t>N. tenellus</w:t>
      </w:r>
      <w:r w:rsidRPr="006543A8">
        <w:t xml:space="preserve"> </w:t>
      </w:r>
      <w:r w:rsidRPr="000E1DA6">
        <w:t>contained DNA from 1</w:t>
      </w:r>
      <w:del w:id="628" w:author="Wagstaff, Camille" w:date="2025-12-30T12:49:00Z" w16du:dateUtc="2025-12-30T20:49:00Z">
        <w:r w:rsidRPr="000E1DA6" w:rsidDel="00DB6C48">
          <w:delText>0</w:delText>
        </w:r>
      </w:del>
      <w:r w:rsidR="009E556A">
        <w:t xml:space="preserve"> to </w:t>
      </w:r>
      <w:r w:rsidRPr="000E1DA6">
        <w:t>20 different plant species</w:t>
      </w:r>
      <w:r w:rsidR="00C03D65">
        <w:t xml:space="preserve">, suggesting </w:t>
      </w:r>
      <w:r w:rsidRPr="000E1DA6">
        <w:t xml:space="preserve">frequent movement among hosts. </w:t>
      </w:r>
      <w:r w:rsidR="00B404A8" w:rsidRPr="006543A8">
        <w:t xml:space="preserve">However, plant species in the guts </w:t>
      </w:r>
      <w:del w:id="629" w:author="Wagstaff, Camille" w:date="2025-12-30T11:53:00Z" w16du:dateUtc="2025-12-30T19:53:00Z">
        <w:r w:rsidR="00B404A8" w:rsidRPr="006543A8" w:rsidDel="00E812DD">
          <w:delText xml:space="preserve">of </w:delText>
        </w:r>
        <w:r w:rsidR="00B404A8" w:rsidRPr="006543A8" w:rsidDel="00E812DD">
          <w:rPr>
            <w:i/>
            <w:iCs/>
          </w:rPr>
          <w:delText>N. tenellus</w:delText>
        </w:r>
        <w:r w:rsidR="00B404A8" w:rsidRPr="006543A8" w:rsidDel="00E812DD">
          <w:delText xml:space="preserve"> </w:delText>
        </w:r>
      </w:del>
      <w:r w:rsidR="00B404A8" w:rsidRPr="006543A8">
        <w:t xml:space="preserve">were not </w:t>
      </w:r>
      <w:ins w:id="630" w:author="Wagstaff, Camille" w:date="2025-12-30T11:53:00Z" w16du:dateUtc="2025-12-30T19:53:00Z">
        <w:r w:rsidR="00E812DD">
          <w:t xml:space="preserve">associated with </w:t>
        </w:r>
      </w:ins>
      <w:del w:id="631" w:author="Wagstaff, Camille" w:date="2025-12-30T11:53:00Z" w16du:dateUtc="2025-12-30T19:53:00Z">
        <w:r w:rsidR="00B404A8" w:rsidRPr="006543A8" w:rsidDel="00E812DD">
          <w:delText xml:space="preserve">defined by </w:delText>
        </w:r>
      </w:del>
      <w:r w:rsidR="00B404A8" w:rsidRPr="006543A8">
        <w:t>infection status</w:t>
      </w:r>
      <w:del w:id="632" w:author="Wagstaff, Camille" w:date="2025-12-30T11:53:00Z" w16du:dateUtc="2025-12-30T19:53:00Z">
        <w:r w:rsidR="00B404A8" w:rsidRPr="006543A8" w:rsidDel="00E812DD">
          <w:delText xml:space="preserve"> with BCTV or CPt</w:delText>
        </w:r>
      </w:del>
      <w:r w:rsidR="00C03D65">
        <w:t xml:space="preserve">, which may </w:t>
      </w:r>
      <w:r w:rsidR="00B404A8" w:rsidRPr="006543A8">
        <w:t xml:space="preserve">represent </w:t>
      </w:r>
      <w:r w:rsidR="00732FC6" w:rsidRPr="006543A8">
        <w:t xml:space="preserve">broad </w:t>
      </w:r>
      <w:proofErr w:type="spellStart"/>
      <w:r w:rsidR="00732FC6" w:rsidRPr="006543A8">
        <w:t>generalism</w:t>
      </w:r>
      <w:proofErr w:type="spellEnd"/>
      <w:r w:rsidR="00732FC6" w:rsidRPr="006543A8">
        <w:t xml:space="preserve"> </w:t>
      </w:r>
      <w:ins w:id="633" w:author="Wagstaff, Camille" w:date="2025-12-30T11:54:00Z" w16du:dateUtc="2025-12-30T19:54:00Z">
        <w:r w:rsidR="00E812DD">
          <w:t xml:space="preserve">and </w:t>
        </w:r>
      </w:ins>
      <w:del w:id="634" w:author="Wagstaff, Camille" w:date="2025-12-30T11:53:00Z" w16du:dateUtc="2025-12-30T19:53:00Z">
        <w:r w:rsidR="00732FC6" w:rsidRPr="006543A8" w:rsidDel="00E812DD">
          <w:delText xml:space="preserve">coupled with </w:delText>
        </w:r>
      </w:del>
      <w:r w:rsidR="00732FC6" w:rsidRPr="006543A8">
        <w:t xml:space="preserve">uniform pathogen dispersion. </w:t>
      </w:r>
      <w:ins w:id="635" w:author="Wagstaff, Camille" w:date="2025-12-30T11:54:00Z" w16du:dateUtc="2025-12-30T19:54:00Z">
        <w:r w:rsidR="00E812DD">
          <w:t>A</w:t>
        </w:r>
      </w:ins>
      <w:ins w:id="636" w:author="Wagstaff, Camille" w:date="2025-12-05T13:45:00Z">
        <w:r w:rsidR="00380D34" w:rsidRPr="00380D34">
          <w:t xml:space="preserve"> previous study of </w:t>
        </w:r>
        <w:r w:rsidR="00380D34" w:rsidRPr="00380D34">
          <w:rPr>
            <w:i/>
            <w:iCs/>
          </w:rPr>
          <w:t>N. tenellus</w:t>
        </w:r>
        <w:r w:rsidR="00380D34" w:rsidRPr="00380D34">
          <w:t xml:space="preserve"> feeding </w:t>
        </w:r>
      </w:ins>
      <w:ins w:id="637" w:author="Wagstaff, Camille" w:date="2025-12-30T11:54:00Z" w16du:dateUtc="2025-12-30T19:54:00Z">
        <w:r w:rsidR="00E812DD">
          <w:t>showed</w:t>
        </w:r>
      </w:ins>
      <w:ins w:id="638" w:author="Wagstaff, Camille" w:date="2025-12-05T13:45:00Z">
        <w:r w:rsidR="00380D34" w:rsidRPr="00380D34">
          <w:t xml:space="preserve"> that non-viruliferous leafhoppers preferentially probed barley (</w:t>
        </w:r>
        <w:r w:rsidR="00380D34" w:rsidRPr="00380D34">
          <w:rPr>
            <w:i/>
            <w:iCs/>
          </w:rPr>
          <w:t>Hordeum vulgare</w:t>
        </w:r>
        <w:r w:rsidR="00380D34" w:rsidRPr="00380D34">
          <w:t>, a non-host for BCTV) over tomato (</w:t>
        </w:r>
        <w:r w:rsidR="00380D34" w:rsidRPr="00380D34">
          <w:rPr>
            <w:i/>
            <w:iCs/>
          </w:rPr>
          <w:t xml:space="preserve">Solanum </w:t>
        </w:r>
        <w:proofErr w:type="spellStart"/>
        <w:r w:rsidR="00380D34" w:rsidRPr="00380D34">
          <w:rPr>
            <w:i/>
            <w:iCs/>
          </w:rPr>
          <w:t>lycopersicum</w:t>
        </w:r>
        <w:proofErr w:type="spellEnd"/>
        <w:r w:rsidR="00380D34" w:rsidRPr="00380D34">
          <w:t>, a BCTV host), whereas viruliferous insects showed no preference</w:t>
        </w:r>
      </w:ins>
      <w:ins w:id="639" w:author="Wagstaff, Camille" w:date="2025-12-05T13:46:00Z" w16du:dateUtc="2025-12-05T21:46:00Z">
        <w:r w:rsidR="00380D34">
          <w:t xml:space="preserve"> (Lee et al. 2022)</w:t>
        </w:r>
      </w:ins>
      <w:ins w:id="640" w:author="Wagstaff, Camille" w:date="2025-12-05T13:45:00Z">
        <w:r w:rsidR="00380D34" w:rsidRPr="00380D34">
          <w:t>. This behavior may be relevant to our observation that viruliferous individuals had fewer plant species detected</w:t>
        </w:r>
      </w:ins>
      <w:ins w:id="641" w:author="Wagstaff, Camille" w:date="2025-12-30T12:43:00Z" w16du:dateUtc="2025-12-30T20:43:00Z">
        <w:r w:rsidR="00AB3030">
          <w:t xml:space="preserve"> in gut contents</w:t>
        </w:r>
      </w:ins>
      <w:ins w:id="642" w:author="Wagstaff, Camille" w:date="2025-12-05T13:45:00Z">
        <w:r w:rsidR="00380D34" w:rsidRPr="00380D34">
          <w:t>, although seasonal sampling differences complicate interpretation.</w:t>
        </w:r>
      </w:ins>
      <w:ins w:id="643" w:author="Wagstaff, Camille" w:date="2025-12-05T13:46:00Z" w16du:dateUtc="2025-12-05T21:46:00Z">
        <w:r w:rsidR="00380D34">
          <w:t xml:space="preserve"> </w:t>
        </w:r>
      </w:ins>
      <w:r w:rsidR="009E556A">
        <w:t>A</w:t>
      </w:r>
      <w:r w:rsidR="00732FC6" w:rsidRPr="006543A8">
        <w:t>n</w:t>
      </w:r>
      <w:del w:id="644" w:author="Wagstaff, Camille" w:date="2025-12-30T11:55:00Z" w16du:dateUtc="2025-12-30T19:55:00Z">
        <w:r w:rsidR="00732FC6" w:rsidRPr="006543A8" w:rsidDel="006B11B4">
          <w:delText xml:space="preserve"> equally</w:delText>
        </w:r>
      </w:del>
      <w:ins w:id="645" w:author="Wagstaff, Camille" w:date="2025-12-30T11:55:00Z" w16du:dateUtc="2025-12-30T19:55:00Z">
        <w:r w:rsidR="006B11B4">
          <w:t>other</w:t>
        </w:r>
      </w:ins>
      <w:r w:rsidR="00732FC6" w:rsidRPr="006543A8">
        <w:t xml:space="preserve"> plausible explanation is that hypersensitivity in the molecular tools may have detected trace amounts of ubiquitous plant residues. For </w:t>
      </w:r>
      <w:proofErr w:type="gramStart"/>
      <w:r w:rsidR="00732FC6" w:rsidRPr="006543A8">
        <w:t>example</w:t>
      </w:r>
      <w:proofErr w:type="gramEnd"/>
      <w:del w:id="646" w:author="Wagstaff, Camille" w:date="2025-12-30T11:55:00Z" w16du:dateUtc="2025-12-30T19:55:00Z">
        <w:r w:rsidR="00732FC6" w:rsidRPr="006543A8" w:rsidDel="006B11B4">
          <w:delText>, at the time of sampling</w:delText>
        </w:r>
      </w:del>
      <w:r w:rsidR="00732FC6" w:rsidRPr="006543A8">
        <w:t>, many of the</w:t>
      </w:r>
      <w:del w:id="647" w:author="Wagstaff, Camille" w:date="2025-12-30T11:55:00Z" w16du:dateUtc="2025-12-30T19:55:00Z">
        <w:r w:rsidR="00732FC6" w:rsidRPr="006543A8" w:rsidDel="006B11B4">
          <w:delText xml:space="preserve"> most</w:delText>
        </w:r>
      </w:del>
      <w:r w:rsidR="00732FC6" w:rsidRPr="006543A8">
        <w:t xml:space="preserve"> common weeds</w:t>
      </w:r>
      <w:r w:rsidR="003611FF" w:rsidRPr="006543A8">
        <w:t xml:space="preserve"> (</w:t>
      </w:r>
      <w:r w:rsidR="003611FF" w:rsidRPr="006543A8">
        <w:rPr>
          <w:i/>
          <w:iCs/>
        </w:rPr>
        <w:t>Kali</w:t>
      </w:r>
      <w:r w:rsidR="003611FF" w:rsidRPr="006543A8">
        <w:t xml:space="preserve">, </w:t>
      </w:r>
      <w:r w:rsidR="003611FF" w:rsidRPr="006543A8">
        <w:rPr>
          <w:i/>
          <w:iCs/>
        </w:rPr>
        <w:t>Bassia</w:t>
      </w:r>
      <w:r w:rsidR="003611FF" w:rsidRPr="006543A8">
        <w:t xml:space="preserve">, </w:t>
      </w:r>
      <w:r w:rsidR="003611FF" w:rsidRPr="006543A8">
        <w:rPr>
          <w:i/>
          <w:iCs/>
        </w:rPr>
        <w:t>Salsola</w:t>
      </w:r>
      <w:r w:rsidR="003611FF" w:rsidRPr="006543A8">
        <w:t xml:space="preserve">, </w:t>
      </w:r>
      <w:r w:rsidR="003611FF" w:rsidRPr="006543A8">
        <w:rPr>
          <w:i/>
          <w:iCs/>
        </w:rPr>
        <w:t>Sisymbrium</w:t>
      </w:r>
      <w:r w:rsidR="003611FF" w:rsidRPr="006543A8">
        <w:t xml:space="preserve">) appeared in </w:t>
      </w:r>
      <w:r w:rsidR="00C03D65">
        <w:t>90</w:t>
      </w:r>
      <w:r w:rsidR="003611FF" w:rsidRPr="006543A8">
        <w:t xml:space="preserve">% of the </w:t>
      </w:r>
      <w:r w:rsidR="003611FF" w:rsidRPr="006543A8">
        <w:rPr>
          <w:i/>
          <w:iCs/>
        </w:rPr>
        <w:t>N. ten</w:t>
      </w:r>
      <w:r w:rsidR="005A5810">
        <w:rPr>
          <w:i/>
          <w:iCs/>
        </w:rPr>
        <w:t>e</w:t>
      </w:r>
      <w:r w:rsidR="003611FF" w:rsidRPr="006543A8">
        <w:rPr>
          <w:i/>
          <w:iCs/>
        </w:rPr>
        <w:t>llus</w:t>
      </w:r>
      <w:r w:rsidR="003611FF" w:rsidRPr="006543A8">
        <w:t xml:space="preserve"> guts assayed. </w:t>
      </w:r>
      <w:del w:id="648" w:author="Wagstaff, Camille" w:date="2025-12-30T11:55:00Z" w16du:dateUtc="2025-12-30T19:55:00Z">
        <w:r w:rsidR="00C03D65" w:rsidDel="00BE20BC">
          <w:delText>Despite</w:delText>
        </w:r>
        <w:r w:rsidR="003611FF" w:rsidRPr="006543A8" w:rsidDel="00BE20BC">
          <w:delText xml:space="preserve"> this alternative hypothesis, we reason that </w:delText>
        </w:r>
      </w:del>
      <w:ins w:id="649" w:author="Wagstaff, Camille" w:date="2025-12-30T11:55:00Z" w16du:dateUtc="2025-12-30T19:55:00Z">
        <w:r w:rsidR="00BE20BC">
          <w:t>S</w:t>
        </w:r>
      </w:ins>
      <w:del w:id="650" w:author="Wagstaff, Camille" w:date="2025-12-30T11:55:00Z" w16du:dateUtc="2025-12-30T19:55:00Z">
        <w:r w:rsidR="003611FF" w:rsidRPr="006543A8" w:rsidDel="00BE20BC">
          <w:delText>s</w:delText>
        </w:r>
      </w:del>
      <w:r w:rsidR="003611FF" w:rsidRPr="006543A8">
        <w:t>hifts in dietary composition with BCTV or CPt infection may still exist and could be a potential driver of vector behavior and host selection</w:t>
      </w:r>
      <w:del w:id="651" w:author="Wagstaff, Camille" w:date="2025-12-30T11:56:00Z" w16du:dateUtc="2025-12-30T19:56:00Z">
        <w:r w:rsidR="003611FF" w:rsidRPr="006543A8" w:rsidDel="00BE20BC">
          <w:delText>, regardless of our negative results.</w:delText>
        </w:r>
      </w:del>
      <w:ins w:id="652" w:author="Wagstaff, Camille" w:date="2025-12-30T11:56:00Z" w16du:dateUtc="2025-12-30T19:56:00Z">
        <w:r w:rsidR="00BE20BC">
          <w:t>.</w:t>
        </w:r>
      </w:ins>
    </w:p>
    <w:p w14:paraId="2FCDFD41" w14:textId="0926739F" w:rsidR="00FF19BD" w:rsidRDefault="00CA1160" w:rsidP="00C03D65">
      <w:pPr>
        <w:pStyle w:val="paragraph"/>
        <w:spacing w:before="0" w:beforeAutospacing="0" w:after="0" w:afterAutospacing="0" w:line="480" w:lineRule="auto"/>
        <w:ind w:firstLine="540"/>
        <w:contextualSpacing/>
        <w:textAlignment w:val="baseline"/>
      </w:pPr>
      <w:r w:rsidRPr="006543A8">
        <w:t xml:space="preserve">By sampling </w:t>
      </w:r>
      <w:r w:rsidR="00195779" w:rsidRPr="006543A8">
        <w:t>from</w:t>
      </w:r>
      <w:r w:rsidRPr="006543A8">
        <w:t xml:space="preserve"> early spring </w:t>
      </w:r>
      <w:r w:rsidR="00195779" w:rsidRPr="006543A8">
        <w:t xml:space="preserve">to late summer, our surveys </w:t>
      </w:r>
      <w:del w:id="653" w:author="Wagstaff, Camille" w:date="2025-12-30T11:56:00Z" w16du:dateUtc="2025-12-30T19:56:00Z">
        <w:r w:rsidR="00195779" w:rsidRPr="006543A8" w:rsidDel="00BE20BC">
          <w:delText xml:space="preserve">uniquely </w:delText>
        </w:r>
      </w:del>
      <w:r w:rsidR="00195779" w:rsidRPr="006543A8">
        <w:t>capture the seasonal variation in host use</w:t>
      </w:r>
      <w:del w:id="654" w:author="Wagstaff, Camille" w:date="2025-12-30T11:56:00Z" w16du:dateUtc="2025-12-30T19:56:00Z">
        <w:r w:rsidR="00195779" w:rsidRPr="006543A8" w:rsidDel="00BE20BC">
          <w:delText xml:space="preserve"> of </w:delText>
        </w:r>
        <w:r w:rsidR="00195779" w:rsidRPr="006543A8" w:rsidDel="00BE20BC">
          <w:rPr>
            <w:i/>
            <w:iCs/>
          </w:rPr>
          <w:delText>N. tenellus</w:delText>
        </w:r>
      </w:del>
      <w:r w:rsidR="00195779" w:rsidRPr="006543A8">
        <w:t xml:space="preserve">. This </w:t>
      </w:r>
      <w:del w:id="655" w:author="Wagstaff, Camille" w:date="2025-12-30T11:56:00Z" w16du:dateUtc="2025-12-30T19:56:00Z">
        <w:r w:rsidR="00195779" w:rsidRPr="006543A8" w:rsidDel="00BE20BC">
          <w:delText xml:space="preserve">seasonal variation </w:delText>
        </w:r>
      </w:del>
      <w:r w:rsidR="00195779" w:rsidRPr="006543A8">
        <w:t xml:space="preserve">lends support for the spring migration hypothesis in that </w:t>
      </w:r>
      <w:r w:rsidR="00195779" w:rsidRPr="006543A8">
        <w:rPr>
          <w:i/>
          <w:iCs/>
        </w:rPr>
        <w:t>N. tenellus</w:t>
      </w:r>
      <w:r w:rsidR="00195779" w:rsidRPr="006543A8">
        <w:t xml:space="preserve"> may migrate from early emerging weeds to </w:t>
      </w:r>
      <w:r w:rsidR="00902732" w:rsidRPr="006543A8">
        <w:t>crops throughout the summer.</w:t>
      </w:r>
      <w:r w:rsidR="00195779" w:rsidRPr="006543A8">
        <w:t xml:space="preserve"> </w:t>
      </w:r>
      <w:r w:rsidR="00902732" w:rsidRPr="006543A8">
        <w:t xml:space="preserve">In early spring, gut contents were marked by peak abundance of non-crop </w:t>
      </w:r>
      <w:ins w:id="656" w:author="Wagstaff, Camille" w:date="2025-12-30T12:43:00Z" w16du:dateUtc="2025-12-30T20:43:00Z">
        <w:r w:rsidR="00AB3030">
          <w:t>plant</w:t>
        </w:r>
      </w:ins>
      <w:del w:id="657" w:author="Wagstaff, Camille" w:date="2025-12-30T12:43:00Z" w16du:dateUtc="2025-12-30T20:43:00Z">
        <w:r w:rsidR="00902732" w:rsidRPr="006543A8" w:rsidDel="00AB3030">
          <w:delText>weed</w:delText>
        </w:r>
      </w:del>
      <w:r w:rsidR="00902732" w:rsidRPr="006543A8">
        <w:t>s such as</w:t>
      </w:r>
      <w:r w:rsidR="00195779" w:rsidRPr="006543A8">
        <w:t xml:space="preserve"> </w:t>
      </w:r>
      <w:r w:rsidR="00195779" w:rsidRPr="006543A8">
        <w:rPr>
          <w:i/>
          <w:iCs/>
        </w:rPr>
        <w:t>Bassia</w:t>
      </w:r>
      <w:r w:rsidR="00195779" w:rsidRPr="006543A8">
        <w:t xml:space="preserve">, </w:t>
      </w:r>
      <w:proofErr w:type="spellStart"/>
      <w:r w:rsidR="00195779" w:rsidRPr="006543A8">
        <w:rPr>
          <w:i/>
          <w:iCs/>
        </w:rPr>
        <w:t>Descurainia</w:t>
      </w:r>
      <w:proofErr w:type="spellEnd"/>
      <w:r w:rsidR="00195779" w:rsidRPr="006543A8">
        <w:t xml:space="preserve">, </w:t>
      </w:r>
      <w:r w:rsidR="00195779" w:rsidRPr="006543A8">
        <w:rPr>
          <w:i/>
          <w:iCs/>
        </w:rPr>
        <w:t>Sisymbrium</w:t>
      </w:r>
      <w:r w:rsidR="00195779" w:rsidRPr="006543A8">
        <w:t xml:space="preserve">, and </w:t>
      </w:r>
      <w:proofErr w:type="spellStart"/>
      <w:r w:rsidR="00195779" w:rsidRPr="006543A8">
        <w:rPr>
          <w:i/>
          <w:iCs/>
        </w:rPr>
        <w:t>Lycium</w:t>
      </w:r>
      <w:proofErr w:type="spellEnd"/>
      <w:r w:rsidR="005A0B48" w:rsidRPr="006543A8">
        <w:t>.</w:t>
      </w:r>
      <w:r w:rsidR="00195779" w:rsidRPr="006543A8">
        <w:t xml:space="preserve"> </w:t>
      </w:r>
      <w:r w:rsidR="00902732" w:rsidRPr="006543A8">
        <w:t>Most crops (</w:t>
      </w:r>
      <w:ins w:id="658" w:author="Wagstaff, Camille" w:date="2025-12-05T13:24:00Z" w16du:dateUtc="2025-12-05T21:24:00Z">
        <w:r w:rsidR="00770E74" w:rsidRPr="00770E74">
          <w:rPr>
            <w:i/>
            <w:iCs/>
            <w:rPrChange w:id="659" w:author="Wagstaff, Camille" w:date="2025-12-05T13:24:00Z" w16du:dateUtc="2025-12-05T21:24:00Z">
              <w:rPr/>
            </w:rPrChange>
          </w:rPr>
          <w:t>Solanum</w:t>
        </w:r>
        <w:r w:rsidR="00770E74">
          <w:t xml:space="preserve">, </w:t>
        </w:r>
      </w:ins>
      <w:r w:rsidR="00902732" w:rsidRPr="006543A8">
        <w:rPr>
          <w:i/>
          <w:iCs/>
        </w:rPr>
        <w:t>Cannabis</w:t>
      </w:r>
      <w:r w:rsidR="00902732" w:rsidRPr="006543A8">
        <w:t xml:space="preserve">, </w:t>
      </w:r>
      <w:r w:rsidR="00902732" w:rsidRPr="006543A8">
        <w:rPr>
          <w:i/>
          <w:iCs/>
        </w:rPr>
        <w:t>Raphanus</w:t>
      </w:r>
      <w:r w:rsidR="00902732" w:rsidRPr="006543A8">
        <w:t xml:space="preserve">, </w:t>
      </w:r>
      <w:r w:rsidR="00902732" w:rsidRPr="006543A8">
        <w:rPr>
          <w:i/>
          <w:iCs/>
        </w:rPr>
        <w:t>Medicago</w:t>
      </w:r>
      <w:r w:rsidR="00902732" w:rsidRPr="006543A8">
        <w:t xml:space="preserve">, and </w:t>
      </w:r>
      <w:r w:rsidR="00902732" w:rsidRPr="006543A8">
        <w:rPr>
          <w:i/>
          <w:iCs/>
        </w:rPr>
        <w:t>Cucumis</w:t>
      </w:r>
      <w:r w:rsidR="00902732" w:rsidRPr="006543A8">
        <w:t xml:space="preserve">) were found in peak abundance </w:t>
      </w:r>
      <w:ins w:id="660" w:author="Wagstaff, Camille" w:date="2025-12-30T12:44:00Z" w16du:dateUtc="2025-12-30T20:44:00Z">
        <w:r w:rsidR="00AB3030">
          <w:t xml:space="preserve">in gut contents </w:t>
        </w:r>
      </w:ins>
      <w:r w:rsidR="00902732" w:rsidRPr="006543A8">
        <w:t>in late spring to early summer</w:t>
      </w:r>
      <w:r w:rsidR="00195779" w:rsidRPr="006543A8">
        <w:t>.</w:t>
      </w:r>
      <w:r w:rsidR="00902732" w:rsidRPr="006543A8">
        <w:t xml:space="preserve"> Some plants were found in </w:t>
      </w:r>
      <w:r w:rsidR="00902732" w:rsidRPr="006543A8">
        <w:rPr>
          <w:i/>
          <w:iCs/>
        </w:rPr>
        <w:t xml:space="preserve">N. tenellus </w:t>
      </w:r>
      <w:r w:rsidR="00C03D65">
        <w:t xml:space="preserve">during </w:t>
      </w:r>
      <w:r w:rsidR="00902732" w:rsidRPr="006543A8">
        <w:t xml:space="preserve">the season at near uniform distributions. </w:t>
      </w:r>
      <w:del w:id="661" w:author="Wagstaff, Camille" w:date="2025-12-30T11:56:00Z" w16du:dateUtc="2025-12-30T19:56:00Z">
        <w:r w:rsidR="00902732" w:rsidRPr="006543A8" w:rsidDel="00BE20BC">
          <w:delText xml:space="preserve">Notably, </w:delText>
        </w:r>
      </w:del>
      <w:ins w:id="662" w:author="Wagstaff, Camille" w:date="2025-12-30T11:56:00Z" w16du:dateUtc="2025-12-30T19:56:00Z">
        <w:r w:rsidR="00BE20BC">
          <w:t>T</w:t>
        </w:r>
      </w:ins>
      <w:del w:id="663" w:author="Wagstaff, Camille" w:date="2025-12-30T11:56:00Z" w16du:dateUtc="2025-12-30T19:56:00Z">
        <w:r w:rsidR="00902732" w:rsidRPr="006543A8" w:rsidDel="00BE20BC">
          <w:delText>t</w:delText>
        </w:r>
      </w:del>
      <w:r w:rsidR="00902732" w:rsidRPr="006543A8">
        <w:t xml:space="preserve">hese ubiquitous all-season plants, </w:t>
      </w:r>
      <w:r w:rsidR="00902732" w:rsidRPr="006543A8">
        <w:rPr>
          <w:i/>
          <w:iCs/>
        </w:rPr>
        <w:t>Salsola</w:t>
      </w:r>
      <w:r w:rsidR="00902732" w:rsidRPr="006543A8">
        <w:t xml:space="preserve"> and </w:t>
      </w:r>
      <w:r w:rsidR="00902732" w:rsidRPr="006543A8">
        <w:rPr>
          <w:i/>
          <w:iCs/>
        </w:rPr>
        <w:t>Kali</w:t>
      </w:r>
      <w:r w:rsidR="00902732" w:rsidRPr="006543A8">
        <w:t xml:space="preserve"> may represent </w:t>
      </w:r>
      <w:r w:rsidR="00902732" w:rsidRPr="006543A8">
        <w:lastRenderedPageBreak/>
        <w:t>reservoirs for reinfection</w:t>
      </w:r>
      <w:r w:rsidR="003611FF" w:rsidRPr="006543A8">
        <w:t xml:space="preserve"> throughout the</w:t>
      </w:r>
      <w:del w:id="664" w:author="Wagstaff, Camille" w:date="2025-12-30T11:56:00Z" w16du:dateUtc="2025-12-30T19:56:00Z">
        <w:r w:rsidR="003611FF" w:rsidRPr="006543A8" w:rsidDel="00BE20BC">
          <w:delText xml:space="preserve"> growing</w:delText>
        </w:r>
      </w:del>
      <w:r w:rsidR="003611FF" w:rsidRPr="006543A8">
        <w:t xml:space="preserve"> season</w:t>
      </w:r>
      <w:r w:rsidR="006A5BC9">
        <w:t xml:space="preserve">, </w:t>
      </w:r>
      <w:ins w:id="665" w:author="Wagstaff, Camille" w:date="2025-12-30T11:57:00Z" w16du:dateUtc="2025-12-30T19:57:00Z">
        <w:r w:rsidR="00560D7B">
          <w:t xml:space="preserve">in line with prior work </w:t>
        </w:r>
      </w:ins>
      <w:del w:id="666" w:author="Wagstaff, Camille" w:date="2025-12-30T11:57:00Z" w16du:dateUtc="2025-12-30T19:57:00Z">
        <w:r w:rsidR="006A5BC9" w:rsidDel="00560D7B">
          <w:delText xml:space="preserve">confirming </w:delText>
        </w:r>
        <w:r w:rsidR="006A5BC9" w:rsidRPr="006A5BC9" w:rsidDel="00560D7B">
          <w:delText>previously published observations</w:delText>
        </w:r>
        <w:r w:rsidR="006A5BC9" w:rsidDel="00560D7B">
          <w:delText xml:space="preserve"> </w:delText>
        </w:r>
      </w:del>
      <w:r w:rsidR="006A5BC9">
        <w:t>(</w:t>
      </w:r>
      <w:r w:rsidR="00427789" w:rsidRPr="0074511A">
        <w:rPr>
          <w:rFonts w:eastAsiaTheme="majorEastAsia"/>
        </w:rPr>
        <w:t xml:space="preserve">Douglass </w:t>
      </w:r>
      <w:r w:rsidR="00427789">
        <w:rPr>
          <w:rFonts w:eastAsiaTheme="majorEastAsia"/>
        </w:rPr>
        <w:t>and</w:t>
      </w:r>
      <w:r w:rsidR="00427789" w:rsidRPr="0074511A">
        <w:rPr>
          <w:rFonts w:eastAsiaTheme="majorEastAsia"/>
        </w:rPr>
        <w:t xml:space="preserve"> Hallock</w:t>
      </w:r>
      <w:r w:rsidR="00427789">
        <w:rPr>
          <w:rFonts w:eastAsiaTheme="majorEastAsia"/>
        </w:rPr>
        <w:t xml:space="preserve"> </w:t>
      </w:r>
      <w:r w:rsidR="00427789" w:rsidRPr="0074511A">
        <w:rPr>
          <w:rFonts w:eastAsiaTheme="majorEastAsia"/>
        </w:rPr>
        <w:t>1957</w:t>
      </w:r>
      <w:r w:rsidR="00427789">
        <w:rPr>
          <w:rFonts w:eastAsiaTheme="majorEastAsia"/>
        </w:rPr>
        <w:t xml:space="preserve">; </w:t>
      </w:r>
      <w:proofErr w:type="spellStart"/>
      <w:r w:rsidR="006A5BC9" w:rsidRPr="00112EC7">
        <w:rPr>
          <w:rFonts w:eastAsiaTheme="majorEastAsia"/>
        </w:rPr>
        <w:t>Munyaneza</w:t>
      </w:r>
      <w:proofErr w:type="spellEnd"/>
      <w:r w:rsidR="006A5BC9">
        <w:rPr>
          <w:rFonts w:eastAsiaTheme="majorEastAsia"/>
        </w:rPr>
        <w:t xml:space="preserve"> et al. 2006a</w:t>
      </w:r>
      <w:r w:rsidR="00427789">
        <w:rPr>
          <w:rFonts w:eastAsiaTheme="majorEastAsia"/>
        </w:rPr>
        <w:t>; Foutz et al. 2025)</w:t>
      </w:r>
      <w:r w:rsidR="00902732" w:rsidRPr="006543A8">
        <w:t xml:space="preserve">. </w:t>
      </w:r>
      <w:r w:rsidR="004204B2" w:rsidRPr="006543A8">
        <w:t xml:space="preserve">Further evidence of host plant species turnover </w:t>
      </w:r>
      <w:del w:id="667" w:author="Wagstaff, Camille" w:date="2025-12-30T11:57:00Z" w16du:dateUtc="2025-12-30T19:57:00Z">
        <w:r w:rsidR="004204B2" w:rsidRPr="006543A8" w:rsidDel="00560D7B">
          <w:delText xml:space="preserve">throughout the season </w:delText>
        </w:r>
      </w:del>
      <w:r w:rsidR="004204B2" w:rsidRPr="006543A8">
        <w:t xml:space="preserve">was found in our multivariate results, with sampling </w:t>
      </w:r>
      <w:proofErr w:type="gramStart"/>
      <w:r w:rsidR="004204B2" w:rsidRPr="006543A8">
        <w:t>date</w:t>
      </w:r>
      <w:proofErr w:type="gramEnd"/>
      <w:r w:rsidR="004204B2" w:rsidRPr="006543A8">
        <w:t xml:space="preserve"> representing </w:t>
      </w:r>
      <w:ins w:id="668" w:author="Wagstaff, Camille" w:date="2025-12-30T12:44:00Z" w16du:dateUtc="2025-12-30T20:44:00Z">
        <w:r w:rsidR="00AB3030">
          <w:t xml:space="preserve">most </w:t>
        </w:r>
      </w:ins>
      <w:del w:id="669" w:author="Wagstaff, Camille" w:date="2025-12-30T12:44:00Z" w16du:dateUtc="2025-12-30T20:44:00Z">
        <w:r w:rsidR="004204B2" w:rsidRPr="006543A8" w:rsidDel="00AB3030">
          <w:delText xml:space="preserve">the majority </w:delText>
        </w:r>
      </w:del>
      <w:r w:rsidR="004204B2" w:rsidRPr="006543A8">
        <w:t xml:space="preserve">of </w:t>
      </w:r>
      <w:ins w:id="670" w:author="Wagstaff, Camille" w:date="2025-12-30T12:44:00Z" w16du:dateUtc="2025-12-30T20:44:00Z">
        <w:r w:rsidR="00AB3030">
          <w:t xml:space="preserve">the </w:t>
        </w:r>
      </w:ins>
      <w:r w:rsidR="004204B2" w:rsidRPr="006543A8">
        <w:t xml:space="preserve">variation in species composition that could be explained by our predictors. </w:t>
      </w:r>
    </w:p>
    <w:p w14:paraId="6B749EF3" w14:textId="16FD3E8B" w:rsidR="00DA3BAF"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Our results </w:t>
      </w:r>
      <w:r w:rsidR="005A5810">
        <w:t>suggest</w:t>
      </w:r>
      <w:r w:rsidR="005A5810" w:rsidRPr="006543A8">
        <w:t xml:space="preserve"> </w:t>
      </w:r>
      <w:r w:rsidRPr="006543A8">
        <w:t xml:space="preserve">that wild mustards, particularly </w:t>
      </w:r>
      <w:r w:rsidRPr="006543A8">
        <w:rPr>
          <w:rFonts w:eastAsiaTheme="majorEastAsia"/>
          <w:i/>
          <w:iCs/>
        </w:rPr>
        <w:t>Sisymbrium</w:t>
      </w:r>
      <w:r w:rsidRPr="006543A8">
        <w:t xml:space="preserve"> and </w:t>
      </w:r>
      <w:proofErr w:type="spellStart"/>
      <w:r w:rsidRPr="006543A8">
        <w:rPr>
          <w:rFonts w:eastAsiaTheme="majorEastAsia"/>
          <w:i/>
          <w:iCs/>
        </w:rPr>
        <w:t>Descurainia</w:t>
      </w:r>
      <w:proofErr w:type="spellEnd"/>
      <w:r w:rsidRPr="006543A8">
        <w:t xml:space="preserve"> species, </w:t>
      </w:r>
      <w:r w:rsidR="009E556A">
        <w:t xml:space="preserve">are common </w:t>
      </w:r>
      <w:r w:rsidRPr="006543A8">
        <w:t xml:space="preserve">spring hosts for </w:t>
      </w:r>
      <w:r w:rsidRPr="006543A8">
        <w:rPr>
          <w:rFonts w:eastAsiaTheme="majorEastAsia"/>
          <w:i/>
          <w:iCs/>
        </w:rPr>
        <w:t>N. tenellus</w:t>
      </w:r>
      <w:r w:rsidRPr="006543A8">
        <w:t xml:space="preserve">, with </w:t>
      </w:r>
      <w:r w:rsidR="007A2B5C" w:rsidRPr="006543A8">
        <w:t xml:space="preserve">peak </w:t>
      </w:r>
      <w:r w:rsidRPr="006543A8">
        <w:t xml:space="preserve">mustard feeding coinciding with the early-season emergence of </w:t>
      </w:r>
      <w:ins w:id="671" w:author="Wagstaff, Camille" w:date="2025-12-30T11:57:00Z" w16du:dateUtc="2025-12-30T19:57:00Z">
        <w:r w:rsidR="00FD1B55">
          <w:t xml:space="preserve">leafhopper </w:t>
        </w:r>
      </w:ins>
      <w:r w:rsidRPr="006543A8">
        <w:t>nymphs</w:t>
      </w:r>
      <w:r w:rsidR="005A0B48" w:rsidRPr="006543A8">
        <w:t xml:space="preserve"> (Foutz et al. 2025)</w:t>
      </w:r>
      <w:r w:rsidRPr="006543A8">
        <w:t>. These</w:t>
      </w:r>
      <w:ins w:id="672" w:author="Wagstaff, Camille" w:date="2025-12-05T13:25:00Z" w16du:dateUtc="2025-12-05T21:25:00Z">
        <w:r w:rsidR="00770E74">
          <w:t xml:space="preserve"> mustard</w:t>
        </w:r>
      </w:ins>
      <w:r w:rsidRPr="006543A8">
        <w:t xml:space="preserve"> hosts </w:t>
      </w:r>
      <w:r w:rsidR="009E556A">
        <w:t>support</w:t>
      </w:r>
      <w:r w:rsidRPr="006543A8">
        <w:t xml:space="preserve"> </w:t>
      </w:r>
      <w:r w:rsidRPr="006543A8">
        <w:rPr>
          <w:rFonts w:eastAsiaTheme="majorEastAsia"/>
          <w:i/>
          <w:iCs/>
        </w:rPr>
        <w:t>N. tenellus</w:t>
      </w:r>
      <w:r w:rsidRPr="006543A8">
        <w:t xml:space="preserve"> development and early pathogen acquisition</w:t>
      </w:r>
      <w:r w:rsidR="009E556A">
        <w:t xml:space="preserve"> </w:t>
      </w:r>
      <w:r w:rsidR="00651013" w:rsidRPr="006543A8">
        <w:t>due to their ability to overwinter, cold hardiness, and tendency to germinate earlier than many other weed species</w:t>
      </w:r>
      <w:r w:rsidR="00243AC0" w:rsidRPr="006543A8">
        <w:t xml:space="preserve"> (Cici and Van Acker 2011). </w:t>
      </w:r>
      <w:del w:id="673" w:author="Wagstaff, Camille" w:date="2025-12-30T11:57:00Z" w16du:dateUtc="2025-12-30T19:57:00Z">
        <w:r w:rsidR="00C03D65" w:rsidDel="00FD1B55">
          <w:delText>O</w:delText>
        </w:r>
        <w:r w:rsidRPr="006543A8" w:rsidDel="00FD1B55">
          <w:delText xml:space="preserve">ur study also uncovered consistent detection of </w:delText>
        </w:r>
      </w:del>
      <w:ins w:id="674" w:author="Wagstaff, Camille" w:date="2025-12-30T11:57:00Z" w16du:dateUtc="2025-12-30T19:57:00Z">
        <w:r w:rsidR="00FD1B55">
          <w:t xml:space="preserve">We also commonly detected </w:t>
        </w:r>
      </w:ins>
      <w:r w:rsidRPr="006543A8">
        <w:t>tree species</w:t>
      </w:r>
      <w:r w:rsidR="00C03D65">
        <w:t xml:space="preserve"> </w:t>
      </w:r>
      <w:r w:rsidRPr="006543A8">
        <w:t xml:space="preserve">including </w:t>
      </w:r>
      <w:r w:rsidRPr="006543A8">
        <w:rPr>
          <w:rFonts w:eastAsiaTheme="majorEastAsia"/>
          <w:i/>
          <w:iCs/>
        </w:rPr>
        <w:t>Tilia</w:t>
      </w:r>
      <w:r w:rsidRPr="006543A8">
        <w:t xml:space="preserve">, </w:t>
      </w:r>
      <w:r w:rsidRPr="006543A8">
        <w:rPr>
          <w:rFonts w:eastAsiaTheme="majorEastAsia"/>
          <w:i/>
          <w:iCs/>
        </w:rPr>
        <w:t>Pyrus</w:t>
      </w:r>
      <w:r w:rsidRPr="006543A8">
        <w:t xml:space="preserve">, </w:t>
      </w:r>
      <w:r w:rsidRPr="006543A8">
        <w:rPr>
          <w:rFonts w:eastAsiaTheme="majorEastAsia"/>
          <w:i/>
          <w:iCs/>
        </w:rPr>
        <w:t>Prunus</w:t>
      </w:r>
      <w:r w:rsidRPr="006543A8">
        <w:t xml:space="preserve">, and conifers </w:t>
      </w:r>
      <w:ins w:id="675" w:author="Wagstaff, Camille" w:date="2025-12-30T12:45:00Z" w16du:dateUtc="2025-12-30T20:45:00Z">
        <w:r w:rsidR="00F83871">
          <w:t>such as</w:t>
        </w:r>
      </w:ins>
      <w:del w:id="676" w:author="Wagstaff, Camille" w:date="2025-12-30T12:45:00Z" w16du:dateUtc="2025-12-30T20:45:00Z">
        <w:r w:rsidRPr="006543A8" w:rsidDel="00F83871">
          <w:delText>like</w:delText>
        </w:r>
      </w:del>
      <w:r w:rsidRPr="006543A8">
        <w:t xml:space="preserve"> </w:t>
      </w:r>
      <w:r w:rsidRPr="006543A8">
        <w:rPr>
          <w:rFonts w:eastAsiaTheme="majorEastAsia"/>
          <w:i/>
          <w:iCs/>
        </w:rPr>
        <w:t>Pinus</w:t>
      </w:r>
      <w:r w:rsidRPr="006543A8">
        <w:t xml:space="preserve"> and </w:t>
      </w:r>
      <w:r w:rsidRPr="006543A8">
        <w:rPr>
          <w:rFonts w:eastAsiaTheme="majorEastAsia"/>
          <w:i/>
          <w:iCs/>
        </w:rPr>
        <w:t>Tsuga</w:t>
      </w:r>
      <w:r w:rsidRPr="006543A8">
        <w:t xml:space="preserve">, suggesting that trees may </w:t>
      </w:r>
      <w:del w:id="677" w:author="Wagstaff, Camille" w:date="2025-12-05T13:26:00Z" w16du:dateUtc="2025-12-05T21:26:00Z">
        <w:r w:rsidRPr="006543A8" w:rsidDel="00770E74">
          <w:delText>play a previously unrecognized role in</w:delText>
        </w:r>
      </w:del>
      <w:ins w:id="678" w:author="Wagstaff, Camille" w:date="2025-12-05T13:26:00Z" w16du:dateUtc="2025-12-05T21:26:00Z">
        <w:r w:rsidR="00770E74">
          <w:t>be probed or fed upon by</w:t>
        </w:r>
      </w:ins>
      <w:r w:rsidRPr="006543A8">
        <w:t xml:space="preserve"> </w:t>
      </w:r>
      <w:r w:rsidRPr="006543A8">
        <w:rPr>
          <w:rFonts w:eastAsiaTheme="majorEastAsia"/>
          <w:i/>
          <w:iCs/>
        </w:rPr>
        <w:t>N. tenellus</w:t>
      </w:r>
      <w:ins w:id="679" w:author="Wagstaff, Camille" w:date="2025-12-05T13:26:00Z" w16du:dateUtc="2025-12-05T21:26:00Z">
        <w:r w:rsidR="00770E74">
          <w:t>. More research</w:t>
        </w:r>
      </w:ins>
      <w:ins w:id="680" w:author="Wagstaff, Camille" w:date="2025-12-05T13:27:00Z" w16du:dateUtc="2025-12-05T21:27:00Z">
        <w:r w:rsidR="00770E74">
          <w:t xml:space="preserve"> is needed to test trees for </w:t>
        </w:r>
      </w:ins>
      <w:ins w:id="681" w:author="Wagstaff, Camille" w:date="2025-12-05T13:30:00Z" w16du:dateUtc="2025-12-05T21:30:00Z">
        <w:r w:rsidR="00770E74" w:rsidRPr="006543A8">
          <w:rPr>
            <w:i/>
            <w:iCs/>
          </w:rPr>
          <w:t>N. tenellus</w:t>
        </w:r>
        <w:r w:rsidR="00770E74">
          <w:t xml:space="preserve">-vectored </w:t>
        </w:r>
      </w:ins>
      <w:ins w:id="682" w:author="Wagstaff, Camille" w:date="2025-12-05T13:27:00Z" w16du:dateUtc="2025-12-05T21:27:00Z">
        <w:r w:rsidR="00770E74">
          <w:t xml:space="preserve">pathogens to determine their </w:t>
        </w:r>
      </w:ins>
      <w:ins w:id="683" w:author="Wagstaff, Camille" w:date="2025-12-05T13:29:00Z" w16du:dateUtc="2025-12-05T21:29:00Z">
        <w:r w:rsidR="00770E74">
          <w:t>susceptibility</w:t>
        </w:r>
      </w:ins>
      <w:del w:id="684" w:author="Wagstaff, Camille" w:date="2025-12-05T13:26:00Z" w16du:dateUtc="2025-12-05T21:26:00Z">
        <w:r w:rsidRPr="006543A8" w:rsidDel="00770E74">
          <w:delText xml:space="preserve"> </w:delText>
        </w:r>
      </w:del>
      <w:ins w:id="685" w:author="Wagstaff, Camille" w:date="2025-12-05T13:29:00Z" w16du:dateUtc="2025-12-05T21:29:00Z">
        <w:r w:rsidR="00770E74">
          <w:t xml:space="preserve"> </w:t>
        </w:r>
      </w:ins>
      <w:del w:id="686" w:author="Wagstaff, Camille" w:date="2025-12-05T13:26:00Z" w16du:dateUtc="2025-12-05T21:26:00Z">
        <w:r w:rsidRPr="006543A8" w:rsidDel="00770E74">
          <w:delText>seasonal</w:delText>
        </w:r>
      </w:del>
      <w:del w:id="687" w:author="Wagstaff, Camille" w:date="2025-12-05T13:29:00Z" w16du:dateUtc="2025-12-05T21:29:00Z">
        <w:r w:rsidRPr="006543A8" w:rsidDel="00770E74">
          <w:delText xml:space="preserve"> ecology</w:delText>
        </w:r>
      </w:del>
      <w:r w:rsidRPr="006543A8">
        <w:t>.</w:t>
      </w:r>
      <w:r w:rsidR="000238DA" w:rsidRPr="006543A8">
        <w:t xml:space="preserve"> </w:t>
      </w:r>
      <w:proofErr w:type="spellStart"/>
      <w:ins w:id="688" w:author="Wagstaff, Camille" w:date="2025-12-05T13:27:00Z" w16du:dateUtc="2025-12-05T21:27:00Z">
        <w:r w:rsidR="00770E74">
          <w:t>Previous</w:t>
        </w:r>
      </w:ins>
      <w:del w:id="689" w:author="Wagstaff, Camille" w:date="2025-12-05T13:27:00Z" w16du:dateUtc="2025-12-05T21:27:00Z">
        <w:r w:rsidR="00DA3BAF" w:rsidRPr="006543A8" w:rsidDel="00770E74">
          <w:delText xml:space="preserve">Other </w:delText>
        </w:r>
      </w:del>
      <w:r w:rsidR="00DA3BAF" w:rsidRPr="006543A8">
        <w:t>research</w:t>
      </w:r>
      <w:proofErr w:type="spellEnd"/>
      <w:r w:rsidR="00DA3BAF" w:rsidRPr="006543A8">
        <w:t xml:space="preserve"> using</w:t>
      </w:r>
      <w:ins w:id="690" w:author="Wagstaff, Camille" w:date="2025-12-05T13:28:00Z" w16du:dateUtc="2025-12-05T21:28:00Z">
        <w:r w:rsidR="00770E74">
          <w:t xml:space="preserve"> different</w:t>
        </w:r>
      </w:ins>
      <w:r w:rsidR="00DA3BAF" w:rsidRPr="006543A8">
        <w:t xml:space="preserve"> DNA barcoding </w:t>
      </w:r>
      <w:ins w:id="691" w:author="Wagstaff, Camille" w:date="2025-12-05T13:32:00Z" w16du:dateUtc="2025-12-05T21:32:00Z">
        <w:r w:rsidR="00770E74">
          <w:t xml:space="preserve">primers </w:t>
        </w:r>
      </w:ins>
      <w:r w:rsidR="00DA3BAF" w:rsidRPr="006543A8">
        <w:t xml:space="preserve">has also identified unexpected </w:t>
      </w:r>
      <w:del w:id="692" w:author="Wagstaff, Camille" w:date="2025-12-05T13:28:00Z" w16du:dateUtc="2025-12-05T21:28:00Z">
        <w:r w:rsidR="00DA3BAF" w:rsidRPr="006543A8" w:rsidDel="00770E74">
          <w:delText>host</w:delText>
        </w:r>
      </w:del>
      <w:r w:rsidR="00DA3BAF" w:rsidRPr="006543A8">
        <w:t xml:space="preserve"> plants</w:t>
      </w:r>
      <w:ins w:id="693" w:author="Wagstaff, Camille" w:date="2025-12-05T13:28:00Z" w16du:dateUtc="2025-12-05T21:28:00Z">
        <w:r w:rsidR="00770E74">
          <w:t xml:space="preserve"> in </w:t>
        </w:r>
        <w:r w:rsidR="00770E74" w:rsidRPr="006543A8">
          <w:rPr>
            <w:i/>
            <w:iCs/>
          </w:rPr>
          <w:t>N. tenellus</w:t>
        </w:r>
        <w:r w:rsidR="00770E74">
          <w:t xml:space="preserve"> diets</w:t>
        </w:r>
      </w:ins>
      <w:r w:rsidR="00DA3BAF" w:rsidRPr="006543A8">
        <w:t xml:space="preserve">, including coniferous trees such as </w:t>
      </w:r>
      <w:r w:rsidR="00DA3BAF" w:rsidRPr="006543A8">
        <w:rPr>
          <w:i/>
          <w:iCs/>
        </w:rPr>
        <w:t>Pinus</w:t>
      </w:r>
      <w:r w:rsidR="00DA3BAF" w:rsidRPr="006543A8">
        <w:t xml:space="preserve"> spp.</w:t>
      </w:r>
      <w:del w:id="694" w:author="Wagstaff, Camille" w:date="2025-12-05T13:28:00Z" w16du:dateUtc="2025-12-05T21:28:00Z">
        <w:r w:rsidR="00DA3BAF" w:rsidRPr="006543A8" w:rsidDel="00770E74">
          <w:delText xml:space="preserve"> in the diet of </w:delText>
        </w:r>
        <w:r w:rsidR="00DA3BAF" w:rsidRPr="006543A8" w:rsidDel="00770E74">
          <w:rPr>
            <w:i/>
            <w:iCs/>
          </w:rPr>
          <w:delText>N. tenellus</w:delText>
        </w:r>
      </w:del>
      <w:r w:rsidR="00DA3BAF" w:rsidRPr="006543A8">
        <w:t>, particularly during early summer dispersal events (</w:t>
      </w:r>
      <w:r w:rsidR="006A5BC9">
        <w:t xml:space="preserve">Cooper et al. 2022, </w:t>
      </w:r>
      <w:r w:rsidR="00DA3BAF" w:rsidRPr="006543A8">
        <w:t xml:space="preserve">Strausbaugh et al. 2024). These findings further support </w:t>
      </w:r>
      <w:del w:id="695" w:author="Wagstaff, Camille" w:date="2025-12-30T12:46:00Z" w16du:dateUtc="2025-12-30T20:46:00Z">
        <w:r w:rsidR="00DA3BAF" w:rsidRPr="006543A8" w:rsidDel="00F83871">
          <w:delText xml:space="preserve">the idea </w:delText>
        </w:r>
      </w:del>
      <w:r w:rsidR="00DA3BAF" w:rsidRPr="006543A8">
        <w:t>that leafhoppers may feed on a broader range of plant taxa—including trees—than previously recognized</w:t>
      </w:r>
      <w:r w:rsidR="008552DF">
        <w:t>.</w:t>
      </w:r>
      <w:r w:rsidR="00AA750E">
        <w:t xml:space="preserve"> These behaviors have</w:t>
      </w:r>
      <w:r w:rsidR="00DA3BAF" w:rsidRPr="006543A8">
        <w:t xml:space="preserve"> important implications for understanding their movement ecology and the epidemiology of </w:t>
      </w:r>
      <w:ins w:id="696" w:author="Wagstaff, Camille" w:date="2025-12-30T12:46:00Z" w16du:dateUtc="2025-12-30T20:46:00Z">
        <w:r w:rsidR="00F83871">
          <w:t>the pathogens they transmit</w:t>
        </w:r>
      </w:ins>
      <w:del w:id="697" w:author="Wagstaff, Camille" w:date="2025-12-30T12:46:00Z" w16du:dateUtc="2025-12-30T20:46:00Z">
        <w:r w:rsidR="00DA3BAF" w:rsidRPr="006543A8" w:rsidDel="00F83871">
          <w:delText>their vectored pathogens</w:delText>
        </w:r>
        <w:r w:rsidR="00042655" w:rsidDel="00F83871">
          <w:delText xml:space="preserve"> </w:delText>
        </w:r>
      </w:del>
      <w:r w:rsidR="001775B4" w:rsidRPr="006543A8">
        <w:t>(Strausbaugh et al. 2024).</w:t>
      </w:r>
    </w:p>
    <w:p w14:paraId="201F4F0F" w14:textId="5939C0FB" w:rsidR="00243AC0" w:rsidRPr="006543A8" w:rsidRDefault="00DF74CA" w:rsidP="00C03D65">
      <w:pPr>
        <w:pStyle w:val="paragraph"/>
        <w:spacing w:before="0" w:beforeAutospacing="0" w:after="0" w:afterAutospacing="0" w:line="480" w:lineRule="auto"/>
        <w:ind w:firstLine="540"/>
        <w:contextualSpacing/>
        <w:textAlignment w:val="baseline"/>
      </w:pPr>
      <w:r w:rsidRPr="00DF74CA">
        <w:t xml:space="preserve">The timing of tree species host use appears to coincide with spring bolting of mustards. While not tested here, this phenology timing event may serve as an important biomarker for </w:t>
      </w:r>
      <w:del w:id="698" w:author="Wagstaff, Camille" w:date="2025-12-30T12:46:00Z" w16du:dateUtc="2025-12-30T20:46:00Z">
        <w:r w:rsidRPr="00DF74CA" w:rsidDel="00F83871">
          <w:lastRenderedPageBreak/>
          <w:delText xml:space="preserve">growers of </w:delText>
        </w:r>
      </w:del>
      <w:r w:rsidRPr="00DF74CA">
        <w:t>tree crop</w:t>
      </w:r>
      <w:ins w:id="699" w:author="Wagstaff, Camille" w:date="2025-12-30T12:46:00Z" w16du:dateUtc="2025-12-30T20:46:00Z">
        <w:r w:rsidR="00F83871">
          <w:t xml:space="preserve"> grower</w:t>
        </w:r>
      </w:ins>
      <w:r w:rsidRPr="00DF74CA">
        <w:t>s</w:t>
      </w:r>
      <w:r>
        <w:t xml:space="preserve">, as trees may serve as </w:t>
      </w:r>
      <w:r w:rsidRPr="006543A8">
        <w:t>temporary or transitional hosts</w:t>
      </w:r>
      <w:r>
        <w:t xml:space="preserve">. </w:t>
      </w:r>
      <w:r w:rsidR="00FF19BD" w:rsidRPr="006543A8">
        <w:t xml:space="preserve">This pattern of host switching driven by plant phenology </w:t>
      </w:r>
      <w:r w:rsidR="000238DA" w:rsidRPr="006543A8">
        <w:t xml:space="preserve">may </w:t>
      </w:r>
      <w:r w:rsidR="00FF19BD" w:rsidRPr="006543A8">
        <w:t>highlight the importance of considering perennial hosts in disease surveillance and management programs.</w:t>
      </w:r>
      <w:r>
        <w:t xml:space="preserve"> </w:t>
      </w:r>
      <w:r w:rsidR="00243AC0" w:rsidRPr="006543A8">
        <w:t xml:space="preserve">As mustards begin to bolt and turn yellow in spring, they become detectable via satellite imagery, providing an independent line of evidence that correlates with observed patterns of </w:t>
      </w:r>
      <w:r w:rsidR="00243AC0" w:rsidRPr="006543A8">
        <w:rPr>
          <w:i/>
          <w:iCs/>
        </w:rPr>
        <w:t>N. tenellus</w:t>
      </w:r>
      <w:r w:rsidR="00243AC0" w:rsidRPr="006543A8">
        <w:t xml:space="preserve"> emergence and migration timing (Lee et al. 2025). This phenological cue, visible at landscape scale, suggests that satellite-based monitoring could be used as a predictive tool for vector movement.</w:t>
      </w:r>
    </w:p>
    <w:p w14:paraId="1D503579" w14:textId="304CB1A4" w:rsidR="007A2B5C"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We also confirmed strong seasonal </w:t>
      </w:r>
      <w:r w:rsidR="000238DA" w:rsidRPr="006543A8">
        <w:t xml:space="preserve">patterns </w:t>
      </w:r>
      <w:r w:rsidRPr="006543A8">
        <w:t>in host use. Kochia (</w:t>
      </w:r>
      <w:r w:rsidRPr="006543A8">
        <w:rPr>
          <w:rFonts w:eastAsiaTheme="majorEastAsia"/>
          <w:i/>
          <w:iCs/>
        </w:rPr>
        <w:t>Bassia</w:t>
      </w:r>
      <w:r w:rsidRPr="006543A8">
        <w:t xml:space="preserve"> spp.) emerged as a major summer host and pathogen reservoir, with infections persisting into the fall</w:t>
      </w:r>
      <w:r w:rsidR="00DF74CA">
        <w:t xml:space="preserve"> (Foutz et al. 2025)</w:t>
      </w:r>
      <w:r w:rsidRPr="006543A8">
        <w:t>, while Russian thistle (</w:t>
      </w:r>
      <w:r w:rsidRPr="006543A8">
        <w:rPr>
          <w:rFonts w:eastAsiaTheme="majorEastAsia"/>
          <w:i/>
          <w:iCs/>
        </w:rPr>
        <w:t>Salsola</w:t>
      </w:r>
      <w:r w:rsidRPr="006543A8">
        <w:t xml:space="preserve"> spp.) was the most frequently detected genus overall. Seasonal host shifts appear driven by temperature and host availability, with nymphs showing localized feeding on preferred spring hosts and adults dispersing to irrigated or overwintering hosts in summer and fall</w:t>
      </w:r>
      <w:r w:rsidR="00541D0F" w:rsidRPr="006543A8">
        <w:t xml:space="preserve"> (Horton et al. 2018)</w:t>
      </w:r>
      <w:r w:rsidRPr="006543A8">
        <w:t xml:space="preserve">. </w:t>
      </w:r>
      <w:r w:rsidR="00AA750E">
        <w:t>W</w:t>
      </w:r>
      <w:r w:rsidRPr="006543A8">
        <w:t xml:space="preserve">hile plants like </w:t>
      </w:r>
      <w:r w:rsidRPr="006543A8">
        <w:rPr>
          <w:rFonts w:eastAsiaTheme="majorEastAsia"/>
          <w:i/>
          <w:iCs/>
        </w:rPr>
        <w:t>Salsola</w:t>
      </w:r>
      <w:r w:rsidRPr="006543A8">
        <w:t xml:space="preserve"> were commonly detected in gut contents and fed on by pathogen-positive </w:t>
      </w:r>
      <w:r w:rsidRPr="006543A8">
        <w:rPr>
          <w:rFonts w:eastAsiaTheme="majorEastAsia"/>
          <w:i/>
          <w:iCs/>
        </w:rPr>
        <w:t>N. tenellus</w:t>
      </w:r>
      <w:r w:rsidRPr="006543A8">
        <w:t xml:space="preserve">, </w:t>
      </w:r>
      <w:r w:rsidR="00541D0F" w:rsidRPr="006543A8">
        <w:t xml:space="preserve">a complementary study showed </w:t>
      </w:r>
      <w:r w:rsidRPr="006543A8">
        <w:t>the plants themselves exhibited low pathogen infection rates</w:t>
      </w:r>
      <w:r w:rsidR="00243AC0" w:rsidRPr="006543A8">
        <w:t xml:space="preserve"> (</w:t>
      </w:r>
      <w:r w:rsidR="00243AC0" w:rsidRPr="006543A8">
        <w:rPr>
          <w:noProof/>
        </w:rPr>
        <w:t>Foutz et al. 2025)</w:t>
      </w:r>
      <w:r w:rsidRPr="006543A8">
        <w:t xml:space="preserve">. This decoupling between vector infection and plant infection highlights complexities in the transmission process and raises questions about </w:t>
      </w:r>
      <w:r w:rsidR="007A2B5C" w:rsidRPr="006543A8">
        <w:t xml:space="preserve">vector feeding behavior, </w:t>
      </w:r>
      <w:r w:rsidRPr="006543A8">
        <w:t>host quality</w:t>
      </w:r>
      <w:r w:rsidR="007A2B5C" w:rsidRPr="006543A8">
        <w:t>,</w:t>
      </w:r>
      <w:r w:rsidRPr="006543A8">
        <w:t xml:space="preserve"> and virus retention. These results suggest that not all frequently visited or consumed plants contribute equally to pathogen amplification and that some may act more as </w:t>
      </w:r>
      <w:r w:rsidR="00243AC0" w:rsidRPr="006543A8">
        <w:rPr>
          <w:rFonts w:eastAsiaTheme="majorEastAsia"/>
          <w:i/>
          <w:iCs/>
        </w:rPr>
        <w:t>N. tenellus</w:t>
      </w:r>
      <w:r w:rsidR="00243AC0" w:rsidRPr="006543A8">
        <w:t xml:space="preserve"> hosts </w:t>
      </w:r>
      <w:r w:rsidRPr="006543A8">
        <w:t>than as true pathogen reservoirs.</w:t>
      </w:r>
    </w:p>
    <w:p w14:paraId="60D2EB0C" w14:textId="09AF29E5" w:rsidR="00C03D65" w:rsidRPr="006543A8" w:rsidRDefault="00AA750E" w:rsidP="00C03D65">
      <w:pPr>
        <w:pStyle w:val="paragraph"/>
        <w:spacing w:before="0" w:beforeAutospacing="0" w:after="0" w:afterAutospacing="0" w:line="480" w:lineRule="auto"/>
        <w:ind w:firstLine="540"/>
        <w:contextualSpacing/>
        <w:textAlignment w:val="baseline"/>
      </w:pPr>
      <w:r w:rsidRPr="006543A8">
        <w:t xml:space="preserve">While these findings offer important insights, several limitations must be acknowledged. Sampling was not uniform </w:t>
      </w:r>
      <w:proofErr w:type="gramStart"/>
      <w:r w:rsidRPr="006543A8">
        <w:t>across years</w:t>
      </w:r>
      <w:proofErr w:type="gramEnd"/>
      <w:r>
        <w:t>, and t</w:t>
      </w:r>
      <w:r w:rsidRPr="006543A8">
        <w:rPr>
          <w:noProof/>
        </w:rPr>
        <w:t xml:space="preserve">he observed trend of BCTV-infected </w:t>
      </w:r>
      <w:r w:rsidRPr="006543A8">
        <w:rPr>
          <w:i/>
          <w:iCs/>
          <w:noProof/>
        </w:rPr>
        <w:t>N. tenellus</w:t>
      </w:r>
      <w:r w:rsidRPr="006543A8">
        <w:rPr>
          <w:noProof/>
        </w:rPr>
        <w:t xml:space="preserve"> having fewer plant species in their gut contents could be linked to the timing of their collection. In the spring, </w:t>
      </w:r>
      <w:r w:rsidRPr="006543A8">
        <w:rPr>
          <w:i/>
          <w:iCs/>
          <w:noProof/>
        </w:rPr>
        <w:t>N. tenellus</w:t>
      </w:r>
      <w:r w:rsidRPr="006543A8">
        <w:rPr>
          <w:noProof/>
        </w:rPr>
        <w:t xml:space="preserve"> nymphs hatch and develop on infected mustards, remaining relatively </w:t>
      </w:r>
      <w:r w:rsidRPr="006543A8">
        <w:rPr>
          <w:noProof/>
        </w:rPr>
        <w:lastRenderedPageBreak/>
        <w:t xml:space="preserve">stationary until rising summer temperatures kill their preferred weed hosts, forcing migration into irrigated crops (Horton et al. 2018). By fall, </w:t>
      </w:r>
      <w:r w:rsidRPr="006543A8">
        <w:rPr>
          <w:i/>
          <w:iCs/>
          <w:noProof/>
        </w:rPr>
        <w:t>N. tenellus</w:t>
      </w:r>
      <w:r w:rsidRPr="006543A8">
        <w:rPr>
          <w:noProof/>
        </w:rPr>
        <w:t xml:space="preserve"> begin seeking shelter and identifying suitable overwintering hosts (Horton et al. 2018). This search for an overwintering host may drive more selective feeding behavior, potentially leading to a greater diversity of plants detected in gut content analyses.</w:t>
      </w:r>
      <w:r>
        <w:rPr>
          <w:noProof/>
        </w:rPr>
        <w:t xml:space="preserve"> Additionally, </w:t>
      </w:r>
      <w:r>
        <w:t>g</w:t>
      </w:r>
      <w:r w:rsidR="007A2B5C" w:rsidRPr="006543A8">
        <w:t xml:space="preserve">ut content analysis may have </w:t>
      </w:r>
      <w:r w:rsidR="007A2B5C" w:rsidRPr="006543A8">
        <w:rPr>
          <w:noProof/>
        </w:rPr>
        <w:t>potential limitation due to primer specifity of the DNA barcoding primers used, which may bias results toward certain genera</w:t>
      </w:r>
      <w:r w:rsidR="007A2B5C" w:rsidRPr="006543A8">
        <w:t xml:space="preserve">. </w:t>
      </w:r>
      <w:r w:rsidR="007A2B5C" w:rsidRPr="006543A8">
        <w:rPr>
          <w:noProof/>
        </w:rPr>
        <w:t xml:space="preserve">To address this, we used two primer types, ITS2 for broad taxonomic identification and trnF for targeting specific weed species. Additionally, we validated results at the genus level. </w:t>
      </w:r>
      <w:r w:rsidR="007A2B5C" w:rsidRPr="006543A8">
        <w:t>Despite these precautions, some low-abundance hosts may be underrepresented</w:t>
      </w:r>
      <w:r>
        <w:t>, and additional analysis with more leafhoppers could further confirm patterns observed here</w:t>
      </w:r>
      <w:r w:rsidR="007A2B5C" w:rsidRPr="006543A8">
        <w:t>.</w:t>
      </w:r>
    </w:p>
    <w:p w14:paraId="5F9F6ABB" w14:textId="3FDF21CE" w:rsidR="0017489D" w:rsidRDefault="00FF19BD" w:rsidP="008552DF">
      <w:pPr>
        <w:pStyle w:val="paragraph"/>
        <w:spacing w:before="0" w:beforeAutospacing="0" w:after="0" w:afterAutospacing="0" w:line="480" w:lineRule="auto"/>
        <w:ind w:firstLine="540"/>
        <w:contextualSpacing/>
        <w:textAlignment w:val="baseline"/>
        <w:rPr>
          <w:b/>
          <w:bCs/>
          <w:noProof/>
        </w:rPr>
      </w:pPr>
      <w:r w:rsidRPr="006543A8">
        <w:t>In the broader context, our research improves understanding of how vector ecology drives disease risk and transmission dynamics in specialty cropping systems. By identifying key host species, seasonal trends, and differences in pathogen-vector interactions, our findings</w:t>
      </w:r>
      <w:r w:rsidR="00427789">
        <w:t xml:space="preserve"> can be i</w:t>
      </w:r>
      <w:r w:rsidR="00427789" w:rsidRPr="006543A8">
        <w:t>ncorporat</w:t>
      </w:r>
      <w:r w:rsidR="00427789">
        <w:t>ed</w:t>
      </w:r>
      <w:r w:rsidRPr="006543A8">
        <w:t xml:space="preserve"> into broader </w:t>
      </w:r>
      <w:r w:rsidR="00243AC0" w:rsidRPr="006543A8">
        <w:t>integrated pest management</w:t>
      </w:r>
      <w:r w:rsidRPr="006543A8">
        <w:t xml:space="preserve"> frameworks</w:t>
      </w:r>
      <w:r w:rsidR="00243AC0" w:rsidRPr="006543A8">
        <w:t xml:space="preserve"> </w:t>
      </w:r>
      <w:r w:rsidR="00770399" w:rsidRPr="006543A8">
        <w:t>offer</w:t>
      </w:r>
      <w:r w:rsidRPr="006543A8">
        <w:t xml:space="preserve"> opportunities to reduce pesticide use, lower grower costs, and promote long-term agricultural sustainability.</w:t>
      </w:r>
      <w:r w:rsidR="00AA750E">
        <w:t xml:space="preserve"> </w:t>
      </w:r>
      <w:r w:rsidR="00682875" w:rsidRPr="006543A8">
        <w:rPr>
          <w:noProof/>
        </w:rPr>
        <w:t xml:space="preserve">Growers currently rely on intensive insecticide applications, costing </w:t>
      </w:r>
      <w:r w:rsidR="00AA750E">
        <w:rPr>
          <w:noProof/>
        </w:rPr>
        <w:t>around</w:t>
      </w:r>
      <w:r w:rsidR="00AA750E" w:rsidRPr="006543A8">
        <w:rPr>
          <w:noProof/>
        </w:rPr>
        <w:t xml:space="preserve"> </w:t>
      </w:r>
      <w:r w:rsidR="00682875" w:rsidRPr="006543A8">
        <w:rPr>
          <w:noProof/>
        </w:rPr>
        <w:t xml:space="preserve">$400 per acre annually, to mitigate leafhopper-borne diseases (Galinato 2020). By refining our understanding of </w:t>
      </w:r>
      <w:r w:rsidR="00FE742F" w:rsidRPr="006543A8">
        <w:rPr>
          <w:i/>
          <w:iCs/>
          <w:noProof/>
        </w:rPr>
        <w:t>N. tenellus</w:t>
      </w:r>
      <w:r w:rsidR="00682875" w:rsidRPr="006543A8">
        <w:rPr>
          <w:noProof/>
        </w:rPr>
        <w:t xml:space="preserve"> movement and feeding behavior, we can enhance predictive models and decision-support systems, potentially reducing unnecessary pesticide applications. Our findings </w:t>
      </w:r>
      <w:r w:rsidR="00541D0F" w:rsidRPr="006543A8">
        <w:rPr>
          <w:noProof/>
        </w:rPr>
        <w:t xml:space="preserve">can </w:t>
      </w:r>
      <w:r w:rsidR="00541D0F" w:rsidRPr="006543A8">
        <w:t xml:space="preserve">support more effective and sustainable pest control measures with demonstrated economic impact and are part of a larger monitoring network through </w:t>
      </w:r>
      <w:r w:rsidR="00682875" w:rsidRPr="006543A8">
        <w:rPr>
          <w:noProof/>
        </w:rPr>
        <w:t>Washington State University’s Decision Aid System, which provides precision pest management recommendations and has already saved potato farmers $9 million annually</w:t>
      </w:r>
      <w:ins w:id="700" w:author="Wagstaff, Camille" w:date="2025-12-30T11:58:00Z" w16du:dateUtc="2025-12-30T19:58:00Z">
        <w:r w:rsidR="00FD1B55">
          <w:rPr>
            <w:noProof/>
          </w:rPr>
          <w:t xml:space="preserve"> (Wohled et al. 2021)</w:t>
        </w:r>
      </w:ins>
      <w:r w:rsidR="00682875" w:rsidRPr="006543A8">
        <w:rPr>
          <w:noProof/>
        </w:rPr>
        <w:t xml:space="preserve">. </w:t>
      </w:r>
      <w:r w:rsidR="00AA750E">
        <w:rPr>
          <w:noProof/>
        </w:rPr>
        <w:t xml:space="preserve">Models that link vector movement with host </w:t>
      </w:r>
      <w:r w:rsidR="00AA750E">
        <w:rPr>
          <w:noProof/>
        </w:rPr>
        <w:lastRenderedPageBreak/>
        <w:t>use patterns across seasons may offer</w:t>
      </w:r>
      <w:del w:id="701" w:author="Wagstaff, Camille" w:date="2025-12-30T12:47:00Z" w16du:dateUtc="2025-12-30T20:47:00Z">
        <w:r w:rsidR="00AA750E" w:rsidDel="00F83871">
          <w:rPr>
            <w:noProof/>
          </w:rPr>
          <w:delText xml:space="preserve"> a</w:delText>
        </w:r>
      </w:del>
      <w:r w:rsidR="00AA750E">
        <w:rPr>
          <w:noProof/>
        </w:rPr>
        <w:t xml:space="preserve"> new</w:t>
      </w:r>
      <w:ins w:id="702" w:author="Wagstaff, Camille" w:date="2025-12-30T12:47:00Z" w16du:dateUtc="2025-12-30T20:47:00Z">
        <w:r w:rsidR="00F83871">
          <w:rPr>
            <w:noProof/>
          </w:rPr>
          <w:t xml:space="preserve"> opportunities for more precise pesticide application timing and location.</w:t>
        </w:r>
      </w:ins>
      <w:r w:rsidR="00AA750E">
        <w:rPr>
          <w:noProof/>
        </w:rPr>
        <w:t xml:space="preserve"> </w:t>
      </w:r>
      <w:del w:id="703" w:author="Wagstaff, Camille" w:date="2025-12-30T12:47:00Z" w16du:dateUtc="2025-12-30T20:47:00Z">
        <w:r w:rsidR="00AA750E" w:rsidDel="00F83871">
          <w:rPr>
            <w:noProof/>
          </w:rPr>
          <w:delText>tool in the battle against insect-borne pathogens</w:delText>
        </w:r>
        <w:r w:rsidR="00682875" w:rsidRPr="006543A8" w:rsidDel="00F83871">
          <w:rPr>
            <w:noProof/>
          </w:rPr>
          <w:delText>.</w:delText>
        </w:r>
      </w:del>
      <w:r w:rsidR="00AA750E">
        <w:rPr>
          <w:noProof/>
        </w:rPr>
        <w:t xml:space="preserve"> </w:t>
      </w:r>
    </w:p>
    <w:p w14:paraId="477335FE" w14:textId="77777777" w:rsidR="008552DF" w:rsidRPr="008552DF" w:rsidRDefault="008552DF" w:rsidP="008552DF">
      <w:pPr>
        <w:pStyle w:val="paragraph"/>
        <w:spacing w:before="0" w:beforeAutospacing="0" w:after="0" w:afterAutospacing="0" w:line="480" w:lineRule="auto"/>
        <w:ind w:firstLine="540"/>
        <w:contextualSpacing/>
        <w:textAlignment w:val="baseline"/>
        <w:rPr>
          <w:rStyle w:val="CommentReference"/>
          <w:noProof/>
          <w:sz w:val="24"/>
          <w:szCs w:val="24"/>
        </w:rPr>
      </w:pPr>
    </w:p>
    <w:p w14:paraId="41C15B38" w14:textId="31C40338" w:rsidR="00584B76" w:rsidRPr="006543A8" w:rsidRDefault="00584B76" w:rsidP="003B0956">
      <w:pPr>
        <w:spacing w:after="0" w:line="480" w:lineRule="auto"/>
        <w:contextualSpacing/>
        <w:rPr>
          <w:rFonts w:ascii="Times New Roman" w:hAnsi="Times New Roman" w:cs="Times New Roman"/>
          <w:b/>
          <w:bCs/>
          <w:sz w:val="24"/>
          <w:szCs w:val="24"/>
        </w:rPr>
      </w:pPr>
      <w:bookmarkStart w:id="704" w:name="_Hlk205372175"/>
      <w:r w:rsidRPr="006543A8">
        <w:rPr>
          <w:rFonts w:ascii="Times New Roman" w:hAnsi="Times New Roman" w:cs="Times New Roman"/>
          <w:b/>
          <w:bCs/>
          <w:sz w:val="24"/>
          <w:szCs w:val="24"/>
        </w:rPr>
        <w:t>Acknowledgements</w:t>
      </w:r>
      <w:r w:rsidR="006543A8">
        <w:rPr>
          <w:rFonts w:ascii="Times New Roman" w:hAnsi="Times New Roman" w:cs="Times New Roman"/>
          <w:b/>
          <w:bCs/>
          <w:sz w:val="24"/>
          <w:szCs w:val="24"/>
        </w:rPr>
        <w:t>:</w:t>
      </w:r>
    </w:p>
    <w:p w14:paraId="51C1511F" w14:textId="366B9C1A" w:rsidR="00C75D24" w:rsidRPr="006543A8" w:rsidRDefault="00584B76" w:rsidP="003B0956">
      <w:pPr>
        <w:spacing w:after="0" w:line="480" w:lineRule="auto"/>
        <w:ind w:firstLine="547"/>
        <w:contextualSpacing/>
        <w:rPr>
          <w:rFonts w:ascii="Times New Roman" w:hAnsi="Times New Roman" w:cs="Times New Roman"/>
          <w:sz w:val="24"/>
          <w:szCs w:val="24"/>
        </w:rPr>
      </w:pPr>
      <w:r w:rsidRPr="006543A8">
        <w:rPr>
          <w:rFonts w:ascii="Times New Roman" w:hAnsi="Times New Roman" w:cs="Times New Roman"/>
          <w:sz w:val="24"/>
          <w:szCs w:val="24"/>
        </w:rPr>
        <w:t>Thanks to Heather Headrick</w:t>
      </w:r>
      <w:r w:rsidRPr="006543A8">
        <w:rPr>
          <w:rFonts w:ascii="Times New Roman" w:hAnsi="Times New Roman" w:cs="Times New Roman"/>
          <w:sz w:val="24"/>
          <w:szCs w:val="24"/>
          <w:vertAlign w:val="superscript"/>
        </w:rPr>
        <w:t xml:space="preserve"> </w:t>
      </w:r>
      <w:r w:rsidR="00317739" w:rsidRPr="006543A8">
        <w:rPr>
          <w:rFonts w:ascii="Times New Roman" w:hAnsi="Times New Roman" w:cs="Times New Roman"/>
          <w:sz w:val="24"/>
          <w:szCs w:val="24"/>
        </w:rPr>
        <w:t>at</w:t>
      </w:r>
      <w:r w:rsidRPr="006543A8">
        <w:rPr>
          <w:rFonts w:ascii="Times New Roman" w:hAnsi="Times New Roman" w:cs="Times New Roman"/>
          <w:sz w:val="24"/>
          <w:szCs w:val="24"/>
        </w:rPr>
        <w:t xml:space="preserve"> the USDA-ARS Wapato</w:t>
      </w:r>
      <w:r w:rsidR="00317739" w:rsidRPr="006543A8">
        <w:rPr>
          <w:rFonts w:ascii="Times New Roman" w:hAnsi="Times New Roman" w:cs="Times New Roman"/>
          <w:sz w:val="24"/>
          <w:szCs w:val="24"/>
        </w:rPr>
        <w:t>, WA</w:t>
      </w:r>
      <w:r w:rsidRPr="006543A8">
        <w:rPr>
          <w:rFonts w:ascii="Times New Roman" w:hAnsi="Times New Roman" w:cs="Times New Roman"/>
          <w:sz w:val="24"/>
          <w:szCs w:val="24"/>
        </w:rPr>
        <w:t xml:space="preserve"> lab and to Derek Pouchnik</w:t>
      </w:r>
      <w:r w:rsidR="00317739" w:rsidRPr="006543A8">
        <w:rPr>
          <w:rFonts w:ascii="Times New Roman" w:hAnsi="Times New Roman" w:cs="Times New Roman"/>
          <w:sz w:val="24"/>
          <w:szCs w:val="24"/>
        </w:rPr>
        <w:t xml:space="preserve"> at the WSU Laboratory for Biotechnology and Bioanalysis Genomics Laboratory</w:t>
      </w:r>
      <w:r w:rsidRPr="006543A8">
        <w:rPr>
          <w:rFonts w:ascii="Times New Roman" w:hAnsi="Times New Roman" w:cs="Times New Roman"/>
          <w:sz w:val="24"/>
          <w:szCs w:val="24"/>
        </w:rPr>
        <w:t xml:space="preserve"> for their technical assistance.</w:t>
      </w:r>
      <w:r w:rsidR="00E12724">
        <w:rPr>
          <w:rFonts w:ascii="Times New Roman" w:hAnsi="Times New Roman" w:cs="Times New Roman"/>
          <w:sz w:val="24"/>
          <w:szCs w:val="24"/>
        </w:rPr>
        <w:t xml:space="preserve"> Special thanks to B.B. Porter</w:t>
      </w:r>
      <w:r w:rsidR="003B0956">
        <w:rPr>
          <w:rFonts w:ascii="Times New Roman" w:hAnsi="Times New Roman" w:cs="Times New Roman"/>
          <w:sz w:val="24"/>
          <w:szCs w:val="24"/>
        </w:rPr>
        <w:t>.</w:t>
      </w:r>
    </w:p>
    <w:bookmarkEnd w:id="704"/>
    <w:p w14:paraId="763D4F82" w14:textId="77777777" w:rsidR="00C75D24" w:rsidRPr="006543A8" w:rsidRDefault="00C75D24" w:rsidP="0017489D">
      <w:pPr>
        <w:spacing w:after="0" w:line="480" w:lineRule="auto"/>
        <w:contextualSpacing/>
        <w:rPr>
          <w:rStyle w:val="normaltextrun"/>
          <w:rFonts w:ascii="Times New Roman" w:eastAsiaTheme="majorEastAsia" w:hAnsi="Times New Roman" w:cs="Times New Roman"/>
          <w:b/>
          <w:bCs/>
          <w:sz w:val="24"/>
          <w:szCs w:val="24"/>
        </w:rPr>
      </w:pPr>
    </w:p>
    <w:p w14:paraId="0F4EAA19" w14:textId="26961E44" w:rsidR="0093472A" w:rsidRPr="006543A8" w:rsidRDefault="0093472A" w:rsidP="0017489D">
      <w:pPr>
        <w:spacing w:after="0" w:line="480" w:lineRule="auto"/>
        <w:contextualSpacing/>
        <w:rPr>
          <w:rStyle w:val="normaltextrun"/>
          <w:rFonts w:ascii="Times New Roman" w:eastAsiaTheme="majorEastAsia" w:hAnsi="Times New Roman" w:cs="Times New Roman"/>
          <w:b/>
          <w:bCs/>
          <w:sz w:val="24"/>
          <w:szCs w:val="24"/>
        </w:rPr>
      </w:pPr>
      <w:bookmarkStart w:id="705" w:name="_Hlk205372420"/>
      <w:r w:rsidRPr="006543A8">
        <w:rPr>
          <w:rStyle w:val="normaltextrun"/>
          <w:rFonts w:ascii="Times New Roman" w:eastAsiaTheme="majorEastAsia" w:hAnsi="Times New Roman" w:cs="Times New Roman"/>
          <w:b/>
          <w:bCs/>
          <w:sz w:val="24"/>
          <w:szCs w:val="24"/>
        </w:rPr>
        <w:t>References</w:t>
      </w:r>
      <w:r w:rsidR="006543A8">
        <w:rPr>
          <w:rStyle w:val="normaltextrun"/>
          <w:rFonts w:ascii="Times New Roman" w:eastAsiaTheme="majorEastAsia" w:hAnsi="Times New Roman" w:cs="Times New Roman"/>
          <w:b/>
          <w:bCs/>
          <w:sz w:val="24"/>
          <w:szCs w:val="24"/>
        </w:rPr>
        <w:t>:</w:t>
      </w:r>
    </w:p>
    <w:bookmarkEnd w:id="705"/>
    <w:p w14:paraId="7069C04F" w14:textId="1EB02A94"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Alkhatib BM, Belteton S,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Creamer R.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Immunolocalization of Beet Curly Top Virus</w:t>
      </w:r>
      <w:r w:rsidR="00B81B66">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sz w:val="24"/>
          <w:szCs w:val="24"/>
        </w:rPr>
        <w:t xml:space="preserve">(BCTV) and </w:t>
      </w:r>
      <w:proofErr w:type="spellStart"/>
      <w:r w:rsidRPr="00CD77F0">
        <w:rPr>
          <w:rFonts w:ascii="Times New Roman" w:eastAsiaTheme="majorEastAsia" w:hAnsi="Times New Roman" w:cs="Times New Roman"/>
          <w:sz w:val="24"/>
          <w:szCs w:val="24"/>
        </w:rPr>
        <w:t>GroEL</w:t>
      </w:r>
      <w:proofErr w:type="spellEnd"/>
      <w:r w:rsidRPr="00CD77F0">
        <w:rPr>
          <w:rFonts w:ascii="Times New Roman" w:eastAsiaTheme="majorEastAsia" w:hAnsi="Times New Roman" w:cs="Times New Roman"/>
          <w:sz w:val="24"/>
          <w:szCs w:val="24"/>
        </w:rPr>
        <w:t xml:space="preserve"> chaperon protein of endosymbionts in beet leafhopper (</w:t>
      </w:r>
      <w:proofErr w:type="spellStart"/>
      <w:r w:rsidRPr="00CD77F0">
        <w:rPr>
          <w:rFonts w:ascii="Times New Roman" w:eastAsiaTheme="majorEastAsia" w:hAnsi="Times New Roman" w:cs="Times New Roman"/>
          <w:sz w:val="24"/>
          <w:szCs w:val="24"/>
        </w:rPr>
        <w:t>Circulifer</w:t>
      </w:r>
      <w:proofErr w:type="spellEnd"/>
      <w:r w:rsidRPr="00CD77F0">
        <w:rPr>
          <w:rFonts w:ascii="Times New Roman" w:eastAsiaTheme="majorEastAsia" w:hAnsi="Times New Roman" w:cs="Times New Roman"/>
          <w:sz w:val="24"/>
          <w:szCs w:val="24"/>
        </w:rPr>
        <w:t xml:space="preserve"> tenellus) vector tissue. </w:t>
      </w:r>
      <w:r w:rsidRPr="00CD77F0">
        <w:rPr>
          <w:rFonts w:ascii="Times New Roman" w:eastAsiaTheme="majorEastAsia" w:hAnsi="Times New Roman" w:cs="Times New Roman"/>
          <w:i/>
          <w:iCs/>
          <w:sz w:val="24"/>
          <w:szCs w:val="24"/>
        </w:rPr>
        <w:t>Viruses</w:t>
      </w:r>
      <w:r w:rsidRPr="00CD77F0">
        <w:rPr>
          <w:rFonts w:ascii="Times New Roman" w:eastAsiaTheme="majorEastAsia" w:hAnsi="Times New Roman" w:cs="Times New Roman"/>
          <w:sz w:val="24"/>
          <w:szCs w:val="24"/>
        </w:rPr>
        <w:t>. 16:1571. https://doi.org/10.3390/v16101571.</w:t>
      </w:r>
    </w:p>
    <w:p w14:paraId="7B38DD38" w14:textId="2AFD9BB9"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Altschul SF, Gish W, Miller W,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1990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Basic local alignment search tool. </w:t>
      </w:r>
      <w:r w:rsidRPr="00CD77F0">
        <w:rPr>
          <w:rFonts w:ascii="Times New Roman" w:eastAsiaTheme="majorEastAsia" w:hAnsi="Times New Roman" w:cs="Times New Roman"/>
          <w:i/>
          <w:iCs/>
          <w:sz w:val="24"/>
          <w:szCs w:val="24"/>
        </w:rPr>
        <w:t>J. Mol. Biol.</w:t>
      </w:r>
      <w:r w:rsidRPr="00CD77F0">
        <w:rPr>
          <w:rFonts w:ascii="Times New Roman" w:eastAsiaTheme="majorEastAsia" w:hAnsi="Times New Roman" w:cs="Times New Roman"/>
          <w:sz w:val="24"/>
          <w:szCs w:val="24"/>
        </w:rPr>
        <w:t xml:space="preserve"> 215:403–410. https://doi.org/10.1016/S0022-2836(05)80360-2.</w:t>
      </w:r>
    </w:p>
    <w:p w14:paraId="5D8D1D00" w14:textId="578B1956"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Anderson MJ,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Willis TJ.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Canonical analysis of principal coordinates: a useful method of constrained ordination for ecology. </w:t>
      </w:r>
      <w:r w:rsidRPr="00CD77F0">
        <w:rPr>
          <w:rFonts w:ascii="Times New Roman" w:eastAsiaTheme="majorEastAsia" w:hAnsi="Times New Roman" w:cs="Times New Roman"/>
          <w:i/>
          <w:iCs/>
          <w:sz w:val="24"/>
          <w:szCs w:val="24"/>
        </w:rPr>
        <w:t>Ecology</w:t>
      </w:r>
      <w:r w:rsidRPr="00CD77F0">
        <w:rPr>
          <w:rFonts w:ascii="Times New Roman" w:eastAsiaTheme="majorEastAsia" w:hAnsi="Times New Roman" w:cs="Times New Roman"/>
          <w:sz w:val="24"/>
          <w:szCs w:val="24"/>
        </w:rPr>
        <w:t>. 84:511–525.</w:t>
      </w:r>
    </w:p>
    <w:p w14:paraId="7B8F9C56" w14:textId="7B661B3E"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Avanesyan A, </w:t>
      </w:r>
      <w:proofErr w:type="spellStart"/>
      <w:r w:rsidRPr="00CD77F0">
        <w:rPr>
          <w:rFonts w:ascii="Times New Roman" w:eastAsiaTheme="majorEastAsia" w:hAnsi="Times New Roman" w:cs="Times New Roman"/>
          <w:sz w:val="24"/>
          <w:szCs w:val="24"/>
        </w:rPr>
        <w:t>Illahi</w:t>
      </w:r>
      <w:proofErr w:type="spellEnd"/>
      <w:r w:rsidRPr="00CD77F0">
        <w:rPr>
          <w:rFonts w:ascii="Times New Roman" w:eastAsiaTheme="majorEastAsia" w:hAnsi="Times New Roman" w:cs="Times New Roman"/>
          <w:sz w:val="24"/>
          <w:szCs w:val="24"/>
        </w:rPr>
        <w:t xml:space="preserve"> N,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Lamp WO.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Detecting ingested host plant DNA in potato leafhopper (Hemiptera: Cicadellidae): potential use of molecular markers for gut content analysis. </w:t>
      </w:r>
      <w:r w:rsidRPr="00CD77F0">
        <w:rPr>
          <w:rFonts w:ascii="Times New Roman" w:eastAsiaTheme="majorEastAsia" w:hAnsi="Times New Roman" w:cs="Times New Roman"/>
          <w:i/>
          <w:iCs/>
          <w:sz w:val="24"/>
          <w:szCs w:val="24"/>
        </w:rPr>
        <w:t xml:space="preserve">J. Econ.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114:472–475.</w:t>
      </w:r>
    </w:p>
    <w:p w14:paraId="69D6109E" w14:textId="72D1A7FB"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Bennett CW.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1971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 xml:space="preserve">The curly top disease of </w:t>
      </w:r>
      <w:proofErr w:type="spellStart"/>
      <w:r w:rsidRPr="00CD77F0">
        <w:rPr>
          <w:rFonts w:ascii="Times New Roman" w:eastAsiaTheme="majorEastAsia" w:hAnsi="Times New Roman" w:cs="Times New Roman"/>
          <w:i/>
          <w:iCs/>
          <w:sz w:val="24"/>
          <w:szCs w:val="24"/>
        </w:rPr>
        <w:t>sugarbeet</w:t>
      </w:r>
      <w:proofErr w:type="spellEnd"/>
      <w:r w:rsidRPr="00CD77F0">
        <w:rPr>
          <w:rFonts w:ascii="Times New Roman" w:eastAsiaTheme="majorEastAsia" w:hAnsi="Times New Roman" w:cs="Times New Roman"/>
          <w:i/>
          <w:iCs/>
          <w:sz w:val="24"/>
          <w:szCs w:val="24"/>
        </w:rPr>
        <w:t xml:space="preserve"> and other plants</w:t>
      </w:r>
      <w:r w:rsidRPr="00CD77F0">
        <w:rPr>
          <w:rFonts w:ascii="Times New Roman" w:eastAsiaTheme="majorEastAsia" w:hAnsi="Times New Roman" w:cs="Times New Roman"/>
          <w:sz w:val="24"/>
          <w:szCs w:val="24"/>
        </w:rPr>
        <w:t xml:space="preserve">, Monograph No. 7. American </w:t>
      </w:r>
      <w:proofErr w:type="spellStart"/>
      <w:r w:rsidRPr="00CD77F0">
        <w:rPr>
          <w:rFonts w:ascii="Times New Roman" w:eastAsiaTheme="majorEastAsia" w:hAnsi="Times New Roman" w:cs="Times New Roman"/>
          <w:sz w:val="24"/>
          <w:szCs w:val="24"/>
        </w:rPr>
        <w:t>Phytopathological</w:t>
      </w:r>
      <w:proofErr w:type="spellEnd"/>
      <w:r w:rsidRPr="00CD77F0">
        <w:rPr>
          <w:rFonts w:ascii="Times New Roman" w:eastAsiaTheme="majorEastAsia" w:hAnsi="Times New Roman" w:cs="Times New Roman"/>
          <w:sz w:val="24"/>
          <w:szCs w:val="24"/>
        </w:rPr>
        <w:t xml:space="preserve"> Society; St. Paul (MN).</w:t>
      </w:r>
    </w:p>
    <w:p w14:paraId="5656BB35" w14:textId="74AF9EC0"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Brewster CC,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Allen JC.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1997</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Spatiotemporal model for studying insect dynamics in large-scale cropping systems.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26:473–482.</w:t>
      </w:r>
    </w:p>
    <w:p w14:paraId="6071E4BE" w14:textId="7621D2D1" w:rsidR="0074511A" w:rsidRDefault="0074511A" w:rsidP="00B81B66">
      <w:pPr>
        <w:spacing w:after="0" w:line="480" w:lineRule="auto"/>
        <w:ind w:left="720" w:hanging="720"/>
        <w:rPr>
          <w:ins w:id="706" w:author="Wagstaff, Camille" w:date="2025-12-04T11:47:00Z" w16du:dateUtc="2025-12-04T19:47: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Cici SZH,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Van Acker RC.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Relative freezing tolerance of facultative winter annual weeds. </w:t>
      </w:r>
      <w:r w:rsidRPr="00CD77F0">
        <w:rPr>
          <w:rFonts w:ascii="Times New Roman" w:eastAsiaTheme="majorEastAsia" w:hAnsi="Times New Roman" w:cs="Times New Roman"/>
          <w:i/>
          <w:iCs/>
          <w:sz w:val="24"/>
          <w:szCs w:val="24"/>
        </w:rPr>
        <w:t>Can. J. Plant Sci.</w:t>
      </w:r>
      <w:r w:rsidRPr="00CD77F0">
        <w:rPr>
          <w:rFonts w:ascii="Times New Roman" w:eastAsiaTheme="majorEastAsia" w:hAnsi="Times New Roman" w:cs="Times New Roman"/>
          <w:sz w:val="24"/>
          <w:szCs w:val="24"/>
        </w:rPr>
        <w:t xml:space="preserve"> 91:759–763.</w:t>
      </w:r>
    </w:p>
    <w:p w14:paraId="2CC692E9" w14:textId="78B548A0" w:rsidR="00C338F1" w:rsidRPr="00CD77F0" w:rsidRDefault="00C338F1" w:rsidP="00B81B66">
      <w:pPr>
        <w:spacing w:after="0" w:line="480" w:lineRule="auto"/>
        <w:ind w:left="720" w:hanging="720"/>
        <w:rPr>
          <w:rFonts w:ascii="Times New Roman" w:eastAsiaTheme="majorEastAsia" w:hAnsi="Times New Roman" w:cs="Times New Roman"/>
          <w:sz w:val="24"/>
          <w:szCs w:val="24"/>
        </w:rPr>
      </w:pPr>
      <w:ins w:id="707" w:author="Wagstaff, Camille" w:date="2025-12-04T11:47:00Z">
        <w:r w:rsidRPr="00C338F1">
          <w:rPr>
            <w:rFonts w:ascii="Times New Roman" w:eastAsiaTheme="majorEastAsia" w:hAnsi="Times New Roman" w:cs="Times New Roman"/>
            <w:sz w:val="24"/>
            <w:szCs w:val="24"/>
          </w:rPr>
          <w:t>Chen LF</w:t>
        </w:r>
      </w:ins>
      <w:ins w:id="708" w:author="Wagstaff, Camille" w:date="2025-12-04T11:47:00Z" w16du:dateUtc="2025-12-04T19:47:00Z">
        <w:r w:rsidRPr="00C338F1">
          <w:rPr>
            <w:rFonts w:ascii="Times New Roman" w:eastAsiaTheme="majorEastAsia" w:hAnsi="Times New Roman" w:cs="Times New Roman"/>
            <w:sz w:val="24"/>
            <w:szCs w:val="24"/>
          </w:rPr>
          <w:t xml:space="preserve"> &amp;</w:t>
        </w:r>
      </w:ins>
      <w:ins w:id="709" w:author="Wagstaff, Camille" w:date="2025-12-04T11:47:00Z">
        <w:r w:rsidRPr="00C338F1">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Change w:id="710" w:author="Wagstaff, Camille" w:date="2025-12-04T11:47:00Z" w16du:dateUtc="2025-12-04T19:47:00Z">
              <w:rPr>
                <w:rFonts w:ascii="Times New Roman" w:eastAsiaTheme="majorEastAsia" w:hAnsi="Times New Roman" w:cs="Times New Roman"/>
                <w:b/>
                <w:bCs/>
                <w:sz w:val="24"/>
                <w:szCs w:val="24"/>
              </w:rPr>
            </w:rPrChange>
          </w:rPr>
          <w:t>Gilbertson</w:t>
        </w:r>
      </w:ins>
      <w:ins w:id="711" w:author="Wagstaff, Camille" w:date="2025-12-04T11:47:00Z" w16du:dateUtc="2025-12-04T19:47:00Z">
        <w:r w:rsidRPr="00C338F1">
          <w:rPr>
            <w:rFonts w:ascii="Times New Roman" w:eastAsiaTheme="majorEastAsia" w:hAnsi="Times New Roman" w:cs="Times New Roman"/>
            <w:sz w:val="24"/>
            <w:szCs w:val="24"/>
            <w:rPrChange w:id="712" w:author="Wagstaff, Camille" w:date="2025-12-04T11:47:00Z" w16du:dateUtc="2025-12-04T19:47:00Z">
              <w:rPr>
                <w:rFonts w:ascii="Times New Roman" w:eastAsiaTheme="majorEastAsia" w:hAnsi="Times New Roman" w:cs="Times New Roman"/>
                <w:b/>
                <w:bCs/>
                <w:sz w:val="24"/>
                <w:szCs w:val="24"/>
              </w:rPr>
            </w:rPrChange>
          </w:rPr>
          <w:t xml:space="preserve"> RL</w:t>
        </w:r>
      </w:ins>
      <w:ins w:id="713" w:author="Wagstaff, Camille" w:date="2025-12-04T11:47:00Z">
        <w:r w:rsidRPr="00C338F1">
          <w:rPr>
            <w:rFonts w:ascii="Times New Roman" w:eastAsiaTheme="majorEastAsia" w:hAnsi="Times New Roman" w:cs="Times New Roman"/>
            <w:sz w:val="24"/>
            <w:szCs w:val="24"/>
          </w:rPr>
          <w:t xml:space="preserve">. 2016. Transmission of </w:t>
        </w:r>
        <w:proofErr w:type="spellStart"/>
        <w:r w:rsidRPr="00C338F1">
          <w:rPr>
            <w:rFonts w:ascii="Times New Roman" w:eastAsiaTheme="majorEastAsia" w:hAnsi="Times New Roman" w:cs="Times New Roman"/>
            <w:sz w:val="24"/>
            <w:szCs w:val="24"/>
          </w:rPr>
          <w:t>Curtoviruses</w:t>
        </w:r>
        <w:proofErr w:type="spellEnd"/>
        <w:r w:rsidRPr="00C338F1">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Change w:id="714" w:author="Wagstaff, Camille" w:date="2025-12-04T11:48:00Z" w16du:dateUtc="2025-12-04T19:48:00Z">
              <w:rPr>
                <w:rFonts w:ascii="Times New Roman" w:eastAsiaTheme="majorEastAsia" w:hAnsi="Times New Roman" w:cs="Times New Roman"/>
                <w:b/>
                <w:bCs/>
                <w:sz w:val="24"/>
                <w:szCs w:val="24"/>
              </w:rPr>
            </w:rPrChange>
          </w:rPr>
          <w:t>Beet curly top virus</w:t>
        </w:r>
        <w:r w:rsidRPr="00C338F1">
          <w:rPr>
            <w:rFonts w:ascii="Times New Roman" w:eastAsiaTheme="majorEastAsia" w:hAnsi="Times New Roman" w:cs="Times New Roman"/>
            <w:sz w:val="24"/>
            <w:szCs w:val="24"/>
          </w:rPr>
          <w:t xml:space="preserve">) by the </w:t>
        </w:r>
        <w:r w:rsidRPr="00C338F1">
          <w:rPr>
            <w:rFonts w:ascii="Times New Roman" w:eastAsiaTheme="majorEastAsia" w:hAnsi="Times New Roman" w:cs="Times New Roman"/>
            <w:sz w:val="24"/>
            <w:szCs w:val="24"/>
            <w:rPrChange w:id="715" w:author="Wagstaff, Camille" w:date="2025-12-04T11:48:00Z" w16du:dateUtc="2025-12-04T19:48:00Z">
              <w:rPr>
                <w:rFonts w:ascii="Times New Roman" w:eastAsiaTheme="majorEastAsia" w:hAnsi="Times New Roman" w:cs="Times New Roman"/>
                <w:b/>
                <w:bCs/>
                <w:sz w:val="24"/>
                <w:szCs w:val="24"/>
              </w:rPr>
            </w:rPrChange>
          </w:rPr>
          <w:t>Beet leafhopper</w:t>
        </w:r>
        <w:r w:rsidRPr="00C338F1">
          <w:rPr>
            <w:rFonts w:ascii="Times New Roman" w:eastAsiaTheme="majorEastAsia" w:hAnsi="Times New Roman" w:cs="Times New Roman"/>
            <w:sz w:val="24"/>
            <w:szCs w:val="24"/>
          </w:rPr>
          <w:t xml:space="preserve"> (</w:t>
        </w:r>
        <w:proofErr w:type="spellStart"/>
        <w:r w:rsidRPr="00C338F1">
          <w:rPr>
            <w:rFonts w:ascii="Times New Roman" w:eastAsiaTheme="majorEastAsia" w:hAnsi="Times New Roman" w:cs="Times New Roman"/>
            <w:i/>
            <w:iCs/>
            <w:sz w:val="24"/>
            <w:szCs w:val="24"/>
          </w:rPr>
          <w:t>Circulifer</w:t>
        </w:r>
        <w:proofErr w:type="spellEnd"/>
        <w:r w:rsidRPr="00C338F1">
          <w:rPr>
            <w:rFonts w:ascii="Times New Roman" w:eastAsiaTheme="majorEastAsia" w:hAnsi="Times New Roman" w:cs="Times New Roman"/>
            <w:i/>
            <w:iCs/>
            <w:sz w:val="24"/>
            <w:szCs w:val="24"/>
          </w:rPr>
          <w:t xml:space="preserve"> tenellus</w:t>
        </w:r>
        <w:r w:rsidRPr="00C338F1">
          <w:rPr>
            <w:rFonts w:ascii="Times New Roman" w:eastAsiaTheme="majorEastAsia" w:hAnsi="Times New Roman" w:cs="Times New Roman"/>
            <w:sz w:val="24"/>
            <w:szCs w:val="24"/>
          </w:rPr>
          <w:t xml:space="preserve">). In: Brown, J. K. (ed.), </w:t>
        </w:r>
        <w:r w:rsidRPr="00C338F1">
          <w:rPr>
            <w:rFonts w:ascii="Times New Roman" w:eastAsiaTheme="majorEastAsia" w:hAnsi="Times New Roman" w:cs="Times New Roman"/>
            <w:i/>
            <w:iCs/>
            <w:sz w:val="24"/>
            <w:szCs w:val="24"/>
          </w:rPr>
          <w:t>Vector-Mediated Transmission of Plant Pathogens</w:t>
        </w:r>
        <w:r w:rsidRPr="00C338F1">
          <w:rPr>
            <w:rFonts w:ascii="Times New Roman" w:eastAsiaTheme="majorEastAsia" w:hAnsi="Times New Roman" w:cs="Times New Roman"/>
            <w:sz w:val="24"/>
            <w:szCs w:val="24"/>
          </w:rPr>
          <w:t xml:space="preserve">. The American </w:t>
        </w:r>
        <w:proofErr w:type="spellStart"/>
        <w:r w:rsidRPr="00C338F1">
          <w:rPr>
            <w:rFonts w:ascii="Times New Roman" w:eastAsiaTheme="majorEastAsia" w:hAnsi="Times New Roman" w:cs="Times New Roman"/>
            <w:sz w:val="24"/>
            <w:szCs w:val="24"/>
          </w:rPr>
          <w:t>Phytopathological</w:t>
        </w:r>
        <w:proofErr w:type="spellEnd"/>
        <w:r w:rsidRPr="00C338F1">
          <w:rPr>
            <w:rFonts w:ascii="Times New Roman" w:eastAsiaTheme="majorEastAsia" w:hAnsi="Times New Roman" w:cs="Times New Roman"/>
            <w:sz w:val="24"/>
            <w:szCs w:val="24"/>
          </w:rPr>
          <w:t xml:space="preserve"> Society, St. Paul, MN, pp. 243–262</w:t>
        </w:r>
      </w:ins>
    </w:p>
    <w:p w14:paraId="5049550E" w14:textId="34306126"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Cooper WR, Horton DR, Wildung MR,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2019</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Host and non-host 'whistle stops' for psyllids: molecular gut content analysis by high-throughput sequencing reveals landscape-level movements of </w:t>
      </w:r>
      <w:proofErr w:type="spellStart"/>
      <w:r w:rsidRPr="00CD77F0">
        <w:rPr>
          <w:rFonts w:ascii="Times New Roman" w:eastAsiaTheme="majorEastAsia" w:hAnsi="Times New Roman" w:cs="Times New Roman"/>
          <w:sz w:val="24"/>
          <w:szCs w:val="24"/>
        </w:rPr>
        <w:t>Psylloidea</w:t>
      </w:r>
      <w:proofErr w:type="spellEnd"/>
      <w:r w:rsidRPr="00CD77F0">
        <w:rPr>
          <w:rFonts w:ascii="Times New Roman" w:eastAsiaTheme="majorEastAsia" w:hAnsi="Times New Roman" w:cs="Times New Roman"/>
          <w:sz w:val="24"/>
          <w:szCs w:val="24"/>
        </w:rPr>
        <w:t xml:space="preserve"> (Hemiptera).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48:603–613.</w:t>
      </w:r>
    </w:p>
    <w:p w14:paraId="0C9EBBF4" w14:textId="0AD4A0E0"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Cooper WR, Marshall AT, Foutz JJ,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2022</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Directed sequencing of plant specific DNA identifies the dietary history of four species of </w:t>
      </w:r>
      <w:proofErr w:type="spellStart"/>
      <w:r w:rsidRPr="00CD77F0">
        <w:rPr>
          <w:rFonts w:ascii="Times New Roman" w:eastAsiaTheme="majorEastAsia" w:hAnsi="Times New Roman" w:cs="Times New Roman"/>
          <w:sz w:val="24"/>
          <w:szCs w:val="24"/>
        </w:rPr>
        <w:t>Auchenorrhyncha</w:t>
      </w:r>
      <w:proofErr w:type="spellEnd"/>
      <w:r w:rsidRPr="00CD77F0">
        <w:rPr>
          <w:rFonts w:ascii="Times New Roman" w:eastAsiaTheme="majorEastAsia" w:hAnsi="Times New Roman" w:cs="Times New Roman"/>
          <w:sz w:val="24"/>
          <w:szCs w:val="24"/>
        </w:rPr>
        <w:t xml:space="preserve"> (Hemiptera). </w:t>
      </w:r>
      <w:r w:rsidRPr="00CD77F0">
        <w:rPr>
          <w:rFonts w:ascii="Times New Roman" w:eastAsiaTheme="majorEastAsia" w:hAnsi="Times New Roman" w:cs="Times New Roman"/>
          <w:i/>
          <w:iCs/>
          <w:sz w:val="24"/>
          <w:szCs w:val="24"/>
        </w:rPr>
        <w:t xml:space="preserve">Ann.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 Soc. Am.</w:t>
      </w:r>
      <w:r w:rsidRPr="00CD77F0">
        <w:rPr>
          <w:rFonts w:ascii="Times New Roman" w:eastAsiaTheme="majorEastAsia" w:hAnsi="Times New Roman" w:cs="Times New Roman"/>
          <w:sz w:val="24"/>
          <w:szCs w:val="24"/>
        </w:rPr>
        <w:t xml:space="preserve"> 115:275–284.</w:t>
      </w:r>
    </w:p>
    <w:p w14:paraId="32E27B8A" w14:textId="4470B5B4" w:rsidR="0074511A" w:rsidRDefault="0074511A" w:rsidP="00581467">
      <w:pPr>
        <w:spacing w:after="0" w:line="480" w:lineRule="auto"/>
        <w:ind w:left="720" w:hanging="720"/>
        <w:rPr>
          <w:ins w:id="716" w:author="Wagstaff, Camille" w:date="2025-12-04T13:42:00Z" w16du:dateUtc="2025-12-04T21:42: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Cooper WR, Walker WB, </w:t>
      </w:r>
      <w:proofErr w:type="spellStart"/>
      <w:r w:rsidRPr="00CD77F0">
        <w:rPr>
          <w:rFonts w:ascii="Times New Roman" w:eastAsiaTheme="majorEastAsia" w:hAnsi="Times New Roman" w:cs="Times New Roman"/>
          <w:sz w:val="24"/>
          <w:szCs w:val="24"/>
        </w:rPr>
        <w:t>Angelella</w:t>
      </w:r>
      <w:proofErr w:type="spellEnd"/>
      <w:r w:rsidRPr="00CD77F0">
        <w:rPr>
          <w:rFonts w:ascii="Times New Roman" w:eastAsiaTheme="majorEastAsia" w:hAnsi="Times New Roman" w:cs="Times New Roman"/>
          <w:sz w:val="24"/>
          <w:szCs w:val="24"/>
        </w:rPr>
        <w:t xml:space="preserve"> GM,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Bacterial endosymbionts identified from leafhopper (Hemiptera: Cicadellidae) vectors of phytoplasmas.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52:243–253.</w:t>
      </w:r>
    </w:p>
    <w:p w14:paraId="6B3B0D92" w14:textId="20447CEE" w:rsidR="00581467" w:rsidRPr="00581467" w:rsidRDefault="00581467" w:rsidP="00581467">
      <w:pPr>
        <w:spacing w:after="0" w:line="480" w:lineRule="auto"/>
        <w:rPr>
          <w:ins w:id="717" w:author="Wagstaff, Camille" w:date="2025-12-04T13:42:00Z" w16du:dateUtc="2025-12-04T21:42:00Z"/>
          <w:rFonts w:ascii="Times New Roman" w:hAnsi="Times New Roman" w:cs="Times New Roman"/>
          <w:sz w:val="24"/>
          <w:szCs w:val="24"/>
        </w:rPr>
      </w:pPr>
      <w:ins w:id="718" w:author="Wagstaff, Camille" w:date="2025-12-04T13:42:00Z" w16du:dateUtc="2025-12-04T21:42:00Z">
        <w:r w:rsidRPr="00581467">
          <w:rPr>
            <w:rFonts w:ascii="Times New Roman" w:hAnsi="Times New Roman" w:cs="Times New Roman"/>
            <w:sz w:val="24"/>
            <w:szCs w:val="24"/>
          </w:rPr>
          <w:t>Creamer R</w:t>
        </w:r>
      </w:ins>
      <w:ins w:id="719" w:author="Wagstaff, Camille" w:date="2025-12-04T13:43:00Z" w16du:dateUtc="2025-12-04T21:43:00Z">
        <w:r>
          <w:rPr>
            <w:rFonts w:ascii="Times New Roman" w:hAnsi="Times New Roman" w:cs="Times New Roman"/>
            <w:sz w:val="24"/>
            <w:szCs w:val="24"/>
          </w:rPr>
          <w:t>.</w:t>
        </w:r>
      </w:ins>
      <w:ins w:id="720" w:author="Wagstaff, Camille" w:date="2025-12-04T13:42:00Z" w16du:dateUtc="2025-12-04T21:42:00Z">
        <w:r w:rsidRPr="00581467">
          <w:rPr>
            <w:rFonts w:ascii="Times New Roman" w:hAnsi="Times New Roman" w:cs="Times New Roman"/>
            <w:sz w:val="24"/>
            <w:szCs w:val="24"/>
          </w:rPr>
          <w:t xml:space="preserve"> (2020). </w:t>
        </w:r>
        <w:r w:rsidRPr="00581467">
          <w:rPr>
            <w:rFonts w:ascii="Times New Roman" w:hAnsi="Times New Roman" w:cs="Times New Roman"/>
            <w:i/>
            <w:iCs/>
            <w:sz w:val="24"/>
            <w:szCs w:val="24"/>
          </w:rPr>
          <w:t>Beet curly top virus transmission, epidemiology, and management.</w:t>
        </w:r>
        <w:r w:rsidRPr="00581467">
          <w:rPr>
            <w:rFonts w:ascii="Times New Roman" w:hAnsi="Times New Roman" w:cs="Times New Roman"/>
            <w:sz w:val="24"/>
            <w:szCs w:val="24"/>
          </w:rPr>
          <w:t xml:space="preserve"> In L. P. </w:t>
        </w:r>
      </w:ins>
    </w:p>
    <w:p w14:paraId="6E96C87F" w14:textId="13144D4C" w:rsidR="00581467" w:rsidRPr="00581467" w:rsidRDefault="00581467">
      <w:pPr>
        <w:spacing w:after="0" w:line="480" w:lineRule="auto"/>
        <w:ind w:left="720"/>
        <w:rPr>
          <w:rFonts w:ascii="Times New Roman" w:hAnsi="Times New Roman" w:cs="Times New Roman"/>
          <w:sz w:val="24"/>
          <w:szCs w:val="24"/>
          <w:rPrChange w:id="721" w:author="Wagstaff, Camille" w:date="2025-12-04T13:42:00Z" w16du:dateUtc="2025-12-04T21:42:00Z">
            <w:rPr>
              <w:rFonts w:ascii="Times New Roman" w:eastAsiaTheme="majorEastAsia" w:hAnsi="Times New Roman" w:cs="Times New Roman"/>
              <w:sz w:val="24"/>
              <w:szCs w:val="24"/>
            </w:rPr>
          </w:rPrChange>
        </w:rPr>
        <w:pPrChange w:id="722" w:author="Wagstaff, Camille" w:date="2025-12-04T13:42:00Z" w16du:dateUtc="2025-12-04T21:42:00Z">
          <w:pPr>
            <w:spacing w:after="0" w:line="480" w:lineRule="auto"/>
            <w:ind w:left="720" w:hanging="720"/>
          </w:pPr>
        </w:pPrChange>
      </w:pPr>
      <w:ins w:id="723" w:author="Wagstaff, Camille" w:date="2025-12-04T13:42:00Z" w16du:dateUtc="2025-12-04T21:42:00Z">
        <w:r w:rsidRPr="00581467">
          <w:rPr>
            <w:rFonts w:ascii="Times New Roman" w:hAnsi="Times New Roman" w:cs="Times New Roman"/>
            <w:sz w:val="24"/>
            <w:szCs w:val="24"/>
          </w:rPr>
          <w:t xml:space="preserve">Awasthi (Ed.), Applied plant virology (pp. 521–527). Academic Press. </w:t>
        </w:r>
        <w:r w:rsidRPr="00581467">
          <w:rPr>
            <w:rFonts w:ascii="Times New Roman" w:hAnsi="Times New Roman" w:cs="Times New Roman"/>
            <w:sz w:val="24"/>
            <w:szCs w:val="24"/>
          </w:rPr>
          <w:fldChar w:fldCharType="begin"/>
        </w:r>
        <w:r w:rsidRPr="00581467">
          <w:rPr>
            <w:rFonts w:ascii="Times New Roman" w:hAnsi="Times New Roman" w:cs="Times New Roman"/>
            <w:sz w:val="24"/>
            <w:szCs w:val="24"/>
          </w:rPr>
          <w:instrText>HYPERLINK "</w:instrText>
        </w:r>
        <w:r w:rsidRPr="00581467">
          <w:rPr>
            <w:rPrChange w:id="724" w:author="Wagstaff, Camille" w:date="2025-12-04T13:43:00Z" w16du:dateUtc="2025-12-04T21:43:00Z">
              <w:rPr>
                <w:rStyle w:val="Hyperlink"/>
                <w:rFonts w:ascii="Times New Roman" w:hAnsi="Times New Roman" w:cs="Times New Roman"/>
                <w:sz w:val="24"/>
                <w:szCs w:val="24"/>
              </w:rPr>
            </w:rPrChange>
          </w:rPr>
          <w:instrText>https://doi.org/10.1016/B978-0-12-818654-1.00037-2</w:instrText>
        </w:r>
        <w:r w:rsidRPr="00581467">
          <w:rPr>
            <w:rFonts w:ascii="Times New Roman" w:hAnsi="Times New Roman" w:cs="Times New Roman"/>
            <w:sz w:val="24"/>
            <w:szCs w:val="24"/>
          </w:rPr>
          <w:instrText>"</w:instrText>
        </w:r>
        <w:r w:rsidRPr="00581467">
          <w:rPr>
            <w:rFonts w:ascii="Times New Roman" w:hAnsi="Times New Roman" w:cs="Times New Roman"/>
            <w:sz w:val="24"/>
            <w:szCs w:val="24"/>
          </w:rPr>
        </w:r>
        <w:r w:rsidRPr="00581467">
          <w:rPr>
            <w:rFonts w:ascii="Times New Roman" w:hAnsi="Times New Roman" w:cs="Times New Roman"/>
            <w:sz w:val="24"/>
            <w:szCs w:val="24"/>
          </w:rPr>
          <w:fldChar w:fldCharType="separate"/>
        </w:r>
        <w:r w:rsidRPr="00581467">
          <w:rPr>
            <w:rStyle w:val="Hyperlink"/>
            <w:rFonts w:ascii="Times New Roman" w:hAnsi="Times New Roman" w:cs="Times New Roman"/>
            <w:sz w:val="24"/>
            <w:szCs w:val="24"/>
            <w:u w:val="none"/>
            <w:rPrChange w:id="725" w:author="Wagstaff, Camille" w:date="2025-12-04T13:43:00Z" w16du:dateUtc="2025-12-04T21:43:00Z">
              <w:rPr>
                <w:rStyle w:val="Hyperlink"/>
                <w:rFonts w:ascii="Times New Roman" w:hAnsi="Times New Roman" w:cs="Times New Roman"/>
                <w:sz w:val="24"/>
                <w:szCs w:val="24"/>
              </w:rPr>
            </w:rPrChange>
          </w:rPr>
          <w:t>https://doi.org/10.1016/B978-0-12-818654-1.00037-2</w:t>
        </w:r>
        <w:r w:rsidRPr="00581467">
          <w:rPr>
            <w:rFonts w:ascii="Times New Roman" w:hAnsi="Times New Roman" w:cs="Times New Roman"/>
            <w:sz w:val="24"/>
            <w:szCs w:val="24"/>
          </w:rPr>
          <w:fldChar w:fldCharType="end"/>
        </w:r>
        <w:r w:rsidRPr="00DA163F">
          <w:rPr>
            <w:rFonts w:ascii="Times New Roman" w:hAnsi="Times New Roman" w:cs="Times New Roman"/>
            <w:sz w:val="24"/>
            <w:szCs w:val="24"/>
          </w:rPr>
          <w:t xml:space="preserve"> </w:t>
        </w:r>
      </w:ins>
    </w:p>
    <w:p w14:paraId="21429365" w14:textId="637C1BFE" w:rsidR="0074511A" w:rsidRPr="00CD77F0" w:rsidRDefault="0074511A" w:rsidP="00581467">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Damos P.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Modular structure of web-based decision support systems for integrated pest management: a review. </w:t>
      </w:r>
      <w:r w:rsidRPr="00CD77F0">
        <w:rPr>
          <w:rFonts w:ascii="Times New Roman" w:eastAsiaTheme="majorEastAsia" w:hAnsi="Times New Roman" w:cs="Times New Roman"/>
          <w:i/>
          <w:iCs/>
          <w:sz w:val="24"/>
          <w:szCs w:val="24"/>
        </w:rPr>
        <w:t>Agron. Sustain. Dev.</w:t>
      </w:r>
      <w:r w:rsidRPr="00CD77F0">
        <w:rPr>
          <w:rFonts w:ascii="Times New Roman" w:eastAsiaTheme="majorEastAsia" w:hAnsi="Times New Roman" w:cs="Times New Roman"/>
          <w:sz w:val="24"/>
          <w:szCs w:val="24"/>
        </w:rPr>
        <w:t xml:space="preserve"> 35:1347–1372.</w:t>
      </w:r>
    </w:p>
    <w:p w14:paraId="6BD6C17B" w14:textId="69BFD517"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Douglass JR,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Hallock HC.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1957</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Relative importance of various host plants of the beet leafhopper in southern Idaho. USDA Technical Bull. 1155.</w:t>
      </w:r>
    </w:p>
    <w:p w14:paraId="6D74FEF1" w14:textId="30336C35"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Foutz JJ, Wagstaff C, Cooper WR,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Weeding them out: identifying non-crop hosts and sources of infectious beet leafhopper, </w:t>
      </w:r>
      <w:proofErr w:type="spellStart"/>
      <w:r w:rsidRPr="00CD77F0">
        <w:rPr>
          <w:rFonts w:ascii="Times New Roman" w:eastAsiaTheme="majorEastAsia" w:hAnsi="Times New Roman" w:cs="Times New Roman"/>
          <w:i/>
          <w:iCs/>
          <w:sz w:val="24"/>
          <w:szCs w:val="24"/>
        </w:rPr>
        <w:t>Neoaliturus</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(Hemiptera: Cicadellidae), in the Columbia River Basin. </w:t>
      </w:r>
      <w:r w:rsidRPr="00CD77F0">
        <w:rPr>
          <w:rFonts w:ascii="Times New Roman" w:eastAsiaTheme="majorEastAsia" w:hAnsi="Times New Roman" w:cs="Times New Roman"/>
          <w:i/>
          <w:iCs/>
          <w:sz w:val="24"/>
          <w:szCs w:val="24"/>
        </w:rPr>
        <w:t xml:space="preserve">Environ.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https://doi.org/10.1093/aesa/saaf022</w:t>
      </w:r>
    </w:p>
    <w:p w14:paraId="38D1ADE7" w14:textId="71938F42" w:rsidR="00E12724"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Frantz R, Nischwitz C, Compton T,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Modeling the spread of curly top disease in tomatoes. </w:t>
      </w:r>
      <w:r w:rsidRPr="00CD77F0">
        <w:rPr>
          <w:rFonts w:ascii="Times New Roman" w:eastAsiaTheme="majorEastAsia" w:hAnsi="Times New Roman" w:cs="Times New Roman"/>
          <w:i/>
          <w:iCs/>
          <w:sz w:val="24"/>
          <w:szCs w:val="24"/>
        </w:rPr>
        <w:t xml:space="preserve">Lett. </w:t>
      </w:r>
      <w:proofErr w:type="spellStart"/>
      <w:r w:rsidRPr="00CD77F0">
        <w:rPr>
          <w:rFonts w:ascii="Times New Roman" w:eastAsiaTheme="majorEastAsia" w:hAnsi="Times New Roman" w:cs="Times New Roman"/>
          <w:i/>
          <w:iCs/>
          <w:sz w:val="24"/>
          <w:szCs w:val="24"/>
        </w:rPr>
        <w:t>Biomath</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10:53–61.</w:t>
      </w:r>
    </w:p>
    <w:p w14:paraId="6F0B83A4" w14:textId="4315807F" w:rsidR="0074511A" w:rsidRDefault="0074511A" w:rsidP="00B81B66">
      <w:pPr>
        <w:spacing w:after="0" w:line="480" w:lineRule="auto"/>
        <w:ind w:left="720" w:hanging="720"/>
        <w:rPr>
          <w:ins w:id="726" w:author="Wagstaff, Camille" w:date="2025-12-04T11:50:00Z" w16du:dateUtc="2025-12-04T19:50: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Galinato SP.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2019 cost estimates of producing fresh and processing potatoes in Washington. Washington State University Extension; 67E.</w:t>
      </w:r>
    </w:p>
    <w:p w14:paraId="0A388F4C" w14:textId="4B7483A2" w:rsidR="00C338F1" w:rsidRPr="00CD77F0" w:rsidRDefault="00C338F1" w:rsidP="00B81B66">
      <w:pPr>
        <w:spacing w:after="0" w:line="480" w:lineRule="auto"/>
        <w:ind w:left="720" w:hanging="720"/>
        <w:rPr>
          <w:rFonts w:ascii="Times New Roman" w:eastAsiaTheme="majorEastAsia" w:hAnsi="Times New Roman" w:cs="Times New Roman"/>
          <w:sz w:val="24"/>
          <w:szCs w:val="24"/>
        </w:rPr>
      </w:pPr>
      <w:ins w:id="727" w:author="Wagstaff, Camille" w:date="2025-12-04T11:50:00Z" w16du:dateUtc="2025-12-04T19:50:00Z">
        <w:r w:rsidRPr="00C338F1">
          <w:rPr>
            <w:rFonts w:ascii="Times New Roman" w:eastAsiaTheme="majorEastAsia" w:hAnsi="Times New Roman" w:cs="Times New Roman"/>
            <w:sz w:val="24"/>
            <w:szCs w:val="24"/>
          </w:rPr>
          <w:t>Giladi</w:t>
        </w:r>
        <w:r>
          <w:rPr>
            <w:rFonts w:ascii="Times New Roman" w:eastAsiaTheme="majorEastAsia" w:hAnsi="Times New Roman" w:cs="Times New Roman"/>
            <w:sz w:val="24"/>
            <w:szCs w:val="24"/>
          </w:rPr>
          <w:t xml:space="preserve"> Y,</w:t>
        </w:r>
        <w:r w:rsidRPr="00C338F1">
          <w:rPr>
            <w:rFonts w:ascii="Times New Roman" w:eastAsiaTheme="majorEastAsia" w:hAnsi="Times New Roman" w:cs="Times New Roman"/>
            <w:sz w:val="24"/>
            <w:szCs w:val="24"/>
          </w:rPr>
          <w:t xml:space="preserve"> Hadad</w:t>
        </w:r>
        <w:r>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
          <w:t>L</w:t>
        </w:r>
        <w:r>
          <w:rPr>
            <w:rFonts w:ascii="Times New Roman" w:eastAsiaTheme="majorEastAsia" w:hAnsi="Times New Roman" w:cs="Times New Roman"/>
            <w:sz w:val="24"/>
            <w:szCs w:val="24"/>
          </w:rPr>
          <w:t>,</w:t>
        </w:r>
        <w:r w:rsidRPr="00C338F1">
          <w:rPr>
            <w:rFonts w:ascii="Times New Roman" w:eastAsiaTheme="majorEastAsia" w:hAnsi="Times New Roman" w:cs="Times New Roman"/>
            <w:sz w:val="24"/>
            <w:szCs w:val="24"/>
          </w:rPr>
          <w:t xml:space="preserve"> Luria</w:t>
        </w:r>
        <w:r>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
          <w:t>N</w:t>
        </w:r>
        <w:r>
          <w:rPr>
            <w:rFonts w:ascii="Times New Roman" w:eastAsiaTheme="majorEastAsia" w:hAnsi="Times New Roman" w:cs="Times New Roman"/>
            <w:sz w:val="24"/>
            <w:szCs w:val="24"/>
          </w:rPr>
          <w:t>,</w:t>
        </w:r>
        <w:r w:rsidRPr="00C338F1">
          <w:rPr>
            <w:rFonts w:ascii="Times New Roman" w:eastAsiaTheme="majorEastAsia" w:hAnsi="Times New Roman" w:cs="Times New Roman"/>
            <w:sz w:val="24"/>
            <w:szCs w:val="24"/>
          </w:rPr>
          <w:t xml:space="preserve"> Cranshaw</w:t>
        </w:r>
        <w:r>
          <w:rPr>
            <w:rFonts w:ascii="Times New Roman" w:eastAsiaTheme="majorEastAsia" w:hAnsi="Times New Roman" w:cs="Times New Roman"/>
            <w:sz w:val="24"/>
            <w:szCs w:val="24"/>
          </w:rPr>
          <w:t xml:space="preserve"> </w:t>
        </w:r>
        <w:r w:rsidRPr="00C338F1">
          <w:rPr>
            <w:rFonts w:ascii="Times New Roman" w:eastAsiaTheme="majorEastAsia" w:hAnsi="Times New Roman" w:cs="Times New Roman"/>
            <w:sz w:val="24"/>
            <w:szCs w:val="24"/>
          </w:rPr>
          <w:t>W</w:t>
        </w:r>
        <w:r>
          <w:rPr>
            <w:rFonts w:ascii="Times New Roman" w:eastAsiaTheme="majorEastAsia" w:hAnsi="Times New Roman" w:cs="Times New Roman"/>
            <w:sz w:val="24"/>
            <w:szCs w:val="24"/>
          </w:rPr>
          <w:t>,</w:t>
        </w:r>
        <w:r w:rsidRPr="00C338F1">
          <w:rPr>
            <w:rFonts w:ascii="Times New Roman" w:eastAsiaTheme="majorEastAsia" w:hAnsi="Times New Roman" w:cs="Times New Roman"/>
            <w:sz w:val="24"/>
            <w:szCs w:val="24"/>
          </w:rPr>
          <w:t xml:space="preserve"> Lachman</w:t>
        </w:r>
      </w:ins>
      <w:ins w:id="728" w:author="Wagstaff, Camille" w:date="2025-12-04T11:51:00Z" w16du:dateUtc="2025-12-04T19:51:00Z">
        <w:r>
          <w:rPr>
            <w:rFonts w:ascii="Times New Roman" w:eastAsiaTheme="majorEastAsia" w:hAnsi="Times New Roman" w:cs="Times New Roman"/>
            <w:sz w:val="24"/>
            <w:szCs w:val="24"/>
          </w:rPr>
          <w:t xml:space="preserve"> O, </w:t>
        </w:r>
      </w:ins>
      <w:ins w:id="729" w:author="Wagstaff, Camille" w:date="2025-12-04T11:50:00Z" w16du:dateUtc="2025-12-04T19:50:00Z">
        <w:r w:rsidRPr="00C338F1">
          <w:rPr>
            <w:rFonts w:ascii="Times New Roman" w:eastAsiaTheme="majorEastAsia" w:hAnsi="Times New Roman" w:cs="Times New Roman"/>
            <w:sz w:val="24"/>
            <w:szCs w:val="24"/>
          </w:rPr>
          <w:t xml:space="preserve">&amp; </w:t>
        </w:r>
      </w:ins>
      <w:ins w:id="730" w:author="Wagstaff, Camille" w:date="2025-12-04T11:51:00Z" w16du:dateUtc="2025-12-04T19:51:00Z">
        <w:r>
          <w:rPr>
            <w:rFonts w:ascii="Times New Roman" w:eastAsiaTheme="majorEastAsia" w:hAnsi="Times New Roman" w:cs="Times New Roman"/>
            <w:sz w:val="24"/>
            <w:szCs w:val="24"/>
          </w:rPr>
          <w:t xml:space="preserve">A </w:t>
        </w:r>
      </w:ins>
      <w:proofErr w:type="spellStart"/>
      <w:ins w:id="731" w:author="Wagstaff, Camille" w:date="2025-12-04T11:50:00Z" w16du:dateUtc="2025-12-04T19:50:00Z">
        <w:r w:rsidRPr="00C338F1">
          <w:rPr>
            <w:rFonts w:ascii="Times New Roman" w:eastAsiaTheme="majorEastAsia" w:hAnsi="Times New Roman" w:cs="Times New Roman"/>
            <w:sz w:val="24"/>
            <w:szCs w:val="24"/>
          </w:rPr>
          <w:t>Dombrovsky</w:t>
        </w:r>
        <w:proofErr w:type="spellEnd"/>
        <w:r w:rsidRPr="00C338F1">
          <w:rPr>
            <w:rFonts w:ascii="Times New Roman" w:eastAsiaTheme="majorEastAsia" w:hAnsi="Times New Roman" w:cs="Times New Roman"/>
            <w:sz w:val="24"/>
            <w:szCs w:val="24"/>
          </w:rPr>
          <w:t xml:space="preserve">. (2019). First Report of Beet Curly Top Virus Infecting Cannabis </w:t>
        </w:r>
        <w:proofErr w:type="gramStart"/>
        <w:r w:rsidRPr="00C338F1">
          <w:rPr>
            <w:rFonts w:ascii="Times New Roman" w:eastAsiaTheme="majorEastAsia" w:hAnsi="Times New Roman" w:cs="Times New Roman"/>
            <w:sz w:val="24"/>
            <w:szCs w:val="24"/>
          </w:rPr>
          <w:t>sativa</w:t>
        </w:r>
        <w:proofErr w:type="gramEnd"/>
        <w:r w:rsidRPr="00C338F1">
          <w:rPr>
            <w:rFonts w:ascii="Times New Roman" w:eastAsiaTheme="majorEastAsia" w:hAnsi="Times New Roman" w:cs="Times New Roman"/>
            <w:sz w:val="24"/>
            <w:szCs w:val="24"/>
          </w:rPr>
          <w:t xml:space="preserve"> L., in Western Colorado. Plant Disease. 104. 10.1094/PDIS-08-19-1656-PDN.</w:t>
        </w:r>
      </w:ins>
    </w:p>
    <w:p w14:paraId="3648F7E1" w14:textId="3A6856BD" w:rsidR="0074511A" w:rsidRPr="00CD77F0" w:rsidRDefault="0074511A"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Gutiérrez </w:t>
      </w:r>
      <w:proofErr w:type="spellStart"/>
      <w:r w:rsidRPr="00CD77F0">
        <w:rPr>
          <w:rFonts w:ascii="Times New Roman" w:eastAsiaTheme="majorEastAsia" w:hAnsi="Times New Roman" w:cs="Times New Roman"/>
          <w:sz w:val="24"/>
          <w:szCs w:val="24"/>
        </w:rPr>
        <w:t>Illán</w:t>
      </w:r>
      <w:proofErr w:type="spellEnd"/>
      <w:r w:rsidRPr="00CD77F0">
        <w:rPr>
          <w:rFonts w:ascii="Times New Roman" w:eastAsiaTheme="majorEastAsia" w:hAnsi="Times New Roman" w:cs="Times New Roman"/>
          <w:sz w:val="24"/>
          <w:szCs w:val="24"/>
        </w:rPr>
        <w:t xml:space="preserve"> J, Bloom EH, </w:t>
      </w:r>
      <w:proofErr w:type="spellStart"/>
      <w:r w:rsidRPr="00CD77F0">
        <w:rPr>
          <w:rFonts w:ascii="Times New Roman" w:eastAsiaTheme="majorEastAsia" w:hAnsi="Times New Roman" w:cs="Times New Roman"/>
          <w:sz w:val="24"/>
          <w:szCs w:val="24"/>
        </w:rPr>
        <w:t>Wohleb</w:t>
      </w:r>
      <w:proofErr w:type="spellEnd"/>
      <w:r w:rsidRPr="00CD77F0">
        <w:rPr>
          <w:rFonts w:ascii="Times New Roman" w:eastAsiaTheme="majorEastAsia" w:hAnsi="Times New Roman" w:cs="Times New Roman"/>
          <w:sz w:val="24"/>
          <w:szCs w:val="24"/>
        </w:rPr>
        <w:t xml:space="preserve"> CH,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Landscape structure and climate drive population dynamics of an insect vector within intensely managed agroecosystems. </w:t>
      </w:r>
      <w:r w:rsidRPr="00CD77F0">
        <w:rPr>
          <w:rFonts w:ascii="Times New Roman" w:eastAsiaTheme="majorEastAsia" w:hAnsi="Times New Roman" w:cs="Times New Roman"/>
          <w:i/>
          <w:iCs/>
          <w:sz w:val="24"/>
          <w:szCs w:val="24"/>
        </w:rPr>
        <w:t>Ecol. Appl.</w:t>
      </w:r>
      <w:r w:rsidRPr="00CD77F0">
        <w:rPr>
          <w:rFonts w:ascii="Times New Roman" w:eastAsiaTheme="majorEastAsia" w:hAnsi="Times New Roman" w:cs="Times New Roman"/>
          <w:sz w:val="24"/>
          <w:szCs w:val="24"/>
        </w:rPr>
        <w:t xml:space="preserve"> 30:e02056.</w:t>
      </w:r>
    </w:p>
    <w:p w14:paraId="4840E62F" w14:textId="65FEE5CC" w:rsidR="007B6456" w:rsidRPr="00CD77F0" w:rsidRDefault="007B6456"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Gutiérrez-López R, Bourret V,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Loiseau C.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Is host selection by mosquitoes driving vector specificity of parasites? A review on the avian malaria model. </w:t>
      </w:r>
      <w:r w:rsidRPr="00CD77F0">
        <w:rPr>
          <w:rFonts w:ascii="Times New Roman" w:eastAsiaTheme="majorEastAsia" w:hAnsi="Times New Roman" w:cs="Times New Roman"/>
          <w:i/>
          <w:iCs/>
          <w:sz w:val="24"/>
          <w:szCs w:val="24"/>
        </w:rPr>
        <w:t>Front. Ecol. Evol.</w:t>
      </w:r>
      <w:r w:rsidRPr="00CD77F0">
        <w:rPr>
          <w:rFonts w:ascii="Times New Roman" w:eastAsiaTheme="majorEastAsia" w:hAnsi="Times New Roman" w:cs="Times New Roman"/>
          <w:sz w:val="24"/>
          <w:szCs w:val="24"/>
        </w:rPr>
        <w:t xml:space="preserve"> 8:569230. https://doi.org/10.3389/fevo.2020.569230.</w:t>
      </w:r>
    </w:p>
    <w:p w14:paraId="25F19188" w14:textId="07380D8D" w:rsidR="007B6456" w:rsidRPr="00CD77F0" w:rsidRDefault="007B6456"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Han J, Cui M, </w:t>
      </w:r>
      <w:proofErr w:type="spellStart"/>
      <w:r w:rsidRPr="00CD77F0">
        <w:rPr>
          <w:rFonts w:ascii="Times New Roman" w:eastAsiaTheme="majorEastAsia" w:hAnsi="Times New Roman" w:cs="Times New Roman"/>
          <w:sz w:val="24"/>
          <w:szCs w:val="24"/>
        </w:rPr>
        <w:t>Withycombe</w:t>
      </w:r>
      <w:proofErr w:type="spellEnd"/>
      <w:r w:rsidRPr="00CD77F0">
        <w:rPr>
          <w:rFonts w:ascii="Times New Roman" w:eastAsiaTheme="majorEastAsia" w:hAnsi="Times New Roman" w:cs="Times New Roman"/>
          <w:sz w:val="24"/>
          <w:szCs w:val="24"/>
        </w:rPr>
        <w:t xml:space="preserve"> J,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curly top virus affects vector biology: the first transcriptome analysis of the beet leafhopper. </w:t>
      </w:r>
      <w:r w:rsidRPr="00CD77F0">
        <w:rPr>
          <w:rFonts w:ascii="Times New Roman" w:eastAsiaTheme="majorEastAsia" w:hAnsi="Times New Roman" w:cs="Times New Roman"/>
          <w:i/>
          <w:iCs/>
          <w:sz w:val="24"/>
          <w:szCs w:val="24"/>
        </w:rPr>
        <w:t xml:space="preserve">J. Genet. </w:t>
      </w:r>
      <w:proofErr w:type="spellStart"/>
      <w:r w:rsidRPr="00CD77F0">
        <w:rPr>
          <w:rFonts w:ascii="Times New Roman" w:eastAsiaTheme="majorEastAsia" w:hAnsi="Times New Roman" w:cs="Times New Roman"/>
          <w:i/>
          <w:iCs/>
          <w:sz w:val="24"/>
          <w:szCs w:val="24"/>
        </w:rPr>
        <w:t>Virol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105:7.</w:t>
      </w:r>
    </w:p>
    <w:p w14:paraId="61030D18" w14:textId="1F700A29" w:rsidR="0074511A"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Harveson RM.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curly top: America’s first serious disease of sugar beets. </w:t>
      </w:r>
      <w:r w:rsidRPr="00CD77F0">
        <w:rPr>
          <w:rFonts w:ascii="Times New Roman" w:eastAsiaTheme="majorEastAsia" w:hAnsi="Times New Roman" w:cs="Times New Roman"/>
          <w:i/>
          <w:iCs/>
          <w:sz w:val="24"/>
          <w:szCs w:val="24"/>
        </w:rPr>
        <w:t>APS Features</w:t>
      </w:r>
      <w:r w:rsidRPr="00CD77F0">
        <w:rPr>
          <w:rFonts w:ascii="Times New Roman" w:eastAsiaTheme="majorEastAsia" w:hAnsi="Times New Roman" w:cs="Times New Roman"/>
          <w:sz w:val="24"/>
          <w:szCs w:val="24"/>
        </w:rPr>
        <w:t>. https://www.apsnet.org/edcenter/apsnetfeatures/Pages/CurlyTop.aspx.</w:t>
      </w:r>
    </w:p>
    <w:p w14:paraId="40352400" w14:textId="568F4FA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Heck 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2018</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Insect transmission of plant pathogens: a systems biology perspective. </w:t>
      </w:r>
      <w:proofErr w:type="spellStart"/>
      <w:r w:rsidRPr="00CD77F0">
        <w:rPr>
          <w:rFonts w:ascii="Times New Roman" w:eastAsiaTheme="majorEastAsia" w:hAnsi="Times New Roman" w:cs="Times New Roman"/>
          <w:i/>
          <w:iCs/>
          <w:sz w:val="24"/>
          <w:szCs w:val="24"/>
        </w:rPr>
        <w:t>mSystems</w:t>
      </w:r>
      <w:proofErr w:type="spellEnd"/>
      <w:r w:rsidRPr="00CD77F0">
        <w:rPr>
          <w:rFonts w:ascii="Times New Roman" w:eastAsiaTheme="majorEastAsia" w:hAnsi="Times New Roman" w:cs="Times New Roman"/>
          <w:sz w:val="24"/>
          <w:szCs w:val="24"/>
        </w:rPr>
        <w:t>. 3:e00168-17. https://doi.org/10.1128/mSystems.00168-17.</w:t>
      </w:r>
    </w:p>
    <w:p w14:paraId="21EEF556" w14:textId="7285940C"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Horton DR, Cooper WR, Grimm KS,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2018</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The beet leafhopper odyssey in North America: a brief overview. </w:t>
      </w:r>
      <w:r w:rsidRPr="00CD77F0">
        <w:rPr>
          <w:rFonts w:ascii="Times New Roman" w:eastAsiaTheme="majorEastAsia" w:hAnsi="Times New Roman" w:cs="Times New Roman"/>
          <w:i/>
          <w:iCs/>
          <w:sz w:val="24"/>
          <w:szCs w:val="24"/>
        </w:rPr>
        <w:t>Potato Prog.</w:t>
      </w:r>
      <w:r w:rsidRPr="00CD77F0">
        <w:rPr>
          <w:rFonts w:ascii="Times New Roman" w:eastAsiaTheme="majorEastAsia" w:hAnsi="Times New Roman" w:cs="Times New Roman"/>
          <w:sz w:val="24"/>
          <w:szCs w:val="24"/>
        </w:rPr>
        <w:t xml:space="preserve"> 18:1.</w:t>
      </w:r>
    </w:p>
    <w:p w14:paraId="1395E3BB" w14:textId="521B167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Knowlton GF.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1929</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Studies on the morphology of the beet leafhopper. Bulletin No. 212.</w:t>
      </w:r>
    </w:p>
    <w:p w14:paraId="4D47FDBB" w14:textId="183AF943" w:rsidR="00112EC7" w:rsidRDefault="00112EC7" w:rsidP="00B81B66">
      <w:pPr>
        <w:spacing w:after="0" w:line="480" w:lineRule="auto"/>
        <w:ind w:left="720" w:hanging="720"/>
        <w:rPr>
          <w:ins w:id="732" w:author="Wagstaff, Camille" w:date="2025-11-26T14:48:00Z" w16du:dateUtc="2025-11-26T22:48:00Z"/>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Koinuma</w:t>
      </w:r>
      <w:proofErr w:type="spellEnd"/>
      <w:r w:rsidRPr="00CD77F0">
        <w:rPr>
          <w:rFonts w:ascii="Times New Roman" w:eastAsiaTheme="majorEastAsia" w:hAnsi="Times New Roman" w:cs="Times New Roman"/>
          <w:sz w:val="24"/>
          <w:szCs w:val="24"/>
        </w:rPr>
        <w:t xml:space="preserve"> H, Maejima K, Tokuda R,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Spatiotemporal dynamics and quantitative analysis of phytoplasmas in insect vectors. </w:t>
      </w:r>
      <w:r w:rsidRPr="00CD77F0">
        <w:rPr>
          <w:rFonts w:ascii="Times New Roman" w:eastAsiaTheme="majorEastAsia" w:hAnsi="Times New Roman" w:cs="Times New Roman"/>
          <w:i/>
          <w:iCs/>
          <w:sz w:val="24"/>
          <w:szCs w:val="24"/>
        </w:rPr>
        <w:t>Sci. Rep.</w:t>
      </w:r>
      <w:r w:rsidRPr="00CD77F0">
        <w:rPr>
          <w:rFonts w:ascii="Times New Roman" w:eastAsiaTheme="majorEastAsia" w:hAnsi="Times New Roman" w:cs="Times New Roman"/>
          <w:sz w:val="24"/>
          <w:szCs w:val="24"/>
        </w:rPr>
        <w:t xml:space="preserve"> 10:4291. </w:t>
      </w:r>
      <w:ins w:id="733" w:author="Wagstaff, Camille" w:date="2025-11-26T14:48:00Z" w16du:dateUtc="2025-11-26T22:48:00Z">
        <w:r w:rsidR="009B1D40">
          <w:rPr>
            <w:rFonts w:ascii="Times New Roman" w:eastAsiaTheme="majorEastAsia" w:hAnsi="Times New Roman" w:cs="Times New Roman"/>
            <w:sz w:val="24"/>
            <w:szCs w:val="24"/>
          </w:rPr>
          <w:fldChar w:fldCharType="begin"/>
        </w:r>
        <w:r w:rsidR="009B1D40">
          <w:rPr>
            <w:rFonts w:ascii="Times New Roman" w:eastAsiaTheme="majorEastAsia" w:hAnsi="Times New Roman" w:cs="Times New Roman"/>
            <w:sz w:val="24"/>
            <w:szCs w:val="24"/>
          </w:rPr>
          <w:instrText>HYPERLINK "</w:instrText>
        </w:r>
      </w:ins>
      <w:r w:rsidR="009B1D40" w:rsidRPr="00891BF8">
        <w:rPr>
          <w:rFonts w:ascii="Times New Roman" w:eastAsiaTheme="majorEastAsia" w:hAnsi="Times New Roman" w:cs="Times New Roman"/>
          <w:sz w:val="24"/>
          <w:szCs w:val="24"/>
        </w:rPr>
        <w:instrText>https://doi.org/10.1038/s41598-020-61042-x</w:instrText>
      </w:r>
      <w:ins w:id="734" w:author="Wagstaff, Camille" w:date="2025-11-26T14:48:00Z" w16du:dateUtc="2025-11-26T22:48:00Z">
        <w:r w:rsidR="009B1D40">
          <w:rPr>
            <w:rFonts w:ascii="Times New Roman" w:eastAsiaTheme="majorEastAsia" w:hAnsi="Times New Roman" w:cs="Times New Roman"/>
            <w:sz w:val="24"/>
            <w:szCs w:val="24"/>
          </w:rPr>
          <w:instrText>"</w:instrText>
        </w:r>
        <w:r w:rsidR="009B1D40">
          <w:rPr>
            <w:rFonts w:ascii="Times New Roman" w:eastAsiaTheme="majorEastAsia" w:hAnsi="Times New Roman" w:cs="Times New Roman"/>
            <w:sz w:val="24"/>
            <w:szCs w:val="24"/>
          </w:rPr>
        </w:r>
        <w:r w:rsidR="009B1D40">
          <w:rPr>
            <w:rFonts w:ascii="Times New Roman" w:eastAsiaTheme="majorEastAsia" w:hAnsi="Times New Roman" w:cs="Times New Roman"/>
            <w:sz w:val="24"/>
            <w:szCs w:val="24"/>
          </w:rPr>
          <w:fldChar w:fldCharType="separate"/>
        </w:r>
      </w:ins>
      <w:r w:rsidR="009B1D40" w:rsidRPr="00690833">
        <w:rPr>
          <w:rStyle w:val="Hyperlink"/>
          <w:rFonts w:ascii="Times New Roman" w:eastAsiaTheme="majorEastAsia" w:hAnsi="Times New Roman" w:cs="Times New Roman"/>
          <w:sz w:val="24"/>
          <w:szCs w:val="24"/>
        </w:rPr>
        <w:t>https://doi.org/10.1038/s41598-020-61042-x</w:t>
      </w:r>
      <w:ins w:id="735" w:author="Wagstaff, Camille" w:date="2025-11-26T14:48:00Z" w16du:dateUtc="2025-11-26T22:48:00Z">
        <w:r w:rsidR="009B1D40">
          <w:rPr>
            <w:rFonts w:ascii="Times New Roman" w:eastAsiaTheme="majorEastAsia" w:hAnsi="Times New Roman" w:cs="Times New Roman"/>
            <w:sz w:val="24"/>
            <w:szCs w:val="24"/>
          </w:rPr>
          <w:fldChar w:fldCharType="end"/>
        </w:r>
      </w:ins>
      <w:r w:rsidRPr="00CD77F0">
        <w:rPr>
          <w:rFonts w:ascii="Times New Roman" w:eastAsiaTheme="majorEastAsia" w:hAnsi="Times New Roman" w:cs="Times New Roman"/>
          <w:sz w:val="24"/>
          <w:szCs w:val="24"/>
        </w:rPr>
        <w:t>.</w:t>
      </w:r>
    </w:p>
    <w:p w14:paraId="6FC3FA1C" w14:textId="3C27142F" w:rsidR="009B1D40" w:rsidRDefault="009B1D40" w:rsidP="009B1D40">
      <w:pPr>
        <w:spacing w:after="0" w:line="480" w:lineRule="auto"/>
        <w:ind w:left="720" w:hanging="720"/>
        <w:rPr>
          <w:rFonts w:ascii="Times New Roman" w:eastAsiaTheme="majorEastAsia" w:hAnsi="Times New Roman" w:cs="Times New Roman"/>
          <w:sz w:val="24"/>
          <w:szCs w:val="24"/>
        </w:rPr>
      </w:pPr>
      <w:ins w:id="736" w:author="Wagstaff, Camille" w:date="2025-11-26T14:48:00Z" w16du:dateUtc="2025-11-26T22:48:00Z">
        <w:r w:rsidRPr="00361BD5">
          <w:rPr>
            <w:rFonts w:ascii="Times New Roman" w:hAnsi="Times New Roman" w:cs="Times New Roman"/>
            <w:sz w:val="24"/>
            <w:szCs w:val="24"/>
          </w:rPr>
          <w:t>Lee, H, Stephanus, A</w:t>
        </w:r>
        <w:r>
          <w:rPr>
            <w:rFonts w:ascii="Times New Roman" w:hAnsi="Times New Roman" w:cs="Times New Roman"/>
            <w:sz w:val="24"/>
            <w:szCs w:val="24"/>
          </w:rPr>
          <w:t>P</w:t>
        </w:r>
        <w:r w:rsidRPr="00361BD5">
          <w:rPr>
            <w:rFonts w:ascii="Times New Roman" w:hAnsi="Times New Roman" w:cs="Times New Roman"/>
            <w:sz w:val="24"/>
            <w:szCs w:val="24"/>
          </w:rPr>
          <w:t xml:space="preserve">, Fowles, TM </w:t>
        </w:r>
        <w:r w:rsidRPr="00361BD5">
          <w:rPr>
            <w:rFonts w:ascii="Times New Roman" w:hAnsi="Times New Roman" w:cs="Times New Roman"/>
            <w:i/>
            <w:iCs/>
            <w:sz w:val="24"/>
            <w:szCs w:val="24"/>
          </w:rPr>
          <w:t>et al.</w:t>
        </w:r>
        <w:r w:rsidRPr="00361BD5">
          <w:rPr>
            <w:rFonts w:ascii="Times New Roman" w:hAnsi="Times New Roman" w:cs="Times New Roman"/>
            <w:sz w:val="24"/>
            <w:szCs w:val="24"/>
          </w:rPr>
          <w:t xml:space="preserve"> </w:t>
        </w:r>
        <w:r>
          <w:rPr>
            <w:rFonts w:ascii="Times New Roman" w:hAnsi="Times New Roman" w:cs="Times New Roman"/>
            <w:sz w:val="24"/>
            <w:szCs w:val="24"/>
          </w:rPr>
          <w:t xml:space="preserve">(2022) </w:t>
        </w:r>
        <w:r w:rsidRPr="00361BD5">
          <w:rPr>
            <w:rFonts w:ascii="Times New Roman" w:hAnsi="Times New Roman" w:cs="Times New Roman"/>
            <w:sz w:val="24"/>
            <w:szCs w:val="24"/>
          </w:rPr>
          <w:t xml:space="preserve">Insect vector manipulation by a plant virus and simulation modeling of its potential impact on crop infection. </w:t>
        </w:r>
        <w:r w:rsidRPr="00361BD5">
          <w:rPr>
            <w:rFonts w:ascii="Times New Roman" w:hAnsi="Times New Roman" w:cs="Times New Roman"/>
            <w:i/>
            <w:iCs/>
            <w:sz w:val="24"/>
            <w:szCs w:val="24"/>
          </w:rPr>
          <w:t>Sci Rep</w:t>
        </w:r>
        <w:r w:rsidRPr="00361BD5">
          <w:rPr>
            <w:rFonts w:ascii="Times New Roman" w:hAnsi="Times New Roman" w:cs="Times New Roman"/>
            <w:sz w:val="24"/>
            <w:szCs w:val="24"/>
          </w:rPr>
          <w:t xml:space="preserve"> </w:t>
        </w:r>
        <w:r w:rsidRPr="00A97E9E">
          <w:rPr>
            <w:rFonts w:ascii="Times New Roman" w:hAnsi="Times New Roman" w:cs="Times New Roman"/>
            <w:sz w:val="24"/>
            <w:szCs w:val="24"/>
          </w:rPr>
          <w:t>12</w:t>
        </w:r>
        <w:r w:rsidRPr="009B1D40">
          <w:rPr>
            <w:rFonts w:ascii="Times New Roman" w:hAnsi="Times New Roman" w:cs="Times New Roman"/>
            <w:sz w:val="24"/>
            <w:szCs w:val="24"/>
          </w:rPr>
          <w:t>,</w:t>
        </w:r>
        <w:r w:rsidRPr="00361BD5">
          <w:rPr>
            <w:rFonts w:ascii="Times New Roman" w:hAnsi="Times New Roman" w:cs="Times New Roman"/>
            <w:sz w:val="24"/>
            <w:szCs w:val="24"/>
          </w:rPr>
          <w:t xml:space="preserve"> 8429. https://doi.org/10.1038/s41598-022-12618-2</w:t>
        </w:r>
      </w:ins>
    </w:p>
    <w:p w14:paraId="7590DD70" w14:textId="419C63C3" w:rsidR="00891BF8" w:rsidRDefault="00891BF8" w:rsidP="00891BF8">
      <w:pPr>
        <w:spacing w:after="0" w:line="480" w:lineRule="auto"/>
        <w:ind w:left="720" w:hanging="720"/>
        <w:rPr>
          <w:ins w:id="737" w:author="Wagstaff, Camille" w:date="2025-11-26T14:48:00Z" w16du:dateUtc="2025-11-26T22:48:00Z"/>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Lee H, Wintermantel WM, Trumble JT, et al. </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2022</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Modeling and validation of oviposition by a polyphagous insect pest as a function of temperature and host plant species. </w:t>
      </w:r>
      <w:proofErr w:type="spellStart"/>
      <w:r w:rsidRPr="00CD77F0">
        <w:rPr>
          <w:rFonts w:ascii="Times New Roman" w:eastAsiaTheme="majorEastAsia" w:hAnsi="Times New Roman" w:cs="Times New Roman"/>
          <w:i/>
          <w:iCs/>
          <w:sz w:val="24"/>
          <w:szCs w:val="24"/>
        </w:rPr>
        <w:t>PLoS</w:t>
      </w:r>
      <w:proofErr w:type="spellEnd"/>
      <w:r w:rsidRPr="00CD77F0">
        <w:rPr>
          <w:rFonts w:ascii="Times New Roman" w:eastAsiaTheme="majorEastAsia" w:hAnsi="Times New Roman" w:cs="Times New Roman"/>
          <w:i/>
          <w:iCs/>
          <w:sz w:val="24"/>
          <w:szCs w:val="24"/>
        </w:rPr>
        <w:t xml:space="preserve"> One</w:t>
      </w:r>
      <w:r w:rsidRPr="00CD77F0">
        <w:rPr>
          <w:rFonts w:ascii="Times New Roman" w:eastAsiaTheme="majorEastAsia" w:hAnsi="Times New Roman" w:cs="Times New Roman"/>
          <w:sz w:val="24"/>
          <w:szCs w:val="24"/>
        </w:rPr>
        <w:t xml:space="preserve">. 17:e0274003. </w:t>
      </w:r>
      <w:ins w:id="738" w:author="Wagstaff, Camille" w:date="2025-11-26T14:48:00Z" w16du:dateUtc="2025-11-26T22:48:00Z">
        <w:r w:rsidR="009B1D40">
          <w:rPr>
            <w:rFonts w:ascii="Times New Roman" w:eastAsiaTheme="majorEastAsia" w:hAnsi="Times New Roman" w:cs="Times New Roman"/>
            <w:sz w:val="24"/>
            <w:szCs w:val="24"/>
          </w:rPr>
          <w:fldChar w:fldCharType="begin"/>
        </w:r>
        <w:r w:rsidR="009B1D40">
          <w:rPr>
            <w:rFonts w:ascii="Times New Roman" w:eastAsiaTheme="majorEastAsia" w:hAnsi="Times New Roman" w:cs="Times New Roman"/>
            <w:sz w:val="24"/>
            <w:szCs w:val="24"/>
          </w:rPr>
          <w:instrText>HYPERLINK "</w:instrText>
        </w:r>
      </w:ins>
      <w:r w:rsidR="009B1D40" w:rsidRPr="00CD77F0">
        <w:rPr>
          <w:rFonts w:ascii="Times New Roman" w:eastAsiaTheme="majorEastAsia" w:hAnsi="Times New Roman" w:cs="Times New Roman"/>
          <w:sz w:val="24"/>
          <w:szCs w:val="24"/>
        </w:rPr>
        <w:instrText>https://doi.org/10.1371/journal.pone.0274003</w:instrText>
      </w:r>
      <w:ins w:id="739" w:author="Wagstaff, Camille" w:date="2025-11-26T14:48:00Z" w16du:dateUtc="2025-11-26T22:48:00Z">
        <w:r w:rsidR="009B1D40">
          <w:rPr>
            <w:rFonts w:ascii="Times New Roman" w:eastAsiaTheme="majorEastAsia" w:hAnsi="Times New Roman" w:cs="Times New Roman"/>
            <w:sz w:val="24"/>
            <w:szCs w:val="24"/>
          </w:rPr>
          <w:instrText>"</w:instrText>
        </w:r>
        <w:r w:rsidR="009B1D40">
          <w:rPr>
            <w:rFonts w:ascii="Times New Roman" w:eastAsiaTheme="majorEastAsia" w:hAnsi="Times New Roman" w:cs="Times New Roman"/>
            <w:sz w:val="24"/>
            <w:szCs w:val="24"/>
          </w:rPr>
        </w:r>
        <w:r w:rsidR="009B1D40">
          <w:rPr>
            <w:rFonts w:ascii="Times New Roman" w:eastAsiaTheme="majorEastAsia" w:hAnsi="Times New Roman" w:cs="Times New Roman"/>
            <w:sz w:val="24"/>
            <w:szCs w:val="24"/>
          </w:rPr>
          <w:fldChar w:fldCharType="separate"/>
        </w:r>
      </w:ins>
      <w:r w:rsidR="009B1D40" w:rsidRPr="00690833">
        <w:rPr>
          <w:rStyle w:val="Hyperlink"/>
          <w:rFonts w:ascii="Times New Roman" w:eastAsiaTheme="majorEastAsia" w:hAnsi="Times New Roman" w:cs="Times New Roman"/>
          <w:sz w:val="24"/>
          <w:szCs w:val="24"/>
        </w:rPr>
        <w:t>https://doi.org/10.1371/journal.pone.0274003</w:t>
      </w:r>
      <w:ins w:id="740" w:author="Wagstaff, Camille" w:date="2025-11-26T14:48:00Z" w16du:dateUtc="2025-11-26T22:48:00Z">
        <w:r w:rsidR="009B1D40">
          <w:rPr>
            <w:rFonts w:ascii="Times New Roman" w:eastAsiaTheme="majorEastAsia" w:hAnsi="Times New Roman" w:cs="Times New Roman"/>
            <w:sz w:val="24"/>
            <w:szCs w:val="24"/>
          </w:rPr>
          <w:fldChar w:fldCharType="end"/>
        </w:r>
      </w:ins>
    </w:p>
    <w:p w14:paraId="6CAA9B09" w14:textId="00CB2BBF" w:rsidR="009B1D40" w:rsidRPr="00CD77F0" w:rsidRDefault="009B1D40" w:rsidP="00891BF8">
      <w:pPr>
        <w:spacing w:after="0" w:line="480" w:lineRule="auto"/>
        <w:ind w:left="720" w:hanging="720"/>
        <w:rPr>
          <w:rFonts w:ascii="Times New Roman" w:eastAsiaTheme="majorEastAsia" w:hAnsi="Times New Roman" w:cs="Times New Roman"/>
          <w:sz w:val="24"/>
          <w:szCs w:val="24"/>
        </w:rPr>
      </w:pPr>
      <w:ins w:id="741" w:author="Wagstaff, Camille" w:date="2025-11-26T14:48:00Z" w16du:dateUtc="2025-11-26T22:48:00Z">
        <w:r w:rsidRPr="00361BD5">
          <w:rPr>
            <w:rFonts w:ascii="Times New Roman" w:hAnsi="Times New Roman" w:cs="Times New Roman"/>
            <w:sz w:val="24"/>
            <w:szCs w:val="24"/>
          </w:rPr>
          <w:t>Lee, H, Stephanus, A</w:t>
        </w:r>
        <w:r>
          <w:rPr>
            <w:rFonts w:ascii="Times New Roman" w:hAnsi="Times New Roman" w:cs="Times New Roman"/>
            <w:sz w:val="24"/>
            <w:szCs w:val="24"/>
          </w:rPr>
          <w:t>P</w:t>
        </w:r>
        <w:r w:rsidRPr="00361BD5">
          <w:rPr>
            <w:rFonts w:ascii="Times New Roman" w:hAnsi="Times New Roman" w:cs="Times New Roman"/>
            <w:sz w:val="24"/>
            <w:szCs w:val="24"/>
          </w:rPr>
          <w:t xml:space="preserve">, Fowles, TM </w:t>
        </w:r>
        <w:r w:rsidRPr="00361BD5">
          <w:rPr>
            <w:rFonts w:ascii="Times New Roman" w:hAnsi="Times New Roman" w:cs="Times New Roman"/>
            <w:i/>
            <w:iCs/>
            <w:sz w:val="24"/>
            <w:szCs w:val="24"/>
          </w:rPr>
          <w:t>et al.</w:t>
        </w:r>
        <w:r w:rsidRPr="00361BD5">
          <w:rPr>
            <w:rFonts w:ascii="Times New Roman" w:hAnsi="Times New Roman" w:cs="Times New Roman"/>
            <w:sz w:val="24"/>
            <w:szCs w:val="24"/>
          </w:rPr>
          <w:t xml:space="preserve"> </w:t>
        </w:r>
        <w:r>
          <w:rPr>
            <w:rFonts w:ascii="Times New Roman" w:hAnsi="Times New Roman" w:cs="Times New Roman"/>
            <w:sz w:val="24"/>
            <w:szCs w:val="24"/>
          </w:rPr>
          <w:t xml:space="preserve">(2022) </w:t>
        </w:r>
        <w:r w:rsidRPr="00361BD5">
          <w:rPr>
            <w:rFonts w:ascii="Times New Roman" w:hAnsi="Times New Roman" w:cs="Times New Roman"/>
            <w:sz w:val="24"/>
            <w:szCs w:val="24"/>
          </w:rPr>
          <w:t xml:space="preserve">Insect vector manipulation by a plant virus and simulation modeling of its potential impact on crop infection. </w:t>
        </w:r>
        <w:r w:rsidRPr="00361BD5">
          <w:rPr>
            <w:rFonts w:ascii="Times New Roman" w:hAnsi="Times New Roman" w:cs="Times New Roman"/>
            <w:i/>
            <w:iCs/>
            <w:sz w:val="24"/>
            <w:szCs w:val="24"/>
          </w:rPr>
          <w:t>Sci Rep</w:t>
        </w:r>
        <w:r w:rsidRPr="00361BD5">
          <w:rPr>
            <w:rFonts w:ascii="Times New Roman" w:hAnsi="Times New Roman" w:cs="Times New Roman"/>
            <w:sz w:val="24"/>
            <w:szCs w:val="24"/>
          </w:rPr>
          <w:t xml:space="preserve"> </w:t>
        </w:r>
        <w:r w:rsidRPr="009B1D40">
          <w:rPr>
            <w:rFonts w:ascii="Times New Roman" w:hAnsi="Times New Roman" w:cs="Times New Roman"/>
            <w:sz w:val="24"/>
            <w:szCs w:val="24"/>
            <w:rPrChange w:id="742" w:author="Wagstaff, Camille" w:date="2025-11-26T14:48:00Z" w16du:dateUtc="2025-11-26T22:48:00Z">
              <w:rPr>
                <w:rFonts w:ascii="Times New Roman" w:hAnsi="Times New Roman" w:cs="Times New Roman"/>
                <w:b/>
                <w:bCs/>
                <w:sz w:val="24"/>
                <w:szCs w:val="24"/>
              </w:rPr>
            </w:rPrChange>
          </w:rPr>
          <w:t>12</w:t>
        </w:r>
        <w:r w:rsidRPr="009B1D40">
          <w:rPr>
            <w:rFonts w:ascii="Times New Roman" w:hAnsi="Times New Roman" w:cs="Times New Roman"/>
            <w:sz w:val="24"/>
            <w:szCs w:val="24"/>
          </w:rPr>
          <w:t>,</w:t>
        </w:r>
        <w:r w:rsidRPr="00361BD5">
          <w:rPr>
            <w:rFonts w:ascii="Times New Roman" w:hAnsi="Times New Roman" w:cs="Times New Roman"/>
            <w:sz w:val="24"/>
            <w:szCs w:val="24"/>
          </w:rPr>
          <w:t xml:space="preserve"> 8429. https://doi.org/10.1038/s41598-022-12618-2</w:t>
        </w:r>
      </w:ins>
    </w:p>
    <w:p w14:paraId="1911DDC0" w14:textId="347DB257" w:rsidR="00112EC7"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Lee H, Wintermantel WM, Trumble JT,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2025</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Timing matters: remotely sensed vegetation greenness can predict insect vector migration and therefore outbreaks of curly top disease. </w:t>
      </w:r>
      <w:r w:rsidRPr="00CD77F0">
        <w:rPr>
          <w:rFonts w:ascii="Times New Roman" w:eastAsiaTheme="majorEastAsia" w:hAnsi="Times New Roman" w:cs="Times New Roman"/>
          <w:i/>
          <w:iCs/>
          <w:sz w:val="24"/>
          <w:szCs w:val="24"/>
        </w:rPr>
        <w:t>J. Pest Sci.</w:t>
      </w:r>
      <w:r w:rsidRPr="00CD77F0">
        <w:rPr>
          <w:rFonts w:ascii="Times New Roman" w:eastAsiaTheme="majorEastAsia" w:hAnsi="Times New Roman" w:cs="Times New Roman"/>
          <w:sz w:val="24"/>
          <w:szCs w:val="24"/>
        </w:rPr>
        <w:t xml:space="preserve"> 98:607–617. </w:t>
      </w:r>
      <w:r w:rsidR="00891BF8" w:rsidRPr="00891BF8">
        <w:rPr>
          <w:rFonts w:ascii="Times New Roman" w:eastAsiaTheme="majorEastAsia" w:hAnsi="Times New Roman" w:cs="Times New Roman"/>
          <w:sz w:val="24"/>
          <w:szCs w:val="24"/>
        </w:rPr>
        <w:t>https://doi.org/10.1007/s10340-024-01771-4</w:t>
      </w:r>
    </w:p>
    <w:p w14:paraId="38BB78C2" w14:textId="2C027714" w:rsidR="00891BF8" w:rsidRPr="00CD77F0" w:rsidRDefault="00891BF8" w:rsidP="00891BF8">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Meyerdirk DE, </w:t>
      </w:r>
      <w:r>
        <w:rPr>
          <w:rFonts w:ascii="Times New Roman" w:eastAsiaTheme="majorEastAsia" w:hAnsi="Times New Roman" w:cs="Times New Roman"/>
          <w:sz w:val="24"/>
          <w:szCs w:val="24"/>
        </w:rPr>
        <w:t xml:space="preserve">&amp; </w:t>
      </w:r>
      <w:proofErr w:type="spellStart"/>
      <w:r w:rsidRPr="00CD77F0">
        <w:rPr>
          <w:rFonts w:ascii="Times New Roman" w:eastAsiaTheme="majorEastAsia" w:hAnsi="Times New Roman" w:cs="Times New Roman"/>
          <w:sz w:val="24"/>
          <w:szCs w:val="24"/>
        </w:rPr>
        <w:t>Hessein</w:t>
      </w:r>
      <w:proofErr w:type="spellEnd"/>
      <w:r w:rsidRPr="00CD77F0">
        <w:rPr>
          <w:rFonts w:ascii="Times New Roman" w:eastAsiaTheme="majorEastAsia" w:hAnsi="Times New Roman" w:cs="Times New Roman"/>
          <w:sz w:val="24"/>
          <w:szCs w:val="24"/>
        </w:rPr>
        <w:t xml:space="preserve"> NA. </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1985</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Population dynamics of the beet leafhopper, </w:t>
      </w:r>
      <w:proofErr w:type="spellStart"/>
      <w:r w:rsidRPr="00CD77F0">
        <w:rPr>
          <w:rFonts w:ascii="Times New Roman" w:eastAsiaTheme="majorEastAsia" w:hAnsi="Times New Roman" w:cs="Times New Roman"/>
          <w:i/>
          <w:iCs/>
          <w:sz w:val="24"/>
          <w:szCs w:val="24"/>
        </w:rPr>
        <w:t>Circulifer</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(Baker), and associated </w:t>
      </w:r>
      <w:proofErr w:type="spellStart"/>
      <w:r w:rsidRPr="00CD77F0">
        <w:rPr>
          <w:rFonts w:ascii="Times New Roman" w:eastAsiaTheme="majorEastAsia" w:hAnsi="Times New Roman" w:cs="Times New Roman"/>
          <w:i/>
          <w:iCs/>
          <w:sz w:val="24"/>
          <w:szCs w:val="24"/>
        </w:rPr>
        <w:t>Empoasca</w:t>
      </w:r>
      <w:proofErr w:type="spellEnd"/>
      <w:r w:rsidRPr="00CD77F0">
        <w:rPr>
          <w:rFonts w:ascii="Times New Roman" w:eastAsiaTheme="majorEastAsia" w:hAnsi="Times New Roman" w:cs="Times New Roman"/>
          <w:sz w:val="24"/>
          <w:szCs w:val="24"/>
        </w:rPr>
        <w:t xml:space="preserve"> spp. (</w:t>
      </w:r>
      <w:proofErr w:type="spellStart"/>
      <w:r w:rsidRPr="00CD77F0">
        <w:rPr>
          <w:rFonts w:ascii="Times New Roman" w:eastAsiaTheme="majorEastAsia" w:hAnsi="Times New Roman" w:cs="Times New Roman"/>
          <w:sz w:val="24"/>
          <w:szCs w:val="24"/>
        </w:rPr>
        <w:t>Homoptera</w:t>
      </w:r>
      <w:proofErr w:type="spellEnd"/>
      <w:r w:rsidRPr="00CD77F0">
        <w:rPr>
          <w:rFonts w:ascii="Times New Roman" w:eastAsiaTheme="majorEastAsia" w:hAnsi="Times New Roman" w:cs="Times New Roman"/>
          <w:sz w:val="24"/>
          <w:szCs w:val="24"/>
        </w:rPr>
        <w:t xml:space="preserve">: Cicadellidae) and their egg parasitoids on sugar beets in southern California. </w:t>
      </w:r>
      <w:r w:rsidRPr="00CD77F0">
        <w:rPr>
          <w:rFonts w:ascii="Times New Roman" w:eastAsiaTheme="majorEastAsia" w:hAnsi="Times New Roman" w:cs="Times New Roman"/>
          <w:i/>
          <w:iCs/>
          <w:sz w:val="24"/>
          <w:szCs w:val="24"/>
        </w:rPr>
        <w:t xml:space="preserve">J. Econ.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78:346–353.</w:t>
      </w:r>
    </w:p>
    <w:p w14:paraId="32BD4F34" w14:textId="5A3F872C"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Meyerdirk DE, </w:t>
      </w:r>
      <w:r w:rsidR="00891BF8">
        <w:rPr>
          <w:rFonts w:ascii="Times New Roman" w:eastAsiaTheme="majorEastAsia" w:hAnsi="Times New Roman" w:cs="Times New Roman"/>
          <w:sz w:val="24"/>
          <w:szCs w:val="24"/>
        </w:rPr>
        <w:t xml:space="preserve">&amp; </w:t>
      </w:r>
      <w:proofErr w:type="spellStart"/>
      <w:r w:rsidRPr="00CD77F0">
        <w:rPr>
          <w:rFonts w:ascii="Times New Roman" w:eastAsiaTheme="majorEastAsia" w:hAnsi="Times New Roman" w:cs="Times New Roman"/>
          <w:sz w:val="24"/>
          <w:szCs w:val="24"/>
        </w:rPr>
        <w:t>Moratorio</w:t>
      </w:r>
      <w:proofErr w:type="spellEnd"/>
      <w:r w:rsidRPr="00CD77F0">
        <w:rPr>
          <w:rFonts w:ascii="Times New Roman" w:eastAsiaTheme="majorEastAsia" w:hAnsi="Times New Roman" w:cs="Times New Roman"/>
          <w:sz w:val="24"/>
          <w:szCs w:val="24"/>
        </w:rPr>
        <w:t xml:space="preserve"> MS.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1987</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proofErr w:type="spellStart"/>
      <w:r w:rsidRPr="00CD77F0">
        <w:rPr>
          <w:rFonts w:ascii="Times New Roman" w:eastAsiaTheme="majorEastAsia" w:hAnsi="Times New Roman" w:cs="Times New Roman"/>
          <w:i/>
          <w:iCs/>
          <w:sz w:val="24"/>
          <w:szCs w:val="24"/>
        </w:rPr>
        <w:t>Circulifer</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(Baker), the beet leafhopper (</w:t>
      </w:r>
      <w:proofErr w:type="spellStart"/>
      <w:r w:rsidRPr="00CD77F0">
        <w:rPr>
          <w:rFonts w:ascii="Times New Roman" w:eastAsiaTheme="majorEastAsia" w:hAnsi="Times New Roman" w:cs="Times New Roman"/>
          <w:sz w:val="24"/>
          <w:szCs w:val="24"/>
        </w:rPr>
        <w:t>Homoptera</w:t>
      </w:r>
      <w:proofErr w:type="spellEnd"/>
      <w:r w:rsidRPr="00CD77F0">
        <w:rPr>
          <w:rFonts w:ascii="Times New Roman" w:eastAsiaTheme="majorEastAsia" w:hAnsi="Times New Roman" w:cs="Times New Roman"/>
          <w:sz w:val="24"/>
          <w:szCs w:val="24"/>
        </w:rPr>
        <w:t xml:space="preserve">: Cicadellidae): laboratory studies on fecundity and longevity. </w:t>
      </w:r>
      <w:r w:rsidRPr="00CD77F0">
        <w:rPr>
          <w:rFonts w:ascii="Times New Roman" w:eastAsiaTheme="majorEastAsia" w:hAnsi="Times New Roman" w:cs="Times New Roman"/>
          <w:i/>
          <w:iCs/>
          <w:sz w:val="24"/>
          <w:szCs w:val="24"/>
        </w:rPr>
        <w:t xml:space="preserve">Can.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119:443–447. https://doi.org/10.4039/Ent119443-5</w:t>
      </w:r>
    </w:p>
    <w:p w14:paraId="574B1499" w14:textId="1C269974"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Munyaneza</w:t>
      </w:r>
      <w:proofErr w:type="spellEnd"/>
      <w:r w:rsidRPr="00CD77F0">
        <w:rPr>
          <w:rFonts w:ascii="Times New Roman" w:eastAsiaTheme="majorEastAsia" w:hAnsi="Times New Roman" w:cs="Times New Roman"/>
          <w:sz w:val="24"/>
          <w:szCs w:val="24"/>
        </w:rPr>
        <w:t xml:space="preserve"> JE, Crosslin JM, Upton JE.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2006a</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leafhopper (Hemiptera: Cicadellidae) transmits the Columbia Basin potato purple top phytoplasma to potatoes, beets, and weeds. </w:t>
      </w:r>
      <w:r w:rsidRPr="00CD77F0">
        <w:rPr>
          <w:rFonts w:ascii="Times New Roman" w:eastAsiaTheme="majorEastAsia" w:hAnsi="Times New Roman" w:cs="Times New Roman"/>
          <w:i/>
          <w:iCs/>
          <w:sz w:val="24"/>
          <w:szCs w:val="24"/>
        </w:rPr>
        <w:t xml:space="preserve">J. Econ.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99:268–272.</w:t>
      </w:r>
    </w:p>
    <w:p w14:paraId="42649CE5" w14:textId="5E288A16"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Munyaneza</w:t>
      </w:r>
      <w:proofErr w:type="spellEnd"/>
      <w:r w:rsidRPr="00CD77F0">
        <w:rPr>
          <w:rFonts w:ascii="Times New Roman" w:eastAsiaTheme="majorEastAsia" w:hAnsi="Times New Roman" w:cs="Times New Roman"/>
          <w:sz w:val="24"/>
          <w:szCs w:val="24"/>
        </w:rPr>
        <w:t xml:space="preserve"> JE, Crosslin J, Jensen AS,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2006b</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Beet leafhopper and potato purple top disease: 2005 season recap and new research directions. In: </w:t>
      </w:r>
      <w:r w:rsidRPr="00CD77F0">
        <w:rPr>
          <w:rFonts w:ascii="Times New Roman" w:eastAsiaTheme="majorEastAsia" w:hAnsi="Times New Roman" w:cs="Times New Roman"/>
          <w:i/>
          <w:iCs/>
          <w:sz w:val="24"/>
          <w:szCs w:val="24"/>
        </w:rPr>
        <w:t>45th Annu. Proc. Wash. State Potato Conf.</w:t>
      </w:r>
      <w:r w:rsidRPr="00CD77F0">
        <w:rPr>
          <w:rFonts w:ascii="Times New Roman" w:eastAsiaTheme="majorEastAsia" w:hAnsi="Times New Roman" w:cs="Times New Roman"/>
          <w:sz w:val="24"/>
          <w:szCs w:val="24"/>
        </w:rPr>
        <w:t xml:space="preserve"> p. 107–118.</w:t>
      </w:r>
    </w:p>
    <w:p w14:paraId="743BB9D4" w14:textId="5D83EB76" w:rsidR="00112EC7" w:rsidRPr="00CD77F0" w:rsidDel="006A2406" w:rsidRDefault="00112EC7" w:rsidP="00B81B66">
      <w:pPr>
        <w:spacing w:after="0" w:line="480" w:lineRule="auto"/>
        <w:ind w:left="720" w:hanging="720"/>
        <w:rPr>
          <w:del w:id="743" w:author="Wagstaff, Camille" w:date="2025-12-30T12:00:00Z" w16du:dateUtc="2025-12-30T20:00:00Z"/>
          <w:rFonts w:ascii="Times New Roman" w:eastAsiaTheme="majorEastAsia" w:hAnsi="Times New Roman" w:cs="Times New Roman"/>
          <w:sz w:val="24"/>
          <w:szCs w:val="24"/>
        </w:rPr>
      </w:pPr>
      <w:del w:id="744" w:author="Wagstaff, Camille" w:date="2025-12-30T12:00:00Z" w16du:dateUtc="2025-12-30T20:00:00Z">
        <w:r w:rsidRPr="00CD77F0" w:rsidDel="006A2406">
          <w:rPr>
            <w:rFonts w:ascii="Times New Roman" w:eastAsiaTheme="majorEastAsia" w:hAnsi="Times New Roman" w:cs="Times New Roman"/>
            <w:sz w:val="24"/>
            <w:szCs w:val="24"/>
          </w:rPr>
          <w:delText xml:space="preserve">Nachappa P, Fulladolsa AC, Stenglein M. </w:delText>
        </w:r>
        <w:r w:rsidR="00891BF8" w:rsidDel="006A2406">
          <w:rPr>
            <w:rFonts w:ascii="Times New Roman" w:eastAsiaTheme="majorEastAsia" w:hAnsi="Times New Roman" w:cs="Times New Roman"/>
            <w:sz w:val="24"/>
            <w:szCs w:val="24"/>
          </w:rPr>
          <w:delText>(</w:delText>
        </w:r>
        <w:r w:rsidRPr="00CD77F0" w:rsidDel="006A2406">
          <w:rPr>
            <w:rFonts w:ascii="Times New Roman" w:eastAsiaTheme="majorEastAsia" w:hAnsi="Times New Roman" w:cs="Times New Roman"/>
            <w:sz w:val="24"/>
            <w:szCs w:val="24"/>
          </w:rPr>
          <w:delText>2020</w:delText>
        </w:r>
        <w:r w:rsidR="00891BF8" w:rsidDel="006A2406">
          <w:rPr>
            <w:rFonts w:ascii="Times New Roman" w:eastAsiaTheme="majorEastAsia" w:hAnsi="Times New Roman" w:cs="Times New Roman"/>
            <w:sz w:val="24"/>
            <w:szCs w:val="24"/>
          </w:rPr>
          <w:delText>)</w:delText>
        </w:r>
        <w:r w:rsidRPr="00CD77F0" w:rsidDel="006A2406">
          <w:rPr>
            <w:rFonts w:ascii="Times New Roman" w:eastAsiaTheme="majorEastAsia" w:hAnsi="Times New Roman" w:cs="Times New Roman"/>
            <w:sz w:val="24"/>
            <w:szCs w:val="24"/>
          </w:rPr>
          <w:delText xml:space="preserve">. Wild wild west: emerging viruses and viroids of hemp. </w:delText>
        </w:r>
        <w:r w:rsidRPr="00CD77F0" w:rsidDel="006A2406">
          <w:rPr>
            <w:rFonts w:ascii="Times New Roman" w:eastAsiaTheme="majorEastAsia" w:hAnsi="Times New Roman" w:cs="Times New Roman"/>
            <w:i/>
            <w:iCs/>
            <w:sz w:val="24"/>
            <w:szCs w:val="24"/>
          </w:rPr>
          <w:delText>Outlooks Pest Manage.</w:delText>
        </w:r>
        <w:r w:rsidRPr="00CD77F0" w:rsidDel="006A2406">
          <w:rPr>
            <w:rFonts w:ascii="Times New Roman" w:eastAsiaTheme="majorEastAsia" w:hAnsi="Times New Roman" w:cs="Times New Roman"/>
            <w:sz w:val="24"/>
            <w:szCs w:val="24"/>
          </w:rPr>
          <w:delText xml:space="preserve"> 31:175–179.</w:delText>
        </w:r>
      </w:del>
    </w:p>
    <w:p w14:paraId="6D9E9C48" w14:textId="48B84B70"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Nault LR,</w:t>
      </w:r>
      <w:r w:rsidR="00891BF8">
        <w:rPr>
          <w:rFonts w:ascii="Times New Roman" w:eastAsiaTheme="majorEastAsia" w:hAnsi="Times New Roman" w:cs="Times New Roman"/>
          <w:sz w:val="24"/>
          <w:szCs w:val="24"/>
        </w:rPr>
        <w:t xml:space="preserve"> &amp;</w:t>
      </w:r>
      <w:r w:rsidRPr="00CD77F0">
        <w:rPr>
          <w:rFonts w:ascii="Times New Roman" w:eastAsiaTheme="majorEastAsia" w:hAnsi="Times New Roman" w:cs="Times New Roman"/>
          <w:sz w:val="24"/>
          <w:szCs w:val="24"/>
        </w:rPr>
        <w:t xml:space="preserve"> Ammar ED.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1989</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Leafhopper and planthopper transmission of plant viruses. </w:t>
      </w:r>
      <w:r w:rsidRPr="00CD77F0">
        <w:rPr>
          <w:rFonts w:ascii="Times New Roman" w:eastAsiaTheme="majorEastAsia" w:hAnsi="Times New Roman" w:cs="Times New Roman"/>
          <w:i/>
          <w:iCs/>
          <w:sz w:val="24"/>
          <w:szCs w:val="24"/>
        </w:rPr>
        <w:t xml:space="preserve">Annu. Rev.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34:503–529.</w:t>
      </w:r>
    </w:p>
    <w:p w14:paraId="28A95479" w14:textId="74F514E8"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Oksanen J, Simpson G, Blanchet F, Kindt R, Legendre P,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vegan: community ecology package</w:t>
      </w:r>
      <w:r w:rsidRPr="00CD77F0">
        <w:rPr>
          <w:rFonts w:ascii="Times New Roman" w:eastAsiaTheme="majorEastAsia" w:hAnsi="Times New Roman" w:cs="Times New Roman"/>
          <w:sz w:val="24"/>
          <w:szCs w:val="24"/>
        </w:rPr>
        <w:t>. R package version 2.6-6.1. https://CRAN.R-project.org/package=vegan</w:t>
      </w:r>
    </w:p>
    <w:p w14:paraId="26AAA910" w14:textId="07BB337C"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Perilla-Henao LM, Casteel CL.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2016</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Vector-borne bacterial plant pathogens: interactions with hemipteran insects and plants. </w:t>
      </w:r>
      <w:r w:rsidRPr="00CD77F0">
        <w:rPr>
          <w:rFonts w:ascii="Times New Roman" w:eastAsiaTheme="majorEastAsia" w:hAnsi="Times New Roman" w:cs="Times New Roman"/>
          <w:i/>
          <w:iCs/>
          <w:sz w:val="24"/>
          <w:szCs w:val="24"/>
        </w:rPr>
        <w:t>Front. Plant Sci.</w:t>
      </w:r>
      <w:r w:rsidRPr="00CD77F0">
        <w:rPr>
          <w:rFonts w:ascii="Times New Roman" w:eastAsiaTheme="majorEastAsia" w:hAnsi="Times New Roman" w:cs="Times New Roman"/>
          <w:sz w:val="24"/>
          <w:szCs w:val="24"/>
        </w:rPr>
        <w:t xml:space="preserve"> 7:1163. https://doi.org/10.3389/fpls.2016.01163.</w:t>
      </w:r>
    </w:p>
    <w:p w14:paraId="1F502C9F" w14:textId="35E72E6F"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Pitt WJ, Cooper WR, </w:t>
      </w:r>
      <w:proofErr w:type="spellStart"/>
      <w:r w:rsidRPr="00CD77F0">
        <w:rPr>
          <w:rFonts w:ascii="Times New Roman" w:eastAsiaTheme="majorEastAsia" w:hAnsi="Times New Roman" w:cs="Times New Roman"/>
          <w:sz w:val="24"/>
          <w:szCs w:val="24"/>
        </w:rPr>
        <w:t>Pouchnik</w:t>
      </w:r>
      <w:proofErr w:type="spellEnd"/>
      <w:r w:rsidRPr="00CD77F0">
        <w:rPr>
          <w:rFonts w:ascii="Times New Roman" w:eastAsiaTheme="majorEastAsia" w:hAnsi="Times New Roman" w:cs="Times New Roman"/>
          <w:sz w:val="24"/>
          <w:szCs w:val="24"/>
        </w:rPr>
        <w:t xml:space="preserve"> D, et al.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High-throughput molecular gut content analysis of aphids identifies plants relevant for potato virus Y epidemiology. </w:t>
      </w:r>
      <w:r w:rsidRPr="00CD77F0">
        <w:rPr>
          <w:rFonts w:ascii="Times New Roman" w:eastAsiaTheme="majorEastAsia" w:hAnsi="Times New Roman" w:cs="Times New Roman"/>
          <w:i/>
          <w:iCs/>
          <w:sz w:val="24"/>
          <w:szCs w:val="24"/>
        </w:rPr>
        <w:t>Insect Sci.</w:t>
      </w:r>
      <w:r w:rsidRPr="00CD77F0">
        <w:rPr>
          <w:rFonts w:ascii="Times New Roman" w:eastAsiaTheme="majorEastAsia" w:hAnsi="Times New Roman" w:cs="Times New Roman"/>
          <w:sz w:val="24"/>
          <w:szCs w:val="24"/>
        </w:rPr>
        <w:t xml:space="preserve"> 31:1489–1502. https://doi.org/10.1111/1744-7917.13327.</w:t>
      </w:r>
    </w:p>
    <w:p w14:paraId="44F465D4" w14:textId="74EAB2AF"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 Core Team.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R: a language and environment for statistical computing</w:t>
      </w:r>
      <w:r w:rsidRPr="00CD77F0">
        <w:rPr>
          <w:rFonts w:ascii="Times New Roman" w:eastAsiaTheme="majorEastAsia" w:hAnsi="Times New Roman" w:cs="Times New Roman"/>
          <w:sz w:val="24"/>
          <w:szCs w:val="24"/>
        </w:rPr>
        <w:t xml:space="preserve">. R Foundation for Statistical Computing; Vienna, Austria. </w:t>
      </w:r>
      <w:hyperlink r:id="rId15" w:history="1">
        <w:r w:rsidRPr="00CD77F0">
          <w:rPr>
            <w:rStyle w:val="Hyperlink"/>
            <w:rFonts w:ascii="Times New Roman" w:eastAsiaTheme="majorEastAsia" w:hAnsi="Times New Roman" w:cs="Times New Roman"/>
            <w:sz w:val="24"/>
            <w:szCs w:val="24"/>
          </w:rPr>
          <w:t>https://www.R-project.org/</w:t>
        </w:r>
      </w:hyperlink>
      <w:r w:rsidRPr="00CD77F0">
        <w:rPr>
          <w:rFonts w:ascii="Times New Roman" w:eastAsiaTheme="majorEastAsia" w:hAnsi="Times New Roman" w:cs="Times New Roman"/>
          <w:sz w:val="24"/>
          <w:szCs w:val="24"/>
        </w:rPr>
        <w:t>.</w:t>
      </w:r>
    </w:p>
    <w:p w14:paraId="0CFABF88" w14:textId="10F67C11"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proofErr w:type="gramStart"/>
      <w:r w:rsidRPr="00CD77F0">
        <w:rPr>
          <w:rFonts w:ascii="Times New Roman" w:eastAsiaTheme="majorEastAsia" w:hAnsi="Times New Roman" w:cs="Times New Roman"/>
          <w:sz w:val="24"/>
          <w:szCs w:val="24"/>
        </w:rPr>
        <w:lastRenderedPageBreak/>
        <w:t>Rafter</w:t>
      </w:r>
      <w:proofErr w:type="gramEnd"/>
      <w:r w:rsidRPr="00CD77F0">
        <w:rPr>
          <w:rFonts w:ascii="Times New Roman" w:eastAsiaTheme="majorEastAsia" w:hAnsi="Times New Roman" w:cs="Times New Roman"/>
          <w:sz w:val="24"/>
          <w:szCs w:val="24"/>
        </w:rPr>
        <w:t xml:space="preserve"> MA,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Walter GH.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Generalizing about generalists? A perspective on the role of pattern and process in investigating herbivorous insects that use multiple host species. </w:t>
      </w:r>
      <w:r w:rsidRPr="00CD77F0">
        <w:rPr>
          <w:rFonts w:ascii="Times New Roman" w:eastAsiaTheme="majorEastAsia" w:hAnsi="Times New Roman" w:cs="Times New Roman"/>
          <w:i/>
          <w:iCs/>
          <w:sz w:val="24"/>
          <w:szCs w:val="24"/>
        </w:rPr>
        <w:t>Arthropod Plant Interact.</w:t>
      </w:r>
      <w:r w:rsidRPr="00CD77F0">
        <w:rPr>
          <w:rFonts w:ascii="Times New Roman" w:eastAsiaTheme="majorEastAsia" w:hAnsi="Times New Roman" w:cs="Times New Roman"/>
          <w:sz w:val="24"/>
          <w:szCs w:val="24"/>
        </w:rPr>
        <w:t xml:space="preserve"> 14:1–20.</w:t>
      </w:r>
    </w:p>
    <w:p w14:paraId="074DB967" w14:textId="78845763"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Rondon SI,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Murphy AF.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2016</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Monitoring and controlling the beet leafhopper </w:t>
      </w:r>
      <w:proofErr w:type="spellStart"/>
      <w:r w:rsidRPr="00CD77F0">
        <w:rPr>
          <w:rFonts w:ascii="Times New Roman" w:eastAsiaTheme="majorEastAsia" w:hAnsi="Times New Roman" w:cs="Times New Roman"/>
          <w:i/>
          <w:iCs/>
          <w:sz w:val="24"/>
          <w:szCs w:val="24"/>
        </w:rPr>
        <w:t>Circulifer</w:t>
      </w:r>
      <w:proofErr w:type="spellEnd"/>
      <w:r w:rsidRPr="00CD77F0">
        <w:rPr>
          <w:rFonts w:ascii="Times New Roman" w:eastAsiaTheme="majorEastAsia" w:hAnsi="Times New Roman" w:cs="Times New Roman"/>
          <w:i/>
          <w:iCs/>
          <w:sz w:val="24"/>
          <w:szCs w:val="24"/>
        </w:rPr>
        <w:t xml:space="preserve"> tenellus</w:t>
      </w:r>
      <w:r w:rsidRPr="00CD77F0">
        <w:rPr>
          <w:rFonts w:ascii="Times New Roman" w:eastAsiaTheme="majorEastAsia" w:hAnsi="Times New Roman" w:cs="Times New Roman"/>
          <w:sz w:val="24"/>
          <w:szCs w:val="24"/>
        </w:rPr>
        <w:t xml:space="preserve"> in the Columbia Basin. </w:t>
      </w:r>
      <w:r w:rsidRPr="00CD77F0">
        <w:rPr>
          <w:rFonts w:ascii="Times New Roman" w:eastAsiaTheme="majorEastAsia" w:hAnsi="Times New Roman" w:cs="Times New Roman"/>
          <w:i/>
          <w:iCs/>
          <w:sz w:val="24"/>
          <w:szCs w:val="24"/>
        </w:rPr>
        <w:t>Am. J. Potato Res.</w:t>
      </w:r>
      <w:r w:rsidRPr="00CD77F0">
        <w:rPr>
          <w:rFonts w:ascii="Times New Roman" w:eastAsiaTheme="majorEastAsia" w:hAnsi="Times New Roman" w:cs="Times New Roman"/>
          <w:sz w:val="24"/>
          <w:szCs w:val="24"/>
        </w:rPr>
        <w:t xml:space="preserve"> 93:80–85.</w:t>
      </w:r>
    </w:p>
    <w:p w14:paraId="4DDB821B" w14:textId="1368D541" w:rsidR="00112EC7" w:rsidRPr="00CD77F0" w:rsidRDefault="00112EC7"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Ruiz-Villalba A, </w:t>
      </w:r>
      <w:proofErr w:type="spellStart"/>
      <w:r w:rsidRPr="00CD77F0">
        <w:rPr>
          <w:rFonts w:ascii="Times New Roman" w:eastAsiaTheme="majorEastAsia" w:hAnsi="Times New Roman" w:cs="Times New Roman"/>
          <w:sz w:val="24"/>
          <w:szCs w:val="24"/>
        </w:rPr>
        <w:t>Ruijter</w:t>
      </w:r>
      <w:proofErr w:type="spellEnd"/>
      <w:r w:rsidRPr="00CD77F0">
        <w:rPr>
          <w:rFonts w:ascii="Times New Roman" w:eastAsiaTheme="majorEastAsia" w:hAnsi="Times New Roman" w:cs="Times New Roman"/>
          <w:sz w:val="24"/>
          <w:szCs w:val="24"/>
        </w:rPr>
        <w:t xml:space="preserve"> JM, van den Hoff MJB.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Use and misuse of </w:t>
      </w:r>
      <w:proofErr w:type="spellStart"/>
      <w:r w:rsidRPr="00CD77F0">
        <w:rPr>
          <w:rFonts w:ascii="Times New Roman" w:eastAsiaTheme="majorEastAsia" w:hAnsi="Times New Roman" w:cs="Times New Roman"/>
          <w:sz w:val="24"/>
          <w:szCs w:val="24"/>
        </w:rPr>
        <w:t>Cq</w:t>
      </w:r>
      <w:proofErr w:type="spellEnd"/>
      <w:r w:rsidRPr="00CD77F0">
        <w:rPr>
          <w:rFonts w:ascii="Times New Roman" w:eastAsiaTheme="majorEastAsia" w:hAnsi="Times New Roman" w:cs="Times New Roman"/>
          <w:sz w:val="24"/>
          <w:szCs w:val="24"/>
        </w:rPr>
        <w:t xml:space="preserve"> in qPCR data analysis and reporting. </w:t>
      </w:r>
      <w:r w:rsidRPr="00CD77F0">
        <w:rPr>
          <w:rFonts w:ascii="Times New Roman" w:eastAsiaTheme="majorEastAsia" w:hAnsi="Times New Roman" w:cs="Times New Roman"/>
          <w:i/>
          <w:iCs/>
          <w:sz w:val="24"/>
          <w:szCs w:val="24"/>
        </w:rPr>
        <w:t>Life (Basel)</w:t>
      </w:r>
      <w:r w:rsidRPr="00CD77F0">
        <w:rPr>
          <w:rFonts w:ascii="Times New Roman" w:eastAsiaTheme="majorEastAsia" w:hAnsi="Times New Roman" w:cs="Times New Roman"/>
          <w:sz w:val="24"/>
          <w:szCs w:val="24"/>
        </w:rPr>
        <w:t>. 11:496. https://doi.org/10.3390/life11060496.</w:t>
      </w:r>
    </w:p>
    <w:p w14:paraId="7815EB70" w14:textId="7F862E58" w:rsidR="00112EC7"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Scott DW.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1992</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Multivariate density estimation: theory, practice, and visualization</w:t>
      </w:r>
      <w:r w:rsidRPr="00CD77F0">
        <w:rPr>
          <w:rFonts w:ascii="Times New Roman" w:eastAsiaTheme="majorEastAsia" w:hAnsi="Times New Roman" w:cs="Times New Roman"/>
          <w:sz w:val="24"/>
          <w:szCs w:val="24"/>
        </w:rPr>
        <w:t>. Wiley Publishers; New York (NY). 360 p.</w:t>
      </w:r>
    </w:p>
    <w:p w14:paraId="39A6C7DE" w14:textId="1BE4DBA1" w:rsidR="00280BB2" w:rsidRDefault="00C844CF" w:rsidP="00280BB2">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Soto MJ, </w:t>
      </w:r>
      <w:r w:rsidR="00891BF8">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Gilbertson RL. </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2003</w:t>
      </w:r>
      <w:r w:rsidR="00891BF8">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Distribution and rate of movement of the </w:t>
      </w:r>
      <w:proofErr w:type="spellStart"/>
      <w:r w:rsidRPr="00CD77F0">
        <w:rPr>
          <w:rFonts w:ascii="Times New Roman" w:eastAsiaTheme="majorEastAsia" w:hAnsi="Times New Roman" w:cs="Times New Roman"/>
          <w:sz w:val="24"/>
          <w:szCs w:val="24"/>
        </w:rPr>
        <w:t>curtovirus</w:t>
      </w:r>
      <w:proofErr w:type="spellEnd"/>
      <w:r w:rsidRPr="00CD77F0">
        <w:rPr>
          <w:rFonts w:ascii="Times New Roman" w:eastAsiaTheme="majorEastAsia" w:hAnsi="Times New Roman" w:cs="Times New Roman"/>
          <w:sz w:val="24"/>
          <w:szCs w:val="24"/>
        </w:rPr>
        <w:t xml:space="preserve"> beet mild curly top virus (</w:t>
      </w:r>
      <w:proofErr w:type="spellStart"/>
      <w:r w:rsidRPr="00CD77F0">
        <w:rPr>
          <w:rFonts w:ascii="Times New Roman" w:eastAsiaTheme="majorEastAsia" w:hAnsi="Times New Roman" w:cs="Times New Roman"/>
          <w:sz w:val="24"/>
          <w:szCs w:val="24"/>
        </w:rPr>
        <w:t>Geminiviridae</w:t>
      </w:r>
      <w:proofErr w:type="spellEnd"/>
      <w:r w:rsidRPr="00CD77F0">
        <w:rPr>
          <w:rFonts w:ascii="Times New Roman" w:eastAsiaTheme="majorEastAsia" w:hAnsi="Times New Roman" w:cs="Times New Roman"/>
          <w:sz w:val="24"/>
          <w:szCs w:val="24"/>
        </w:rPr>
        <w:t xml:space="preserve">) in the beet leafhopper. </w:t>
      </w:r>
      <w:r w:rsidRPr="00CD77F0">
        <w:rPr>
          <w:rFonts w:ascii="Times New Roman" w:eastAsiaTheme="majorEastAsia" w:hAnsi="Times New Roman" w:cs="Times New Roman"/>
          <w:i/>
          <w:iCs/>
          <w:sz w:val="24"/>
          <w:szCs w:val="24"/>
        </w:rPr>
        <w:t>Phytopathology</w:t>
      </w:r>
      <w:r w:rsidRPr="00CD77F0">
        <w:rPr>
          <w:rFonts w:ascii="Times New Roman" w:eastAsiaTheme="majorEastAsia" w:hAnsi="Times New Roman" w:cs="Times New Roman"/>
          <w:sz w:val="24"/>
          <w:szCs w:val="24"/>
        </w:rPr>
        <w:t>. 93:478–484.</w:t>
      </w:r>
    </w:p>
    <w:p w14:paraId="2F281A7C" w14:textId="7C312D73" w:rsidR="00891BF8" w:rsidRPr="00CD77F0" w:rsidRDefault="00891BF8" w:rsidP="00891BF8">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Strausbaugh CA, Wenninger E, Jackson L, </w:t>
      </w:r>
      <w:r>
        <w:rPr>
          <w:rFonts w:ascii="Times New Roman" w:eastAsiaTheme="majorEastAsia" w:hAnsi="Times New Roman" w:cs="Times New Roman"/>
          <w:sz w:val="24"/>
          <w:szCs w:val="24"/>
        </w:rPr>
        <w:t>et al.</w:t>
      </w:r>
      <w:r w:rsidRPr="00CD77F0">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Host and shelter plants for the beet leafhopper, which vectors curly top viruses and phytoplasmas in southern Idaho. </w:t>
      </w:r>
      <w:proofErr w:type="spellStart"/>
      <w:r w:rsidRPr="00CD77F0">
        <w:rPr>
          <w:rFonts w:ascii="Times New Roman" w:eastAsiaTheme="majorEastAsia" w:hAnsi="Times New Roman" w:cs="Times New Roman"/>
          <w:i/>
          <w:iCs/>
          <w:sz w:val="24"/>
          <w:szCs w:val="24"/>
        </w:rPr>
        <w:t>PhytoFrontiers</w:t>
      </w:r>
      <w:proofErr w:type="spellEnd"/>
      <w:r w:rsidRPr="00CD77F0">
        <w:rPr>
          <w:rFonts w:ascii="Times New Roman" w:eastAsiaTheme="majorEastAsia" w:hAnsi="Times New Roman" w:cs="Times New Roman"/>
          <w:sz w:val="24"/>
          <w:szCs w:val="24"/>
        </w:rPr>
        <w:t>. 4. https://doi.org/10.1094/PHYTOFR-03-24-0022-R.</w:t>
      </w:r>
    </w:p>
    <w:p w14:paraId="2D2D6FA6" w14:textId="3B20AAC3" w:rsidR="00891BF8" w:rsidRPr="00CD77F0" w:rsidRDefault="00891BF8" w:rsidP="00891BF8">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Strausbaugh CA, Wintermantel WM, Gillen AM, </w:t>
      </w:r>
      <w:r w:rsidR="00C97623">
        <w:rPr>
          <w:rFonts w:ascii="Times New Roman" w:eastAsiaTheme="majorEastAsia" w:hAnsi="Times New Roman" w:cs="Times New Roman"/>
          <w:sz w:val="24"/>
          <w:szCs w:val="24"/>
        </w:rPr>
        <w:t>et al</w:t>
      </w:r>
      <w:r w:rsidRPr="00CD77F0">
        <w:rPr>
          <w:rFonts w:ascii="Times New Roman" w:eastAsiaTheme="majorEastAsia" w:hAnsi="Times New Roman" w:cs="Times New Roman"/>
          <w:sz w:val="24"/>
          <w:szCs w:val="24"/>
        </w:rPr>
        <w:t xml:space="preserve">.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2008</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Curly top survey in the western United States. </w:t>
      </w:r>
      <w:r w:rsidRPr="00CD77F0">
        <w:rPr>
          <w:rFonts w:ascii="Times New Roman" w:eastAsiaTheme="majorEastAsia" w:hAnsi="Times New Roman" w:cs="Times New Roman"/>
          <w:i/>
          <w:iCs/>
          <w:sz w:val="24"/>
          <w:szCs w:val="24"/>
        </w:rPr>
        <w:t>Phytopathology</w:t>
      </w:r>
      <w:r w:rsidRPr="00CD77F0">
        <w:rPr>
          <w:rFonts w:ascii="Times New Roman" w:eastAsiaTheme="majorEastAsia" w:hAnsi="Times New Roman" w:cs="Times New Roman"/>
          <w:sz w:val="24"/>
          <w:szCs w:val="24"/>
        </w:rPr>
        <w:t>. 98:1212–1217.</w:t>
      </w:r>
    </w:p>
    <w:p w14:paraId="7E929C76" w14:textId="27041399"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Swisher Grimm KD, Crosslin JC, Cooper WR, et al.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First report of curly top of </w:t>
      </w:r>
      <w:r w:rsidRPr="00CD77F0">
        <w:rPr>
          <w:rFonts w:ascii="Times New Roman" w:eastAsiaTheme="majorEastAsia" w:hAnsi="Times New Roman" w:cs="Times New Roman"/>
          <w:i/>
          <w:iCs/>
          <w:sz w:val="24"/>
          <w:szCs w:val="24"/>
        </w:rPr>
        <w:t>Coriandrum sativum</w:t>
      </w:r>
      <w:r w:rsidRPr="00CD77F0">
        <w:rPr>
          <w:rFonts w:ascii="Times New Roman" w:eastAsiaTheme="majorEastAsia" w:hAnsi="Times New Roman" w:cs="Times New Roman"/>
          <w:sz w:val="24"/>
          <w:szCs w:val="24"/>
        </w:rPr>
        <w:t xml:space="preserve"> L. caused by beet curly top virus in the Columbia Basin of Washington State. </w:t>
      </w:r>
      <w:r w:rsidRPr="00CD77F0">
        <w:rPr>
          <w:rFonts w:ascii="Times New Roman" w:eastAsiaTheme="majorEastAsia" w:hAnsi="Times New Roman" w:cs="Times New Roman"/>
          <w:i/>
          <w:iCs/>
          <w:sz w:val="24"/>
          <w:szCs w:val="24"/>
        </w:rPr>
        <w:t>Plant Dis.</w:t>
      </w:r>
      <w:r w:rsidRPr="00CD77F0">
        <w:rPr>
          <w:rFonts w:ascii="Times New Roman" w:eastAsiaTheme="majorEastAsia" w:hAnsi="Times New Roman" w:cs="Times New Roman"/>
          <w:sz w:val="24"/>
          <w:szCs w:val="24"/>
        </w:rPr>
        <w:t xml:space="preserve"> 105:3313.</w:t>
      </w:r>
    </w:p>
    <w:p w14:paraId="7361374C" w14:textId="4C81989B"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Swisher Grimm KD, Gorman CJ,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Crosslin JM.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New assays for rapid detection of beet leafhopper-associated plant pathogens, 'Candidatus Phytoplasma </w:t>
      </w:r>
      <w:proofErr w:type="spellStart"/>
      <w:r w:rsidRPr="00CD77F0">
        <w:rPr>
          <w:rFonts w:ascii="Times New Roman" w:eastAsiaTheme="majorEastAsia" w:hAnsi="Times New Roman" w:cs="Times New Roman"/>
          <w:sz w:val="24"/>
          <w:szCs w:val="24"/>
        </w:rPr>
        <w:t>trifolii</w:t>
      </w:r>
      <w:proofErr w:type="spellEnd"/>
      <w:r w:rsidRPr="00CD77F0">
        <w:rPr>
          <w:rFonts w:ascii="Times New Roman" w:eastAsiaTheme="majorEastAsia" w:hAnsi="Times New Roman" w:cs="Times New Roman"/>
          <w:sz w:val="24"/>
          <w:szCs w:val="24"/>
        </w:rPr>
        <w:t xml:space="preserve">', beet curly top virus, and </w:t>
      </w:r>
      <w:proofErr w:type="spellStart"/>
      <w:r w:rsidRPr="00CD77F0">
        <w:rPr>
          <w:rFonts w:ascii="Times New Roman" w:eastAsiaTheme="majorEastAsia" w:hAnsi="Times New Roman" w:cs="Times New Roman"/>
          <w:i/>
          <w:iCs/>
          <w:sz w:val="24"/>
          <w:szCs w:val="24"/>
        </w:rPr>
        <w:t>Spiroplasma</w:t>
      </w:r>
      <w:proofErr w:type="spellEnd"/>
      <w:r w:rsidRPr="00CD77F0">
        <w:rPr>
          <w:rFonts w:ascii="Times New Roman" w:eastAsiaTheme="majorEastAsia" w:hAnsi="Times New Roman" w:cs="Times New Roman"/>
          <w:i/>
          <w:iCs/>
          <w:sz w:val="24"/>
          <w:szCs w:val="24"/>
        </w:rPr>
        <w:t xml:space="preserve"> citri</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Plant Dis.</w:t>
      </w:r>
      <w:r w:rsidRPr="00CD77F0">
        <w:rPr>
          <w:rFonts w:ascii="Times New Roman" w:eastAsiaTheme="majorEastAsia" w:hAnsi="Times New Roman" w:cs="Times New Roman"/>
          <w:sz w:val="24"/>
          <w:szCs w:val="24"/>
        </w:rPr>
        <w:t xml:space="preserve"> 107:3958–3966. https://doi.org/10.1094/PDIS-04-23-0769-RE.</w:t>
      </w:r>
    </w:p>
    <w:p w14:paraId="63B00721" w14:textId="01727368"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lastRenderedPageBreak/>
        <w:t xml:space="preserve">Suzuki S, Oshima K, </w:t>
      </w:r>
      <w:proofErr w:type="spellStart"/>
      <w:r w:rsidRPr="00CD77F0">
        <w:rPr>
          <w:rFonts w:ascii="Times New Roman" w:eastAsiaTheme="majorEastAsia" w:hAnsi="Times New Roman" w:cs="Times New Roman"/>
          <w:sz w:val="24"/>
          <w:szCs w:val="24"/>
        </w:rPr>
        <w:t>Kakizawa</w:t>
      </w:r>
      <w:proofErr w:type="spellEnd"/>
      <w:r w:rsidRPr="00CD77F0">
        <w:rPr>
          <w:rFonts w:ascii="Times New Roman" w:eastAsiaTheme="majorEastAsia" w:hAnsi="Times New Roman" w:cs="Times New Roman"/>
          <w:sz w:val="24"/>
          <w:szCs w:val="24"/>
        </w:rPr>
        <w:t xml:space="preserve"> S, et al.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Interaction between the membrane protein of a pathogen and insect microfilament complex determines insect-vector specificity. </w:t>
      </w:r>
      <w:r w:rsidRPr="00CD77F0">
        <w:rPr>
          <w:rFonts w:ascii="Times New Roman" w:eastAsiaTheme="majorEastAsia" w:hAnsi="Times New Roman" w:cs="Times New Roman"/>
          <w:i/>
          <w:iCs/>
          <w:sz w:val="24"/>
          <w:szCs w:val="24"/>
        </w:rPr>
        <w:t>Proc. Natl. Acad. Sci. USA</w:t>
      </w:r>
      <w:r w:rsidRPr="00CD77F0">
        <w:rPr>
          <w:rFonts w:ascii="Times New Roman" w:eastAsiaTheme="majorEastAsia" w:hAnsi="Times New Roman" w:cs="Times New Roman"/>
          <w:sz w:val="24"/>
          <w:szCs w:val="24"/>
        </w:rPr>
        <w:t>. 103:4252–4257.</w:t>
      </w:r>
    </w:p>
    <w:p w14:paraId="5FFEA05B" w14:textId="249E0B94" w:rsidR="00C844CF"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Thapa I,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Ghersi D.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2023</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Modeling preferential attraction to infected hosts in vector-borne diseases. </w:t>
      </w:r>
      <w:r w:rsidRPr="00CD77F0">
        <w:rPr>
          <w:rFonts w:ascii="Times New Roman" w:eastAsiaTheme="majorEastAsia" w:hAnsi="Times New Roman" w:cs="Times New Roman"/>
          <w:i/>
          <w:iCs/>
          <w:sz w:val="24"/>
          <w:szCs w:val="24"/>
        </w:rPr>
        <w:t>Front. Public Health</w:t>
      </w:r>
      <w:r w:rsidRPr="00CD77F0">
        <w:rPr>
          <w:rFonts w:ascii="Times New Roman" w:eastAsiaTheme="majorEastAsia" w:hAnsi="Times New Roman" w:cs="Times New Roman"/>
          <w:sz w:val="24"/>
          <w:szCs w:val="24"/>
        </w:rPr>
        <w:t>. 11:1276029. https://doi.org/10.3389/fpubh.2023.1276029.</w:t>
      </w:r>
    </w:p>
    <w:p w14:paraId="3188F362" w14:textId="61671FBF" w:rsidR="00E12724" w:rsidRPr="00CD77F0" w:rsidRDefault="00C844CF"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Thomas PE,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Boll RK.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1977</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Effect of host preference on transmission of curly top virus to tomato by the beet leafhopper. </w:t>
      </w:r>
      <w:r w:rsidRPr="00CD77F0">
        <w:rPr>
          <w:rFonts w:ascii="Times New Roman" w:eastAsiaTheme="majorEastAsia" w:hAnsi="Times New Roman" w:cs="Times New Roman"/>
          <w:i/>
          <w:iCs/>
          <w:sz w:val="24"/>
          <w:szCs w:val="24"/>
        </w:rPr>
        <w:t>Phytopathology</w:t>
      </w:r>
      <w:r w:rsidRPr="00CD77F0">
        <w:rPr>
          <w:rFonts w:ascii="Times New Roman" w:eastAsiaTheme="majorEastAsia" w:hAnsi="Times New Roman" w:cs="Times New Roman"/>
          <w:sz w:val="24"/>
          <w:szCs w:val="24"/>
        </w:rPr>
        <w:t>. 67:903–905.</w:t>
      </w:r>
    </w:p>
    <w:p w14:paraId="64423688" w14:textId="2E4991FC"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Weintraub PG,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Beanland 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2006</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Insect vectors of phytoplasmas. </w:t>
      </w:r>
      <w:r w:rsidRPr="00CD77F0">
        <w:rPr>
          <w:rFonts w:ascii="Times New Roman" w:eastAsiaTheme="majorEastAsia" w:hAnsi="Times New Roman" w:cs="Times New Roman"/>
          <w:i/>
          <w:iCs/>
          <w:sz w:val="24"/>
          <w:szCs w:val="24"/>
        </w:rPr>
        <w:t xml:space="preserve">Annu. Rev. </w:t>
      </w:r>
      <w:proofErr w:type="spellStart"/>
      <w:r w:rsidRPr="00CD77F0">
        <w:rPr>
          <w:rFonts w:ascii="Times New Roman" w:eastAsiaTheme="majorEastAsia" w:hAnsi="Times New Roman" w:cs="Times New Roman"/>
          <w:i/>
          <w:iCs/>
          <w:sz w:val="24"/>
          <w:szCs w:val="24"/>
        </w:rPr>
        <w:t>Entomol</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51:91–111.</w:t>
      </w:r>
    </w:p>
    <w:p w14:paraId="01990105" w14:textId="1EDEFD25"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Wickham H, Averick M, Bryan J, et al.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2019</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Welcome to the tidyverse. </w:t>
      </w:r>
      <w:r w:rsidRPr="00CD77F0">
        <w:rPr>
          <w:rFonts w:ascii="Times New Roman" w:eastAsiaTheme="majorEastAsia" w:hAnsi="Times New Roman" w:cs="Times New Roman"/>
          <w:i/>
          <w:iCs/>
          <w:sz w:val="24"/>
          <w:szCs w:val="24"/>
        </w:rPr>
        <w:t xml:space="preserve">J. Open Source </w:t>
      </w:r>
      <w:proofErr w:type="spellStart"/>
      <w:r w:rsidRPr="00CD77F0">
        <w:rPr>
          <w:rFonts w:ascii="Times New Roman" w:eastAsiaTheme="majorEastAsia" w:hAnsi="Times New Roman" w:cs="Times New Roman"/>
          <w:i/>
          <w:iCs/>
          <w:sz w:val="24"/>
          <w:szCs w:val="24"/>
        </w:rPr>
        <w:t>Softw</w:t>
      </w:r>
      <w:proofErr w:type="spellEnd"/>
      <w:r w:rsidRPr="00CD77F0">
        <w:rPr>
          <w:rFonts w:ascii="Times New Roman" w:eastAsiaTheme="majorEastAsia" w:hAnsi="Times New Roman" w:cs="Times New Roman"/>
          <w:i/>
          <w:iCs/>
          <w:sz w:val="24"/>
          <w:szCs w:val="24"/>
        </w:rPr>
        <w:t>.</w:t>
      </w:r>
      <w:r w:rsidRPr="00CD77F0">
        <w:rPr>
          <w:rFonts w:ascii="Times New Roman" w:eastAsiaTheme="majorEastAsia" w:hAnsi="Times New Roman" w:cs="Times New Roman"/>
          <w:sz w:val="24"/>
          <w:szCs w:val="24"/>
        </w:rPr>
        <w:t xml:space="preserve"> 4:1686.</w:t>
      </w:r>
    </w:p>
    <w:p w14:paraId="52F67E2B" w14:textId="00537501"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Wilke C.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2024</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ggridges: ridgeline plots in 'ggplot2'</w:t>
      </w:r>
      <w:r w:rsidRPr="00CD77F0">
        <w:rPr>
          <w:rFonts w:ascii="Times New Roman" w:eastAsiaTheme="majorEastAsia" w:hAnsi="Times New Roman" w:cs="Times New Roman"/>
          <w:sz w:val="24"/>
          <w:szCs w:val="24"/>
        </w:rPr>
        <w:t>. R package version 0.5.6. https://CRAN.R-project.org/package=ggridges</w:t>
      </w:r>
    </w:p>
    <w:p w14:paraId="0222269F" w14:textId="044FBBF8"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proofErr w:type="spellStart"/>
      <w:r w:rsidRPr="00CD77F0">
        <w:rPr>
          <w:rFonts w:ascii="Times New Roman" w:eastAsiaTheme="majorEastAsia" w:hAnsi="Times New Roman" w:cs="Times New Roman"/>
          <w:sz w:val="24"/>
          <w:szCs w:val="24"/>
        </w:rPr>
        <w:t>Wohleb</w:t>
      </w:r>
      <w:proofErr w:type="spellEnd"/>
      <w:r w:rsidRPr="00CD77F0">
        <w:rPr>
          <w:rFonts w:ascii="Times New Roman" w:eastAsiaTheme="majorEastAsia" w:hAnsi="Times New Roman" w:cs="Times New Roman"/>
          <w:sz w:val="24"/>
          <w:szCs w:val="24"/>
        </w:rPr>
        <w:t xml:space="preserve"> CH, Waters TD, </w:t>
      </w:r>
      <w:r w:rsidR="00C97623">
        <w:rPr>
          <w:rFonts w:ascii="Times New Roman" w:eastAsiaTheme="majorEastAsia" w:hAnsi="Times New Roman" w:cs="Times New Roman"/>
          <w:sz w:val="24"/>
          <w:szCs w:val="24"/>
        </w:rPr>
        <w:t xml:space="preserve">&amp; </w:t>
      </w:r>
      <w:r w:rsidRPr="00CD77F0">
        <w:rPr>
          <w:rFonts w:ascii="Times New Roman" w:eastAsiaTheme="majorEastAsia" w:hAnsi="Times New Roman" w:cs="Times New Roman"/>
          <w:sz w:val="24"/>
          <w:szCs w:val="24"/>
        </w:rPr>
        <w:t xml:space="preserve">Crowder DW.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2021</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Decision support for potato growers using a pest monitoring network. </w:t>
      </w:r>
      <w:r w:rsidRPr="00CD77F0">
        <w:rPr>
          <w:rFonts w:ascii="Times New Roman" w:eastAsiaTheme="majorEastAsia" w:hAnsi="Times New Roman" w:cs="Times New Roman"/>
          <w:i/>
          <w:iCs/>
          <w:sz w:val="24"/>
          <w:szCs w:val="24"/>
        </w:rPr>
        <w:t>Am. J. Potato Res.</w:t>
      </w:r>
      <w:r w:rsidRPr="00CD77F0">
        <w:rPr>
          <w:rFonts w:ascii="Times New Roman" w:eastAsiaTheme="majorEastAsia" w:hAnsi="Times New Roman" w:cs="Times New Roman"/>
          <w:sz w:val="24"/>
          <w:szCs w:val="24"/>
        </w:rPr>
        <w:t xml:space="preserve"> 98:5–11.</w:t>
      </w:r>
    </w:p>
    <w:p w14:paraId="002B091B" w14:textId="6A56FE82" w:rsidR="00E12724" w:rsidRPr="00CD77F0" w:rsidRDefault="00E12724" w:rsidP="00B81B66">
      <w:pPr>
        <w:spacing w:after="0" w:line="480" w:lineRule="auto"/>
        <w:ind w:left="720" w:hanging="720"/>
        <w:rPr>
          <w:rFonts w:ascii="Times New Roman" w:eastAsiaTheme="majorEastAsia" w:hAnsi="Times New Roman" w:cs="Times New Roman"/>
          <w:sz w:val="24"/>
          <w:szCs w:val="24"/>
        </w:rPr>
      </w:pPr>
      <w:r w:rsidRPr="00CD77F0">
        <w:rPr>
          <w:rFonts w:ascii="Times New Roman" w:eastAsiaTheme="majorEastAsia" w:hAnsi="Times New Roman" w:cs="Times New Roman"/>
          <w:sz w:val="24"/>
          <w:szCs w:val="24"/>
        </w:rPr>
        <w:t xml:space="preserve">Wood S, </w:t>
      </w:r>
      <w:r w:rsidR="00C97623">
        <w:rPr>
          <w:rFonts w:ascii="Times New Roman" w:eastAsiaTheme="majorEastAsia" w:hAnsi="Times New Roman" w:cs="Times New Roman"/>
          <w:sz w:val="24"/>
          <w:szCs w:val="24"/>
        </w:rPr>
        <w:t xml:space="preserve">&amp; </w:t>
      </w:r>
      <w:proofErr w:type="spellStart"/>
      <w:r w:rsidRPr="00CD77F0">
        <w:rPr>
          <w:rFonts w:ascii="Times New Roman" w:eastAsiaTheme="majorEastAsia" w:hAnsi="Times New Roman" w:cs="Times New Roman"/>
          <w:sz w:val="24"/>
          <w:szCs w:val="24"/>
        </w:rPr>
        <w:t>Scheipl</w:t>
      </w:r>
      <w:proofErr w:type="spellEnd"/>
      <w:r w:rsidRPr="00CD77F0">
        <w:rPr>
          <w:rFonts w:ascii="Times New Roman" w:eastAsiaTheme="majorEastAsia" w:hAnsi="Times New Roman" w:cs="Times New Roman"/>
          <w:sz w:val="24"/>
          <w:szCs w:val="24"/>
        </w:rPr>
        <w:t xml:space="preserve"> F. </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2020</w:t>
      </w:r>
      <w:r w:rsidR="00C97623">
        <w:rPr>
          <w:rFonts w:ascii="Times New Roman" w:eastAsiaTheme="majorEastAsia" w:hAnsi="Times New Roman" w:cs="Times New Roman"/>
          <w:sz w:val="24"/>
          <w:szCs w:val="24"/>
        </w:rPr>
        <w:t>)</w:t>
      </w:r>
      <w:r w:rsidRPr="00CD77F0">
        <w:rPr>
          <w:rFonts w:ascii="Times New Roman" w:eastAsiaTheme="majorEastAsia" w:hAnsi="Times New Roman" w:cs="Times New Roman"/>
          <w:sz w:val="24"/>
          <w:szCs w:val="24"/>
        </w:rPr>
        <w:t xml:space="preserve">. </w:t>
      </w:r>
      <w:r w:rsidRPr="00CD77F0">
        <w:rPr>
          <w:rFonts w:ascii="Times New Roman" w:eastAsiaTheme="majorEastAsia" w:hAnsi="Times New Roman" w:cs="Times New Roman"/>
          <w:i/>
          <w:iCs/>
          <w:sz w:val="24"/>
          <w:szCs w:val="24"/>
        </w:rPr>
        <w:t>gamm4: generalized additive mixed models using ‘</w:t>
      </w:r>
      <w:proofErr w:type="spellStart"/>
      <w:r w:rsidRPr="00CD77F0">
        <w:rPr>
          <w:rFonts w:ascii="Times New Roman" w:eastAsiaTheme="majorEastAsia" w:hAnsi="Times New Roman" w:cs="Times New Roman"/>
          <w:i/>
          <w:iCs/>
          <w:sz w:val="24"/>
          <w:szCs w:val="24"/>
        </w:rPr>
        <w:t>mgcv</w:t>
      </w:r>
      <w:proofErr w:type="spellEnd"/>
      <w:r w:rsidRPr="00CD77F0">
        <w:rPr>
          <w:rFonts w:ascii="Times New Roman" w:eastAsiaTheme="majorEastAsia" w:hAnsi="Times New Roman" w:cs="Times New Roman"/>
          <w:i/>
          <w:iCs/>
          <w:sz w:val="24"/>
          <w:szCs w:val="24"/>
        </w:rPr>
        <w:t>’ and ‘lme4’</w:t>
      </w:r>
      <w:r w:rsidRPr="00CD77F0">
        <w:rPr>
          <w:rFonts w:ascii="Times New Roman" w:eastAsiaTheme="majorEastAsia" w:hAnsi="Times New Roman" w:cs="Times New Roman"/>
          <w:sz w:val="24"/>
          <w:szCs w:val="24"/>
        </w:rPr>
        <w:t>. R package version 0.2-6. https://CRAN.R-project.org/package=gamm4</w:t>
      </w:r>
    </w:p>
    <w:p w14:paraId="075F7529" w14:textId="77777777" w:rsidR="00E12724" w:rsidRDefault="00E12724" w:rsidP="00CD77F0">
      <w:pPr>
        <w:spacing w:after="0" w:line="480" w:lineRule="auto"/>
        <w:rPr>
          <w:rFonts w:ascii="Times New Roman" w:hAnsi="Times New Roman" w:cs="Times New Roman"/>
          <w:sz w:val="24"/>
          <w:szCs w:val="24"/>
          <w:shd w:val="clear" w:color="auto" w:fill="FFFFFF"/>
        </w:rPr>
      </w:pPr>
    </w:p>
    <w:sectPr w:rsidR="00E12724" w:rsidSect="003D4F8C">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3" w:author="Wagstaff, Camille" w:date="2025-12-04T13:57:00Z" w:initials="CW">
    <w:p w14:paraId="57DDF7BC" w14:textId="77777777" w:rsidR="0075167F" w:rsidRDefault="00581467" w:rsidP="0075167F">
      <w:pPr>
        <w:pStyle w:val="CommentText"/>
      </w:pPr>
      <w:r>
        <w:rPr>
          <w:rStyle w:val="CommentReference"/>
        </w:rPr>
        <w:annotationRef/>
      </w:r>
      <w:r w:rsidR="0075167F">
        <w:t>Add months of collection</w:t>
      </w:r>
    </w:p>
  </w:comment>
  <w:comment w:id="453" w:author="Anderson, Riley Morgan" w:date="2026-01-02T11:57:00Z" w:initials="RA">
    <w:p w14:paraId="2177C9EC" w14:textId="4C022D5D" w:rsidR="0007345D" w:rsidRDefault="0007345D">
      <w:pPr>
        <w:pStyle w:val="CommentText"/>
      </w:pPr>
      <w:r>
        <w:rPr>
          <w:rStyle w:val="CommentReference"/>
        </w:rPr>
        <w:annotationRef/>
      </w:r>
      <w:r>
        <w:t xml:space="preserve">I’m trusting your count on this, because the data I have has 491 records with “0”, 8 with “1”, and 804 with “NA”. </w:t>
      </w:r>
      <w:proofErr w:type="gramStart"/>
      <w:r>
        <w:t>So</w:t>
      </w:r>
      <w:proofErr w:type="gramEnd"/>
      <w:r>
        <w:t xml:space="preserve"> I can’t confirm how many were tested.</w:t>
      </w:r>
    </w:p>
  </w:comment>
  <w:comment w:id="454" w:author="Anderson, Riley Morgan" w:date="2026-01-02T12:20:00Z" w:initials="RA">
    <w:p w14:paraId="62C0DACE" w14:textId="53D15E9D" w:rsidR="00B311E5" w:rsidRDefault="00B311E5">
      <w:pPr>
        <w:pStyle w:val="CommentText"/>
      </w:pPr>
      <w:r>
        <w:rPr>
          <w:rStyle w:val="CommentReference"/>
        </w:rPr>
        <w:annotationRef/>
      </w:r>
      <w:r>
        <w:t>In 2020, I have 93 BLH records, so this 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DF7BC" w15:done="0"/>
  <w15:commentEx w15:paraId="2177C9EC" w15:done="0"/>
  <w15:commentEx w15:paraId="62C0DACE" w15:paraIdParent="2177C9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C6070" w16cex:dateUtc="2025-12-04T21:57:00Z"/>
  <w16cex:commentExtensible w16cex:durableId="2F2D9257" w16cex:dateUtc="2026-01-02T16:57:00Z"/>
  <w16cex:commentExtensible w16cex:durableId="63117BF3" w16cex:dateUtc="2026-01-02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DDF7BC" w16cid:durableId="712C6070"/>
  <w16cid:commentId w16cid:paraId="2177C9EC" w16cid:durableId="2F2D9257"/>
  <w16cid:commentId w16cid:paraId="62C0DACE" w16cid:durableId="63117B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F9FD3" w14:textId="77777777" w:rsidR="00E01D7D" w:rsidRDefault="00E01D7D" w:rsidP="006A6E85">
      <w:pPr>
        <w:spacing w:after="0" w:line="240" w:lineRule="auto"/>
      </w:pPr>
      <w:r>
        <w:separator/>
      </w:r>
    </w:p>
  </w:endnote>
  <w:endnote w:type="continuationSeparator" w:id="0">
    <w:p w14:paraId="31F76C1B" w14:textId="77777777" w:rsidR="00E01D7D" w:rsidRDefault="00E01D7D" w:rsidP="006A6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B3A7" w14:textId="77777777" w:rsidR="00E01D7D" w:rsidRDefault="00E01D7D" w:rsidP="006A6E85">
      <w:pPr>
        <w:spacing w:after="0" w:line="240" w:lineRule="auto"/>
      </w:pPr>
      <w:r>
        <w:separator/>
      </w:r>
    </w:p>
  </w:footnote>
  <w:footnote w:type="continuationSeparator" w:id="0">
    <w:p w14:paraId="3E7A9927" w14:textId="77777777" w:rsidR="00E01D7D" w:rsidRDefault="00E01D7D" w:rsidP="006A6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01C"/>
    <w:multiLevelType w:val="hybridMultilevel"/>
    <w:tmpl w:val="859AF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D4222"/>
    <w:multiLevelType w:val="hybridMultilevel"/>
    <w:tmpl w:val="73C4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83C35"/>
    <w:multiLevelType w:val="hybridMultilevel"/>
    <w:tmpl w:val="A96E7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D01AC"/>
    <w:multiLevelType w:val="hybridMultilevel"/>
    <w:tmpl w:val="ACAA8742"/>
    <w:lvl w:ilvl="0" w:tplc="7EB4305C">
      <w:start w:val="1"/>
      <w:numFmt w:val="bullet"/>
      <w:lvlText w:val="•"/>
      <w:lvlJc w:val="left"/>
      <w:pPr>
        <w:tabs>
          <w:tab w:val="num" w:pos="720"/>
        </w:tabs>
        <w:ind w:left="720" w:hanging="360"/>
      </w:pPr>
      <w:rPr>
        <w:rFonts w:ascii="Arial" w:hAnsi="Arial" w:hint="default"/>
      </w:rPr>
    </w:lvl>
    <w:lvl w:ilvl="1" w:tplc="8FC4CC68" w:tentative="1">
      <w:start w:val="1"/>
      <w:numFmt w:val="bullet"/>
      <w:lvlText w:val="•"/>
      <w:lvlJc w:val="left"/>
      <w:pPr>
        <w:tabs>
          <w:tab w:val="num" w:pos="1440"/>
        </w:tabs>
        <w:ind w:left="1440" w:hanging="360"/>
      </w:pPr>
      <w:rPr>
        <w:rFonts w:ascii="Arial" w:hAnsi="Arial" w:hint="default"/>
      </w:rPr>
    </w:lvl>
    <w:lvl w:ilvl="2" w:tplc="53240162" w:tentative="1">
      <w:start w:val="1"/>
      <w:numFmt w:val="bullet"/>
      <w:lvlText w:val="•"/>
      <w:lvlJc w:val="left"/>
      <w:pPr>
        <w:tabs>
          <w:tab w:val="num" w:pos="2160"/>
        </w:tabs>
        <w:ind w:left="2160" w:hanging="360"/>
      </w:pPr>
      <w:rPr>
        <w:rFonts w:ascii="Arial" w:hAnsi="Arial" w:hint="default"/>
      </w:rPr>
    </w:lvl>
    <w:lvl w:ilvl="3" w:tplc="55FC1456" w:tentative="1">
      <w:start w:val="1"/>
      <w:numFmt w:val="bullet"/>
      <w:lvlText w:val="•"/>
      <w:lvlJc w:val="left"/>
      <w:pPr>
        <w:tabs>
          <w:tab w:val="num" w:pos="2880"/>
        </w:tabs>
        <w:ind w:left="2880" w:hanging="360"/>
      </w:pPr>
      <w:rPr>
        <w:rFonts w:ascii="Arial" w:hAnsi="Arial" w:hint="default"/>
      </w:rPr>
    </w:lvl>
    <w:lvl w:ilvl="4" w:tplc="883494A8" w:tentative="1">
      <w:start w:val="1"/>
      <w:numFmt w:val="bullet"/>
      <w:lvlText w:val="•"/>
      <w:lvlJc w:val="left"/>
      <w:pPr>
        <w:tabs>
          <w:tab w:val="num" w:pos="3600"/>
        </w:tabs>
        <w:ind w:left="3600" w:hanging="360"/>
      </w:pPr>
      <w:rPr>
        <w:rFonts w:ascii="Arial" w:hAnsi="Arial" w:hint="default"/>
      </w:rPr>
    </w:lvl>
    <w:lvl w:ilvl="5" w:tplc="6ADAAB54" w:tentative="1">
      <w:start w:val="1"/>
      <w:numFmt w:val="bullet"/>
      <w:lvlText w:val="•"/>
      <w:lvlJc w:val="left"/>
      <w:pPr>
        <w:tabs>
          <w:tab w:val="num" w:pos="4320"/>
        </w:tabs>
        <w:ind w:left="4320" w:hanging="360"/>
      </w:pPr>
      <w:rPr>
        <w:rFonts w:ascii="Arial" w:hAnsi="Arial" w:hint="default"/>
      </w:rPr>
    </w:lvl>
    <w:lvl w:ilvl="6" w:tplc="33BC0178" w:tentative="1">
      <w:start w:val="1"/>
      <w:numFmt w:val="bullet"/>
      <w:lvlText w:val="•"/>
      <w:lvlJc w:val="left"/>
      <w:pPr>
        <w:tabs>
          <w:tab w:val="num" w:pos="5040"/>
        </w:tabs>
        <w:ind w:left="5040" w:hanging="360"/>
      </w:pPr>
      <w:rPr>
        <w:rFonts w:ascii="Arial" w:hAnsi="Arial" w:hint="default"/>
      </w:rPr>
    </w:lvl>
    <w:lvl w:ilvl="7" w:tplc="914487E6" w:tentative="1">
      <w:start w:val="1"/>
      <w:numFmt w:val="bullet"/>
      <w:lvlText w:val="•"/>
      <w:lvlJc w:val="left"/>
      <w:pPr>
        <w:tabs>
          <w:tab w:val="num" w:pos="5760"/>
        </w:tabs>
        <w:ind w:left="5760" w:hanging="360"/>
      </w:pPr>
      <w:rPr>
        <w:rFonts w:ascii="Arial" w:hAnsi="Arial" w:hint="default"/>
      </w:rPr>
    </w:lvl>
    <w:lvl w:ilvl="8" w:tplc="2D8EE8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292E4D"/>
    <w:multiLevelType w:val="hybridMultilevel"/>
    <w:tmpl w:val="519C412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E27CBE"/>
    <w:multiLevelType w:val="hybridMultilevel"/>
    <w:tmpl w:val="B02E7D9A"/>
    <w:lvl w:ilvl="0" w:tplc="DA046FCA">
      <w:start w:val="1"/>
      <w:numFmt w:val="bullet"/>
      <w:lvlText w:val="•"/>
      <w:lvlJc w:val="left"/>
      <w:pPr>
        <w:tabs>
          <w:tab w:val="num" w:pos="720"/>
        </w:tabs>
        <w:ind w:left="720" w:hanging="360"/>
      </w:pPr>
      <w:rPr>
        <w:rFonts w:ascii="Arial" w:hAnsi="Arial" w:hint="default"/>
      </w:rPr>
    </w:lvl>
    <w:lvl w:ilvl="1" w:tplc="2DDE2DC6" w:tentative="1">
      <w:start w:val="1"/>
      <w:numFmt w:val="bullet"/>
      <w:lvlText w:val="•"/>
      <w:lvlJc w:val="left"/>
      <w:pPr>
        <w:tabs>
          <w:tab w:val="num" w:pos="1440"/>
        </w:tabs>
        <w:ind w:left="1440" w:hanging="360"/>
      </w:pPr>
      <w:rPr>
        <w:rFonts w:ascii="Arial" w:hAnsi="Arial" w:hint="default"/>
      </w:rPr>
    </w:lvl>
    <w:lvl w:ilvl="2" w:tplc="80E8C8C6" w:tentative="1">
      <w:start w:val="1"/>
      <w:numFmt w:val="bullet"/>
      <w:lvlText w:val="•"/>
      <w:lvlJc w:val="left"/>
      <w:pPr>
        <w:tabs>
          <w:tab w:val="num" w:pos="2160"/>
        </w:tabs>
        <w:ind w:left="2160" w:hanging="360"/>
      </w:pPr>
      <w:rPr>
        <w:rFonts w:ascii="Arial" w:hAnsi="Arial" w:hint="default"/>
      </w:rPr>
    </w:lvl>
    <w:lvl w:ilvl="3" w:tplc="ED8C9F46" w:tentative="1">
      <w:start w:val="1"/>
      <w:numFmt w:val="bullet"/>
      <w:lvlText w:val="•"/>
      <w:lvlJc w:val="left"/>
      <w:pPr>
        <w:tabs>
          <w:tab w:val="num" w:pos="2880"/>
        </w:tabs>
        <w:ind w:left="2880" w:hanging="360"/>
      </w:pPr>
      <w:rPr>
        <w:rFonts w:ascii="Arial" w:hAnsi="Arial" w:hint="default"/>
      </w:rPr>
    </w:lvl>
    <w:lvl w:ilvl="4" w:tplc="E6F02228" w:tentative="1">
      <w:start w:val="1"/>
      <w:numFmt w:val="bullet"/>
      <w:lvlText w:val="•"/>
      <w:lvlJc w:val="left"/>
      <w:pPr>
        <w:tabs>
          <w:tab w:val="num" w:pos="3600"/>
        </w:tabs>
        <w:ind w:left="3600" w:hanging="360"/>
      </w:pPr>
      <w:rPr>
        <w:rFonts w:ascii="Arial" w:hAnsi="Arial" w:hint="default"/>
      </w:rPr>
    </w:lvl>
    <w:lvl w:ilvl="5" w:tplc="C2A8213E" w:tentative="1">
      <w:start w:val="1"/>
      <w:numFmt w:val="bullet"/>
      <w:lvlText w:val="•"/>
      <w:lvlJc w:val="left"/>
      <w:pPr>
        <w:tabs>
          <w:tab w:val="num" w:pos="4320"/>
        </w:tabs>
        <w:ind w:left="4320" w:hanging="360"/>
      </w:pPr>
      <w:rPr>
        <w:rFonts w:ascii="Arial" w:hAnsi="Arial" w:hint="default"/>
      </w:rPr>
    </w:lvl>
    <w:lvl w:ilvl="6" w:tplc="8B444226" w:tentative="1">
      <w:start w:val="1"/>
      <w:numFmt w:val="bullet"/>
      <w:lvlText w:val="•"/>
      <w:lvlJc w:val="left"/>
      <w:pPr>
        <w:tabs>
          <w:tab w:val="num" w:pos="5040"/>
        </w:tabs>
        <w:ind w:left="5040" w:hanging="360"/>
      </w:pPr>
      <w:rPr>
        <w:rFonts w:ascii="Arial" w:hAnsi="Arial" w:hint="default"/>
      </w:rPr>
    </w:lvl>
    <w:lvl w:ilvl="7" w:tplc="3DC8B078" w:tentative="1">
      <w:start w:val="1"/>
      <w:numFmt w:val="bullet"/>
      <w:lvlText w:val="•"/>
      <w:lvlJc w:val="left"/>
      <w:pPr>
        <w:tabs>
          <w:tab w:val="num" w:pos="5760"/>
        </w:tabs>
        <w:ind w:left="5760" w:hanging="360"/>
      </w:pPr>
      <w:rPr>
        <w:rFonts w:ascii="Arial" w:hAnsi="Arial" w:hint="default"/>
      </w:rPr>
    </w:lvl>
    <w:lvl w:ilvl="8" w:tplc="67AE00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9C2AEC"/>
    <w:multiLevelType w:val="hybridMultilevel"/>
    <w:tmpl w:val="D178A2DC"/>
    <w:lvl w:ilvl="0" w:tplc="8534A8FC">
      <w:start w:val="1"/>
      <w:numFmt w:val="bullet"/>
      <w:lvlText w:val="•"/>
      <w:lvlJc w:val="left"/>
      <w:pPr>
        <w:tabs>
          <w:tab w:val="num" w:pos="720"/>
        </w:tabs>
        <w:ind w:left="720" w:hanging="360"/>
      </w:pPr>
      <w:rPr>
        <w:rFonts w:ascii="Arial" w:hAnsi="Arial" w:hint="default"/>
      </w:rPr>
    </w:lvl>
    <w:lvl w:ilvl="1" w:tplc="80D6F18E" w:tentative="1">
      <w:start w:val="1"/>
      <w:numFmt w:val="bullet"/>
      <w:lvlText w:val="•"/>
      <w:lvlJc w:val="left"/>
      <w:pPr>
        <w:tabs>
          <w:tab w:val="num" w:pos="1440"/>
        </w:tabs>
        <w:ind w:left="1440" w:hanging="360"/>
      </w:pPr>
      <w:rPr>
        <w:rFonts w:ascii="Arial" w:hAnsi="Arial" w:hint="default"/>
      </w:rPr>
    </w:lvl>
    <w:lvl w:ilvl="2" w:tplc="98487896" w:tentative="1">
      <w:start w:val="1"/>
      <w:numFmt w:val="bullet"/>
      <w:lvlText w:val="•"/>
      <w:lvlJc w:val="left"/>
      <w:pPr>
        <w:tabs>
          <w:tab w:val="num" w:pos="2160"/>
        </w:tabs>
        <w:ind w:left="2160" w:hanging="360"/>
      </w:pPr>
      <w:rPr>
        <w:rFonts w:ascii="Arial" w:hAnsi="Arial" w:hint="default"/>
      </w:rPr>
    </w:lvl>
    <w:lvl w:ilvl="3" w:tplc="B052DDE4" w:tentative="1">
      <w:start w:val="1"/>
      <w:numFmt w:val="bullet"/>
      <w:lvlText w:val="•"/>
      <w:lvlJc w:val="left"/>
      <w:pPr>
        <w:tabs>
          <w:tab w:val="num" w:pos="2880"/>
        </w:tabs>
        <w:ind w:left="2880" w:hanging="360"/>
      </w:pPr>
      <w:rPr>
        <w:rFonts w:ascii="Arial" w:hAnsi="Arial" w:hint="default"/>
      </w:rPr>
    </w:lvl>
    <w:lvl w:ilvl="4" w:tplc="2E26BAA0" w:tentative="1">
      <w:start w:val="1"/>
      <w:numFmt w:val="bullet"/>
      <w:lvlText w:val="•"/>
      <w:lvlJc w:val="left"/>
      <w:pPr>
        <w:tabs>
          <w:tab w:val="num" w:pos="3600"/>
        </w:tabs>
        <w:ind w:left="3600" w:hanging="360"/>
      </w:pPr>
      <w:rPr>
        <w:rFonts w:ascii="Arial" w:hAnsi="Arial" w:hint="default"/>
      </w:rPr>
    </w:lvl>
    <w:lvl w:ilvl="5" w:tplc="3CBEA8FE" w:tentative="1">
      <w:start w:val="1"/>
      <w:numFmt w:val="bullet"/>
      <w:lvlText w:val="•"/>
      <w:lvlJc w:val="left"/>
      <w:pPr>
        <w:tabs>
          <w:tab w:val="num" w:pos="4320"/>
        </w:tabs>
        <w:ind w:left="4320" w:hanging="360"/>
      </w:pPr>
      <w:rPr>
        <w:rFonts w:ascii="Arial" w:hAnsi="Arial" w:hint="default"/>
      </w:rPr>
    </w:lvl>
    <w:lvl w:ilvl="6" w:tplc="CCC09A60" w:tentative="1">
      <w:start w:val="1"/>
      <w:numFmt w:val="bullet"/>
      <w:lvlText w:val="•"/>
      <w:lvlJc w:val="left"/>
      <w:pPr>
        <w:tabs>
          <w:tab w:val="num" w:pos="5040"/>
        </w:tabs>
        <w:ind w:left="5040" w:hanging="360"/>
      </w:pPr>
      <w:rPr>
        <w:rFonts w:ascii="Arial" w:hAnsi="Arial" w:hint="default"/>
      </w:rPr>
    </w:lvl>
    <w:lvl w:ilvl="7" w:tplc="CC4AB114" w:tentative="1">
      <w:start w:val="1"/>
      <w:numFmt w:val="bullet"/>
      <w:lvlText w:val="•"/>
      <w:lvlJc w:val="left"/>
      <w:pPr>
        <w:tabs>
          <w:tab w:val="num" w:pos="5760"/>
        </w:tabs>
        <w:ind w:left="5760" w:hanging="360"/>
      </w:pPr>
      <w:rPr>
        <w:rFonts w:ascii="Arial" w:hAnsi="Arial" w:hint="default"/>
      </w:rPr>
    </w:lvl>
    <w:lvl w:ilvl="8" w:tplc="E5B877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3776041"/>
    <w:multiLevelType w:val="hybridMultilevel"/>
    <w:tmpl w:val="3BE06E82"/>
    <w:lvl w:ilvl="0" w:tplc="FED007E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02349"/>
    <w:multiLevelType w:val="hybridMultilevel"/>
    <w:tmpl w:val="CDF4C1A8"/>
    <w:lvl w:ilvl="0" w:tplc="D96CA5F8">
      <w:start w:val="1"/>
      <w:numFmt w:val="bullet"/>
      <w:lvlText w:val="•"/>
      <w:lvlJc w:val="left"/>
      <w:pPr>
        <w:tabs>
          <w:tab w:val="num" w:pos="720"/>
        </w:tabs>
        <w:ind w:left="720" w:hanging="360"/>
      </w:pPr>
      <w:rPr>
        <w:rFonts w:ascii="Arial" w:hAnsi="Arial" w:hint="default"/>
      </w:rPr>
    </w:lvl>
    <w:lvl w:ilvl="1" w:tplc="B43C08E6" w:tentative="1">
      <w:start w:val="1"/>
      <w:numFmt w:val="bullet"/>
      <w:lvlText w:val="•"/>
      <w:lvlJc w:val="left"/>
      <w:pPr>
        <w:tabs>
          <w:tab w:val="num" w:pos="1440"/>
        </w:tabs>
        <w:ind w:left="1440" w:hanging="360"/>
      </w:pPr>
      <w:rPr>
        <w:rFonts w:ascii="Arial" w:hAnsi="Arial" w:hint="default"/>
      </w:rPr>
    </w:lvl>
    <w:lvl w:ilvl="2" w:tplc="C5D88DB6" w:tentative="1">
      <w:start w:val="1"/>
      <w:numFmt w:val="bullet"/>
      <w:lvlText w:val="•"/>
      <w:lvlJc w:val="left"/>
      <w:pPr>
        <w:tabs>
          <w:tab w:val="num" w:pos="2160"/>
        </w:tabs>
        <w:ind w:left="2160" w:hanging="360"/>
      </w:pPr>
      <w:rPr>
        <w:rFonts w:ascii="Arial" w:hAnsi="Arial" w:hint="default"/>
      </w:rPr>
    </w:lvl>
    <w:lvl w:ilvl="3" w:tplc="0826FE4A" w:tentative="1">
      <w:start w:val="1"/>
      <w:numFmt w:val="bullet"/>
      <w:lvlText w:val="•"/>
      <w:lvlJc w:val="left"/>
      <w:pPr>
        <w:tabs>
          <w:tab w:val="num" w:pos="2880"/>
        </w:tabs>
        <w:ind w:left="2880" w:hanging="360"/>
      </w:pPr>
      <w:rPr>
        <w:rFonts w:ascii="Arial" w:hAnsi="Arial" w:hint="default"/>
      </w:rPr>
    </w:lvl>
    <w:lvl w:ilvl="4" w:tplc="0FF6BB92" w:tentative="1">
      <w:start w:val="1"/>
      <w:numFmt w:val="bullet"/>
      <w:lvlText w:val="•"/>
      <w:lvlJc w:val="left"/>
      <w:pPr>
        <w:tabs>
          <w:tab w:val="num" w:pos="3600"/>
        </w:tabs>
        <w:ind w:left="3600" w:hanging="360"/>
      </w:pPr>
      <w:rPr>
        <w:rFonts w:ascii="Arial" w:hAnsi="Arial" w:hint="default"/>
      </w:rPr>
    </w:lvl>
    <w:lvl w:ilvl="5" w:tplc="4CD4F1D4" w:tentative="1">
      <w:start w:val="1"/>
      <w:numFmt w:val="bullet"/>
      <w:lvlText w:val="•"/>
      <w:lvlJc w:val="left"/>
      <w:pPr>
        <w:tabs>
          <w:tab w:val="num" w:pos="4320"/>
        </w:tabs>
        <w:ind w:left="4320" w:hanging="360"/>
      </w:pPr>
      <w:rPr>
        <w:rFonts w:ascii="Arial" w:hAnsi="Arial" w:hint="default"/>
      </w:rPr>
    </w:lvl>
    <w:lvl w:ilvl="6" w:tplc="DFB014A6" w:tentative="1">
      <w:start w:val="1"/>
      <w:numFmt w:val="bullet"/>
      <w:lvlText w:val="•"/>
      <w:lvlJc w:val="left"/>
      <w:pPr>
        <w:tabs>
          <w:tab w:val="num" w:pos="5040"/>
        </w:tabs>
        <w:ind w:left="5040" w:hanging="360"/>
      </w:pPr>
      <w:rPr>
        <w:rFonts w:ascii="Arial" w:hAnsi="Arial" w:hint="default"/>
      </w:rPr>
    </w:lvl>
    <w:lvl w:ilvl="7" w:tplc="6F9ABEAC" w:tentative="1">
      <w:start w:val="1"/>
      <w:numFmt w:val="bullet"/>
      <w:lvlText w:val="•"/>
      <w:lvlJc w:val="left"/>
      <w:pPr>
        <w:tabs>
          <w:tab w:val="num" w:pos="5760"/>
        </w:tabs>
        <w:ind w:left="5760" w:hanging="360"/>
      </w:pPr>
      <w:rPr>
        <w:rFonts w:ascii="Arial" w:hAnsi="Arial" w:hint="default"/>
      </w:rPr>
    </w:lvl>
    <w:lvl w:ilvl="8" w:tplc="876242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46A66FC"/>
    <w:multiLevelType w:val="hybridMultilevel"/>
    <w:tmpl w:val="31F4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3406"/>
    <w:multiLevelType w:val="hybridMultilevel"/>
    <w:tmpl w:val="03F4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276488"/>
    <w:multiLevelType w:val="hybridMultilevel"/>
    <w:tmpl w:val="29B2F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863198">
    <w:abstractNumId w:val="8"/>
  </w:num>
  <w:num w:numId="2" w16cid:durableId="1222256432">
    <w:abstractNumId w:val="5"/>
  </w:num>
  <w:num w:numId="3" w16cid:durableId="1516378462">
    <w:abstractNumId w:val="6"/>
  </w:num>
  <w:num w:numId="4" w16cid:durableId="1527131862">
    <w:abstractNumId w:val="10"/>
  </w:num>
  <w:num w:numId="5" w16cid:durableId="1278440238">
    <w:abstractNumId w:val="9"/>
  </w:num>
  <w:num w:numId="6" w16cid:durableId="54427604">
    <w:abstractNumId w:val="0"/>
  </w:num>
  <w:num w:numId="7" w16cid:durableId="1287276256">
    <w:abstractNumId w:val="3"/>
  </w:num>
  <w:num w:numId="8" w16cid:durableId="1680110991">
    <w:abstractNumId w:val="1"/>
  </w:num>
  <w:num w:numId="9" w16cid:durableId="1048531729">
    <w:abstractNumId w:val="7"/>
  </w:num>
  <w:num w:numId="10" w16cid:durableId="86509762">
    <w:abstractNumId w:val="2"/>
  </w:num>
  <w:num w:numId="11" w16cid:durableId="1787043607">
    <w:abstractNumId w:val="11"/>
  </w:num>
  <w:num w:numId="12" w16cid:durableId="206794958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gstaff, Camille">
    <w15:presenceInfo w15:providerId="AD" w15:userId="S::camille.wagstaff@wsu.edu::3f330f47-01a3-4791-a5ac-19e36e206b90"/>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BD"/>
    <w:rsid w:val="0000114C"/>
    <w:rsid w:val="0000454D"/>
    <w:rsid w:val="000137E4"/>
    <w:rsid w:val="00014E6D"/>
    <w:rsid w:val="000178DD"/>
    <w:rsid w:val="00021371"/>
    <w:rsid w:val="0002379F"/>
    <w:rsid w:val="000238DA"/>
    <w:rsid w:val="00025DF1"/>
    <w:rsid w:val="00026506"/>
    <w:rsid w:val="00042655"/>
    <w:rsid w:val="00052159"/>
    <w:rsid w:val="00067813"/>
    <w:rsid w:val="0007345D"/>
    <w:rsid w:val="00080F2E"/>
    <w:rsid w:val="0008505A"/>
    <w:rsid w:val="0008597D"/>
    <w:rsid w:val="00087907"/>
    <w:rsid w:val="00090100"/>
    <w:rsid w:val="000A44D7"/>
    <w:rsid w:val="000A543C"/>
    <w:rsid w:val="000B257D"/>
    <w:rsid w:val="000B2D75"/>
    <w:rsid w:val="000B2F46"/>
    <w:rsid w:val="000C3261"/>
    <w:rsid w:val="000C5F0B"/>
    <w:rsid w:val="000C672E"/>
    <w:rsid w:val="000C7993"/>
    <w:rsid w:val="000D0AC8"/>
    <w:rsid w:val="000D234B"/>
    <w:rsid w:val="000D3054"/>
    <w:rsid w:val="000D5040"/>
    <w:rsid w:val="000E0999"/>
    <w:rsid w:val="000E1DA6"/>
    <w:rsid w:val="000E512F"/>
    <w:rsid w:val="000F0349"/>
    <w:rsid w:val="000F251C"/>
    <w:rsid w:val="000F4D32"/>
    <w:rsid w:val="000F6DE9"/>
    <w:rsid w:val="00110A2B"/>
    <w:rsid w:val="00112EC7"/>
    <w:rsid w:val="00114CBE"/>
    <w:rsid w:val="0011692C"/>
    <w:rsid w:val="0012138A"/>
    <w:rsid w:val="0012197D"/>
    <w:rsid w:val="001262DF"/>
    <w:rsid w:val="0012788E"/>
    <w:rsid w:val="0013160D"/>
    <w:rsid w:val="00132C4C"/>
    <w:rsid w:val="001432EE"/>
    <w:rsid w:val="00147B1C"/>
    <w:rsid w:val="001500D2"/>
    <w:rsid w:val="0017244D"/>
    <w:rsid w:val="0017489D"/>
    <w:rsid w:val="00174C35"/>
    <w:rsid w:val="001775B4"/>
    <w:rsid w:val="00177FC6"/>
    <w:rsid w:val="001839AB"/>
    <w:rsid w:val="00183B78"/>
    <w:rsid w:val="001854EB"/>
    <w:rsid w:val="001945C1"/>
    <w:rsid w:val="0019505C"/>
    <w:rsid w:val="0019561A"/>
    <w:rsid w:val="00195779"/>
    <w:rsid w:val="001A3865"/>
    <w:rsid w:val="001A59F0"/>
    <w:rsid w:val="001A6700"/>
    <w:rsid w:val="001A7074"/>
    <w:rsid w:val="001B3E65"/>
    <w:rsid w:val="001C6A75"/>
    <w:rsid w:val="001C7A73"/>
    <w:rsid w:val="001E663E"/>
    <w:rsid w:val="001E7AAB"/>
    <w:rsid w:val="001F1346"/>
    <w:rsid w:val="00201FB6"/>
    <w:rsid w:val="00203AA5"/>
    <w:rsid w:val="00210DA8"/>
    <w:rsid w:val="002140EC"/>
    <w:rsid w:val="00214FB6"/>
    <w:rsid w:val="00231086"/>
    <w:rsid w:val="00234C82"/>
    <w:rsid w:val="00243225"/>
    <w:rsid w:val="00243AC0"/>
    <w:rsid w:val="00244389"/>
    <w:rsid w:val="002637D9"/>
    <w:rsid w:val="002704A9"/>
    <w:rsid w:val="00271ABF"/>
    <w:rsid w:val="00272395"/>
    <w:rsid w:val="00273705"/>
    <w:rsid w:val="00276DB5"/>
    <w:rsid w:val="00280BB2"/>
    <w:rsid w:val="00283371"/>
    <w:rsid w:val="00286D72"/>
    <w:rsid w:val="002A177C"/>
    <w:rsid w:val="002A22D6"/>
    <w:rsid w:val="002A405A"/>
    <w:rsid w:val="002A474A"/>
    <w:rsid w:val="002A7B75"/>
    <w:rsid w:val="002B41E5"/>
    <w:rsid w:val="002D053D"/>
    <w:rsid w:val="002D1C73"/>
    <w:rsid w:val="002D3F51"/>
    <w:rsid w:val="002E0FE3"/>
    <w:rsid w:val="002E169D"/>
    <w:rsid w:val="002F5237"/>
    <w:rsid w:val="00300EEC"/>
    <w:rsid w:val="00306E29"/>
    <w:rsid w:val="00307ECB"/>
    <w:rsid w:val="00317739"/>
    <w:rsid w:val="0032159A"/>
    <w:rsid w:val="003343A4"/>
    <w:rsid w:val="00336DA6"/>
    <w:rsid w:val="003410BE"/>
    <w:rsid w:val="00356389"/>
    <w:rsid w:val="00357115"/>
    <w:rsid w:val="003611FF"/>
    <w:rsid w:val="00365FA7"/>
    <w:rsid w:val="003665E2"/>
    <w:rsid w:val="00367D00"/>
    <w:rsid w:val="00373C9C"/>
    <w:rsid w:val="00374B7D"/>
    <w:rsid w:val="00380D34"/>
    <w:rsid w:val="003844F2"/>
    <w:rsid w:val="00385D02"/>
    <w:rsid w:val="003910F7"/>
    <w:rsid w:val="00394FE4"/>
    <w:rsid w:val="00395D58"/>
    <w:rsid w:val="003A450E"/>
    <w:rsid w:val="003A6829"/>
    <w:rsid w:val="003B0956"/>
    <w:rsid w:val="003B2EB9"/>
    <w:rsid w:val="003B4F05"/>
    <w:rsid w:val="003B79DC"/>
    <w:rsid w:val="003C10F9"/>
    <w:rsid w:val="003C4159"/>
    <w:rsid w:val="003C459B"/>
    <w:rsid w:val="003D0607"/>
    <w:rsid w:val="003D4F8C"/>
    <w:rsid w:val="003E4ACB"/>
    <w:rsid w:val="00412B56"/>
    <w:rsid w:val="004204B2"/>
    <w:rsid w:val="00427789"/>
    <w:rsid w:val="00433097"/>
    <w:rsid w:val="00433C6B"/>
    <w:rsid w:val="00437260"/>
    <w:rsid w:val="004409E0"/>
    <w:rsid w:val="004457A7"/>
    <w:rsid w:val="00446715"/>
    <w:rsid w:val="00450F71"/>
    <w:rsid w:val="00451A30"/>
    <w:rsid w:val="0045722A"/>
    <w:rsid w:val="00461388"/>
    <w:rsid w:val="0046213C"/>
    <w:rsid w:val="00462A93"/>
    <w:rsid w:val="0046325D"/>
    <w:rsid w:val="00466A40"/>
    <w:rsid w:val="00467918"/>
    <w:rsid w:val="004702E2"/>
    <w:rsid w:val="00472008"/>
    <w:rsid w:val="00481E61"/>
    <w:rsid w:val="004829A8"/>
    <w:rsid w:val="004854B8"/>
    <w:rsid w:val="0049030A"/>
    <w:rsid w:val="0049472D"/>
    <w:rsid w:val="004A2058"/>
    <w:rsid w:val="004A2B25"/>
    <w:rsid w:val="004A6778"/>
    <w:rsid w:val="004C3397"/>
    <w:rsid w:val="004C6922"/>
    <w:rsid w:val="004D5A47"/>
    <w:rsid w:val="004E1FDC"/>
    <w:rsid w:val="004F041B"/>
    <w:rsid w:val="004F4320"/>
    <w:rsid w:val="004F5D01"/>
    <w:rsid w:val="005103F3"/>
    <w:rsid w:val="0053202A"/>
    <w:rsid w:val="00537238"/>
    <w:rsid w:val="00537BDB"/>
    <w:rsid w:val="00540BB9"/>
    <w:rsid w:val="00541D0F"/>
    <w:rsid w:val="005543D4"/>
    <w:rsid w:val="00560D7B"/>
    <w:rsid w:val="00565281"/>
    <w:rsid w:val="005708CD"/>
    <w:rsid w:val="00581467"/>
    <w:rsid w:val="00582281"/>
    <w:rsid w:val="00583E58"/>
    <w:rsid w:val="00584B76"/>
    <w:rsid w:val="005853F7"/>
    <w:rsid w:val="00597AC6"/>
    <w:rsid w:val="005A0B48"/>
    <w:rsid w:val="005A2183"/>
    <w:rsid w:val="005A2B3C"/>
    <w:rsid w:val="005A5810"/>
    <w:rsid w:val="005B3870"/>
    <w:rsid w:val="005E296B"/>
    <w:rsid w:val="005E74E6"/>
    <w:rsid w:val="005E7C7E"/>
    <w:rsid w:val="005F5400"/>
    <w:rsid w:val="00604236"/>
    <w:rsid w:val="0061172F"/>
    <w:rsid w:val="006118E4"/>
    <w:rsid w:val="00635904"/>
    <w:rsid w:val="006364A3"/>
    <w:rsid w:val="006369D4"/>
    <w:rsid w:val="00640E7F"/>
    <w:rsid w:val="00651013"/>
    <w:rsid w:val="006543A8"/>
    <w:rsid w:val="00660EE5"/>
    <w:rsid w:val="006659A7"/>
    <w:rsid w:val="006702DB"/>
    <w:rsid w:val="00670EF6"/>
    <w:rsid w:val="00671304"/>
    <w:rsid w:val="00675318"/>
    <w:rsid w:val="00677082"/>
    <w:rsid w:val="00682875"/>
    <w:rsid w:val="00685FA8"/>
    <w:rsid w:val="00687CC7"/>
    <w:rsid w:val="0069707A"/>
    <w:rsid w:val="006A2406"/>
    <w:rsid w:val="006A4962"/>
    <w:rsid w:val="006A5BC9"/>
    <w:rsid w:val="006A6E85"/>
    <w:rsid w:val="006B0982"/>
    <w:rsid w:val="006B11B4"/>
    <w:rsid w:val="006C29AA"/>
    <w:rsid w:val="006C4B64"/>
    <w:rsid w:val="006C73BB"/>
    <w:rsid w:val="006D63F0"/>
    <w:rsid w:val="006D7828"/>
    <w:rsid w:val="006D7905"/>
    <w:rsid w:val="006E1480"/>
    <w:rsid w:val="006E5D75"/>
    <w:rsid w:val="006F4A02"/>
    <w:rsid w:val="00700994"/>
    <w:rsid w:val="00703B7E"/>
    <w:rsid w:val="00706BA3"/>
    <w:rsid w:val="00714EF2"/>
    <w:rsid w:val="00723F90"/>
    <w:rsid w:val="00731945"/>
    <w:rsid w:val="00732FC6"/>
    <w:rsid w:val="007341E6"/>
    <w:rsid w:val="007376D7"/>
    <w:rsid w:val="0074511A"/>
    <w:rsid w:val="00745B37"/>
    <w:rsid w:val="0075167F"/>
    <w:rsid w:val="007526BB"/>
    <w:rsid w:val="00763CFE"/>
    <w:rsid w:val="00764154"/>
    <w:rsid w:val="00770399"/>
    <w:rsid w:val="00770AD9"/>
    <w:rsid w:val="00770E74"/>
    <w:rsid w:val="00770EC9"/>
    <w:rsid w:val="007717CB"/>
    <w:rsid w:val="007741CF"/>
    <w:rsid w:val="00775CFD"/>
    <w:rsid w:val="007870E8"/>
    <w:rsid w:val="007A2B5C"/>
    <w:rsid w:val="007B2434"/>
    <w:rsid w:val="007B6456"/>
    <w:rsid w:val="007C7932"/>
    <w:rsid w:val="007D22AF"/>
    <w:rsid w:val="007E6C50"/>
    <w:rsid w:val="007F419E"/>
    <w:rsid w:val="00804731"/>
    <w:rsid w:val="008053C2"/>
    <w:rsid w:val="0080688C"/>
    <w:rsid w:val="00806DA4"/>
    <w:rsid w:val="008120AC"/>
    <w:rsid w:val="0081519C"/>
    <w:rsid w:val="0083571F"/>
    <w:rsid w:val="008363FF"/>
    <w:rsid w:val="00840E62"/>
    <w:rsid w:val="00845C3E"/>
    <w:rsid w:val="00847CCE"/>
    <w:rsid w:val="00852702"/>
    <w:rsid w:val="00852AD6"/>
    <w:rsid w:val="00853D64"/>
    <w:rsid w:val="008552DF"/>
    <w:rsid w:val="00864803"/>
    <w:rsid w:val="008703A6"/>
    <w:rsid w:val="00873105"/>
    <w:rsid w:val="00877E9B"/>
    <w:rsid w:val="00891BF8"/>
    <w:rsid w:val="008A306B"/>
    <w:rsid w:val="008B4649"/>
    <w:rsid w:val="008B7B85"/>
    <w:rsid w:val="008C1C75"/>
    <w:rsid w:val="008C438C"/>
    <w:rsid w:val="008C7443"/>
    <w:rsid w:val="008D1142"/>
    <w:rsid w:val="008F2284"/>
    <w:rsid w:val="008F3F36"/>
    <w:rsid w:val="00902732"/>
    <w:rsid w:val="0090537B"/>
    <w:rsid w:val="00906DF9"/>
    <w:rsid w:val="009072B0"/>
    <w:rsid w:val="00912919"/>
    <w:rsid w:val="00913A93"/>
    <w:rsid w:val="009200C0"/>
    <w:rsid w:val="00920434"/>
    <w:rsid w:val="00923023"/>
    <w:rsid w:val="00924825"/>
    <w:rsid w:val="009264C9"/>
    <w:rsid w:val="00932E4C"/>
    <w:rsid w:val="0093344A"/>
    <w:rsid w:val="0093472A"/>
    <w:rsid w:val="0093544B"/>
    <w:rsid w:val="0094318E"/>
    <w:rsid w:val="00943A10"/>
    <w:rsid w:val="0095047D"/>
    <w:rsid w:val="00951CD8"/>
    <w:rsid w:val="00953BE4"/>
    <w:rsid w:val="00962F2F"/>
    <w:rsid w:val="00970D96"/>
    <w:rsid w:val="00972184"/>
    <w:rsid w:val="00972BFE"/>
    <w:rsid w:val="00973843"/>
    <w:rsid w:val="00992803"/>
    <w:rsid w:val="009A3181"/>
    <w:rsid w:val="009B1D40"/>
    <w:rsid w:val="009B333D"/>
    <w:rsid w:val="009B4B26"/>
    <w:rsid w:val="009C09C8"/>
    <w:rsid w:val="009C229D"/>
    <w:rsid w:val="009C60A6"/>
    <w:rsid w:val="009C631F"/>
    <w:rsid w:val="009D3416"/>
    <w:rsid w:val="009E0B0B"/>
    <w:rsid w:val="009E556A"/>
    <w:rsid w:val="009E7B53"/>
    <w:rsid w:val="009F0116"/>
    <w:rsid w:val="009F51E0"/>
    <w:rsid w:val="009F7239"/>
    <w:rsid w:val="00A027CA"/>
    <w:rsid w:val="00A043B5"/>
    <w:rsid w:val="00A049E8"/>
    <w:rsid w:val="00A0532F"/>
    <w:rsid w:val="00A111D2"/>
    <w:rsid w:val="00A24945"/>
    <w:rsid w:val="00A26AFA"/>
    <w:rsid w:val="00A275F8"/>
    <w:rsid w:val="00A277D1"/>
    <w:rsid w:val="00A27B9A"/>
    <w:rsid w:val="00A332A8"/>
    <w:rsid w:val="00A370E4"/>
    <w:rsid w:val="00A43865"/>
    <w:rsid w:val="00A6699E"/>
    <w:rsid w:val="00A70556"/>
    <w:rsid w:val="00A75B12"/>
    <w:rsid w:val="00A81D2B"/>
    <w:rsid w:val="00A82F09"/>
    <w:rsid w:val="00A87336"/>
    <w:rsid w:val="00A91D2F"/>
    <w:rsid w:val="00A92F52"/>
    <w:rsid w:val="00A950A9"/>
    <w:rsid w:val="00A96D24"/>
    <w:rsid w:val="00A978A3"/>
    <w:rsid w:val="00AA750E"/>
    <w:rsid w:val="00AB0C1F"/>
    <w:rsid w:val="00AB0F72"/>
    <w:rsid w:val="00AB3030"/>
    <w:rsid w:val="00AB6BC2"/>
    <w:rsid w:val="00AD039E"/>
    <w:rsid w:val="00AD09FC"/>
    <w:rsid w:val="00AD4149"/>
    <w:rsid w:val="00AD5D69"/>
    <w:rsid w:val="00AE2D6F"/>
    <w:rsid w:val="00AE470A"/>
    <w:rsid w:val="00AE762B"/>
    <w:rsid w:val="00AF527F"/>
    <w:rsid w:val="00AF6D2A"/>
    <w:rsid w:val="00AF738E"/>
    <w:rsid w:val="00AF7B6D"/>
    <w:rsid w:val="00B062F5"/>
    <w:rsid w:val="00B21F1D"/>
    <w:rsid w:val="00B2323E"/>
    <w:rsid w:val="00B30161"/>
    <w:rsid w:val="00B311E5"/>
    <w:rsid w:val="00B340ED"/>
    <w:rsid w:val="00B34EFF"/>
    <w:rsid w:val="00B379BD"/>
    <w:rsid w:val="00B404A8"/>
    <w:rsid w:val="00B40A35"/>
    <w:rsid w:val="00B472FC"/>
    <w:rsid w:val="00B63717"/>
    <w:rsid w:val="00B8008E"/>
    <w:rsid w:val="00B81B66"/>
    <w:rsid w:val="00B84E38"/>
    <w:rsid w:val="00B86137"/>
    <w:rsid w:val="00B873F0"/>
    <w:rsid w:val="00B92525"/>
    <w:rsid w:val="00B94707"/>
    <w:rsid w:val="00BA19F6"/>
    <w:rsid w:val="00BA213A"/>
    <w:rsid w:val="00BA3BEF"/>
    <w:rsid w:val="00BB36AC"/>
    <w:rsid w:val="00BB5B31"/>
    <w:rsid w:val="00BC1A6C"/>
    <w:rsid w:val="00BC3F6D"/>
    <w:rsid w:val="00BC6EA2"/>
    <w:rsid w:val="00BC7D56"/>
    <w:rsid w:val="00BD071D"/>
    <w:rsid w:val="00BD2921"/>
    <w:rsid w:val="00BD6EF4"/>
    <w:rsid w:val="00BE20BC"/>
    <w:rsid w:val="00BE27DE"/>
    <w:rsid w:val="00C03D10"/>
    <w:rsid w:val="00C03D65"/>
    <w:rsid w:val="00C06583"/>
    <w:rsid w:val="00C114B4"/>
    <w:rsid w:val="00C14131"/>
    <w:rsid w:val="00C21D31"/>
    <w:rsid w:val="00C2300F"/>
    <w:rsid w:val="00C27632"/>
    <w:rsid w:val="00C338F1"/>
    <w:rsid w:val="00C34AE1"/>
    <w:rsid w:val="00C34CCD"/>
    <w:rsid w:val="00C3591E"/>
    <w:rsid w:val="00C46959"/>
    <w:rsid w:val="00C60EB9"/>
    <w:rsid w:val="00C62D3B"/>
    <w:rsid w:val="00C759D6"/>
    <w:rsid w:val="00C75D24"/>
    <w:rsid w:val="00C76F76"/>
    <w:rsid w:val="00C830EE"/>
    <w:rsid w:val="00C844CF"/>
    <w:rsid w:val="00C8679D"/>
    <w:rsid w:val="00C87D1C"/>
    <w:rsid w:val="00C97623"/>
    <w:rsid w:val="00CA1160"/>
    <w:rsid w:val="00CA2CB3"/>
    <w:rsid w:val="00CB3954"/>
    <w:rsid w:val="00CB49DB"/>
    <w:rsid w:val="00CB5318"/>
    <w:rsid w:val="00CB590E"/>
    <w:rsid w:val="00CB6B6E"/>
    <w:rsid w:val="00CC498B"/>
    <w:rsid w:val="00CD0C95"/>
    <w:rsid w:val="00CD69AC"/>
    <w:rsid w:val="00CD73DE"/>
    <w:rsid w:val="00CD777D"/>
    <w:rsid w:val="00CD77F0"/>
    <w:rsid w:val="00CE0242"/>
    <w:rsid w:val="00D00449"/>
    <w:rsid w:val="00D06ED8"/>
    <w:rsid w:val="00D06F30"/>
    <w:rsid w:val="00D139FF"/>
    <w:rsid w:val="00D1550C"/>
    <w:rsid w:val="00D15B49"/>
    <w:rsid w:val="00D17A90"/>
    <w:rsid w:val="00D226E2"/>
    <w:rsid w:val="00D25ED1"/>
    <w:rsid w:val="00D2791B"/>
    <w:rsid w:val="00D32FEC"/>
    <w:rsid w:val="00D347D3"/>
    <w:rsid w:val="00D43A9B"/>
    <w:rsid w:val="00D51AA3"/>
    <w:rsid w:val="00D52754"/>
    <w:rsid w:val="00D618F8"/>
    <w:rsid w:val="00D718D2"/>
    <w:rsid w:val="00D76D9B"/>
    <w:rsid w:val="00D77FBF"/>
    <w:rsid w:val="00D80B9F"/>
    <w:rsid w:val="00D812AD"/>
    <w:rsid w:val="00D9256F"/>
    <w:rsid w:val="00DA2062"/>
    <w:rsid w:val="00DA3BAF"/>
    <w:rsid w:val="00DB0B63"/>
    <w:rsid w:val="00DB1D81"/>
    <w:rsid w:val="00DB36DA"/>
    <w:rsid w:val="00DB43A0"/>
    <w:rsid w:val="00DB6C48"/>
    <w:rsid w:val="00DD35CF"/>
    <w:rsid w:val="00DD56D1"/>
    <w:rsid w:val="00DF74CA"/>
    <w:rsid w:val="00E01D7D"/>
    <w:rsid w:val="00E03FC7"/>
    <w:rsid w:val="00E11940"/>
    <w:rsid w:val="00E12695"/>
    <w:rsid w:val="00E12724"/>
    <w:rsid w:val="00E15626"/>
    <w:rsid w:val="00E162AE"/>
    <w:rsid w:val="00E21B28"/>
    <w:rsid w:val="00E2690B"/>
    <w:rsid w:val="00E31FDA"/>
    <w:rsid w:val="00E42ADD"/>
    <w:rsid w:val="00E5788E"/>
    <w:rsid w:val="00E61C4A"/>
    <w:rsid w:val="00E65035"/>
    <w:rsid w:val="00E67F3D"/>
    <w:rsid w:val="00E76C44"/>
    <w:rsid w:val="00E812DD"/>
    <w:rsid w:val="00E84AAE"/>
    <w:rsid w:val="00E92A16"/>
    <w:rsid w:val="00EB0251"/>
    <w:rsid w:val="00EB1A48"/>
    <w:rsid w:val="00EB6083"/>
    <w:rsid w:val="00EB6DCC"/>
    <w:rsid w:val="00ED1EA3"/>
    <w:rsid w:val="00ED5356"/>
    <w:rsid w:val="00ED5EFB"/>
    <w:rsid w:val="00EE1364"/>
    <w:rsid w:val="00EE37FE"/>
    <w:rsid w:val="00EE7164"/>
    <w:rsid w:val="00F025AC"/>
    <w:rsid w:val="00F04FA3"/>
    <w:rsid w:val="00F05942"/>
    <w:rsid w:val="00F116B7"/>
    <w:rsid w:val="00F11BDF"/>
    <w:rsid w:val="00F1357B"/>
    <w:rsid w:val="00F158FD"/>
    <w:rsid w:val="00F219F6"/>
    <w:rsid w:val="00F422AC"/>
    <w:rsid w:val="00F44516"/>
    <w:rsid w:val="00F445E7"/>
    <w:rsid w:val="00F54841"/>
    <w:rsid w:val="00F61BD3"/>
    <w:rsid w:val="00F6775C"/>
    <w:rsid w:val="00F67D41"/>
    <w:rsid w:val="00F76A18"/>
    <w:rsid w:val="00F83871"/>
    <w:rsid w:val="00F84F64"/>
    <w:rsid w:val="00F8690D"/>
    <w:rsid w:val="00FA3458"/>
    <w:rsid w:val="00FA6F91"/>
    <w:rsid w:val="00FB682E"/>
    <w:rsid w:val="00FC70FB"/>
    <w:rsid w:val="00FD147C"/>
    <w:rsid w:val="00FD1B55"/>
    <w:rsid w:val="00FE619C"/>
    <w:rsid w:val="00FE6D1F"/>
    <w:rsid w:val="00FE742F"/>
    <w:rsid w:val="00FF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D860"/>
  <w15:chartTrackingRefBased/>
  <w15:docId w15:val="{4E4D3EC7-7A7A-4553-93C7-30BAAFFA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BD"/>
    <w:rPr>
      <w:rFonts w:eastAsiaTheme="majorEastAsia" w:cstheme="majorBidi"/>
      <w:color w:val="272727" w:themeColor="text1" w:themeTint="D8"/>
    </w:rPr>
  </w:style>
  <w:style w:type="paragraph" w:styleId="Title">
    <w:name w:val="Title"/>
    <w:basedOn w:val="Normal"/>
    <w:next w:val="Normal"/>
    <w:link w:val="TitleChar"/>
    <w:uiPriority w:val="10"/>
    <w:qFormat/>
    <w:rsid w:val="00B3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BD"/>
    <w:pPr>
      <w:spacing w:before="160"/>
      <w:jc w:val="center"/>
    </w:pPr>
    <w:rPr>
      <w:i/>
      <w:iCs/>
      <w:color w:val="404040" w:themeColor="text1" w:themeTint="BF"/>
    </w:rPr>
  </w:style>
  <w:style w:type="character" w:customStyle="1" w:styleId="QuoteChar">
    <w:name w:val="Quote Char"/>
    <w:basedOn w:val="DefaultParagraphFont"/>
    <w:link w:val="Quote"/>
    <w:uiPriority w:val="29"/>
    <w:rsid w:val="00B379BD"/>
    <w:rPr>
      <w:i/>
      <w:iCs/>
      <w:color w:val="404040" w:themeColor="text1" w:themeTint="BF"/>
    </w:rPr>
  </w:style>
  <w:style w:type="paragraph" w:styleId="ListParagraph">
    <w:name w:val="List Paragraph"/>
    <w:basedOn w:val="Normal"/>
    <w:uiPriority w:val="34"/>
    <w:qFormat/>
    <w:rsid w:val="00B379BD"/>
    <w:pPr>
      <w:ind w:left="720"/>
      <w:contextualSpacing/>
    </w:pPr>
  </w:style>
  <w:style w:type="character" w:styleId="IntenseEmphasis">
    <w:name w:val="Intense Emphasis"/>
    <w:basedOn w:val="DefaultParagraphFont"/>
    <w:uiPriority w:val="21"/>
    <w:qFormat/>
    <w:rsid w:val="00B379BD"/>
    <w:rPr>
      <w:i/>
      <w:iCs/>
      <w:color w:val="2F5496" w:themeColor="accent1" w:themeShade="BF"/>
    </w:rPr>
  </w:style>
  <w:style w:type="paragraph" w:styleId="IntenseQuote">
    <w:name w:val="Intense Quote"/>
    <w:basedOn w:val="Normal"/>
    <w:next w:val="Normal"/>
    <w:link w:val="IntenseQuoteChar"/>
    <w:uiPriority w:val="30"/>
    <w:qFormat/>
    <w:rsid w:val="00B3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BD"/>
    <w:rPr>
      <w:i/>
      <w:iCs/>
      <w:color w:val="2F5496" w:themeColor="accent1" w:themeShade="BF"/>
    </w:rPr>
  </w:style>
  <w:style w:type="character" w:styleId="IntenseReference">
    <w:name w:val="Intense Reference"/>
    <w:basedOn w:val="DefaultParagraphFont"/>
    <w:uiPriority w:val="32"/>
    <w:qFormat/>
    <w:rsid w:val="00B379BD"/>
    <w:rPr>
      <w:b/>
      <w:bCs/>
      <w:smallCaps/>
      <w:color w:val="2F5496" w:themeColor="accent1" w:themeShade="BF"/>
      <w:spacing w:val="5"/>
    </w:rPr>
  </w:style>
  <w:style w:type="character" w:customStyle="1" w:styleId="normaltextrun">
    <w:name w:val="normaltextrun"/>
    <w:basedOn w:val="DefaultParagraphFont"/>
    <w:rsid w:val="00943A10"/>
  </w:style>
  <w:style w:type="paragraph" w:customStyle="1" w:styleId="paragraph">
    <w:name w:val="paragraph"/>
    <w:basedOn w:val="Normal"/>
    <w:rsid w:val="00943A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A2183"/>
    <w:rPr>
      <w:sz w:val="16"/>
      <w:szCs w:val="16"/>
    </w:rPr>
  </w:style>
  <w:style w:type="paragraph" w:styleId="CommentText">
    <w:name w:val="annotation text"/>
    <w:basedOn w:val="Normal"/>
    <w:link w:val="CommentTextChar"/>
    <w:uiPriority w:val="99"/>
    <w:unhideWhenUsed/>
    <w:rsid w:val="005A2183"/>
    <w:pPr>
      <w:spacing w:line="240" w:lineRule="auto"/>
    </w:pPr>
    <w:rPr>
      <w:sz w:val="20"/>
      <w:szCs w:val="20"/>
    </w:rPr>
  </w:style>
  <w:style w:type="character" w:customStyle="1" w:styleId="CommentTextChar">
    <w:name w:val="Comment Text Char"/>
    <w:basedOn w:val="DefaultParagraphFont"/>
    <w:link w:val="CommentText"/>
    <w:uiPriority w:val="99"/>
    <w:rsid w:val="005A2183"/>
    <w:rPr>
      <w:sz w:val="20"/>
      <w:szCs w:val="20"/>
    </w:rPr>
  </w:style>
  <w:style w:type="paragraph" w:styleId="Caption">
    <w:name w:val="caption"/>
    <w:basedOn w:val="Normal"/>
    <w:next w:val="Normal"/>
    <w:uiPriority w:val="35"/>
    <w:unhideWhenUsed/>
    <w:qFormat/>
    <w:rsid w:val="00EB0251"/>
    <w:pPr>
      <w:spacing w:after="200" w:line="240" w:lineRule="auto"/>
    </w:pPr>
    <w:rPr>
      <w:i/>
      <w:iCs/>
      <w:color w:val="44546A" w:themeColor="text2"/>
      <w:kern w:val="0"/>
      <w:sz w:val="18"/>
      <w:szCs w:val="18"/>
      <w14:ligatures w14:val="none"/>
    </w:rPr>
  </w:style>
  <w:style w:type="character" w:customStyle="1" w:styleId="eop">
    <w:name w:val="eop"/>
    <w:basedOn w:val="DefaultParagraphFont"/>
    <w:rsid w:val="00EB0251"/>
  </w:style>
  <w:style w:type="character" w:customStyle="1" w:styleId="cf01">
    <w:name w:val="cf01"/>
    <w:basedOn w:val="DefaultParagraphFont"/>
    <w:rsid w:val="00EB0251"/>
    <w:rPr>
      <w:rFonts w:ascii="Segoe UI" w:hAnsi="Segoe UI" w:cs="Segoe UI" w:hint="default"/>
      <w:sz w:val="18"/>
      <w:szCs w:val="18"/>
    </w:rPr>
  </w:style>
  <w:style w:type="character" w:customStyle="1" w:styleId="lrzxr">
    <w:name w:val="lrzxr"/>
    <w:basedOn w:val="DefaultParagraphFont"/>
    <w:rsid w:val="00EB0251"/>
  </w:style>
  <w:style w:type="paragraph" w:customStyle="1" w:styleId="xmsonormal">
    <w:name w:val="x_msonormal"/>
    <w:basedOn w:val="Normal"/>
    <w:rsid w:val="00EB02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2300F"/>
    <w:rPr>
      <w:color w:val="0563C1" w:themeColor="hyperlink"/>
      <w:u w:val="single"/>
    </w:rPr>
  </w:style>
  <w:style w:type="character" w:styleId="UnresolvedMention">
    <w:name w:val="Unresolved Mention"/>
    <w:basedOn w:val="DefaultParagraphFont"/>
    <w:uiPriority w:val="99"/>
    <w:semiHidden/>
    <w:unhideWhenUsed/>
    <w:rsid w:val="00C2300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D3416"/>
    <w:rPr>
      <w:b/>
      <w:bCs/>
    </w:rPr>
  </w:style>
  <w:style w:type="character" w:customStyle="1" w:styleId="CommentSubjectChar">
    <w:name w:val="Comment Subject Char"/>
    <w:basedOn w:val="CommentTextChar"/>
    <w:link w:val="CommentSubject"/>
    <w:uiPriority w:val="99"/>
    <w:semiHidden/>
    <w:rsid w:val="009D3416"/>
    <w:rPr>
      <w:b/>
      <w:bCs/>
      <w:sz w:val="20"/>
      <w:szCs w:val="20"/>
    </w:rPr>
  </w:style>
  <w:style w:type="paragraph" w:styleId="NormalWeb">
    <w:name w:val="Normal (Web)"/>
    <w:basedOn w:val="Normal"/>
    <w:uiPriority w:val="99"/>
    <w:semiHidden/>
    <w:unhideWhenUsed/>
    <w:rsid w:val="009D34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3D4F8C"/>
  </w:style>
  <w:style w:type="paragraph" w:styleId="Revision">
    <w:name w:val="Revision"/>
    <w:hidden/>
    <w:uiPriority w:val="99"/>
    <w:semiHidden/>
    <w:rsid w:val="0008597D"/>
    <w:pPr>
      <w:spacing w:after="0" w:line="240" w:lineRule="auto"/>
    </w:pPr>
  </w:style>
  <w:style w:type="paragraph" w:styleId="HTMLPreformatted">
    <w:name w:val="HTML Preformatted"/>
    <w:basedOn w:val="Normal"/>
    <w:link w:val="HTMLPreformattedChar"/>
    <w:uiPriority w:val="99"/>
    <w:semiHidden/>
    <w:unhideWhenUsed/>
    <w:rsid w:val="000213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1371"/>
    <w:rPr>
      <w:rFonts w:ascii="Consolas" w:hAnsi="Consolas"/>
      <w:sz w:val="20"/>
      <w:szCs w:val="20"/>
    </w:rPr>
  </w:style>
  <w:style w:type="paragraph" w:styleId="Header">
    <w:name w:val="header"/>
    <w:basedOn w:val="Normal"/>
    <w:link w:val="HeaderChar"/>
    <w:uiPriority w:val="99"/>
    <w:unhideWhenUsed/>
    <w:rsid w:val="006A6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E85"/>
  </w:style>
  <w:style w:type="paragraph" w:styleId="Footer">
    <w:name w:val="footer"/>
    <w:basedOn w:val="Normal"/>
    <w:link w:val="FooterChar"/>
    <w:uiPriority w:val="99"/>
    <w:unhideWhenUsed/>
    <w:rsid w:val="006A6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369">
      <w:bodyDiv w:val="1"/>
      <w:marLeft w:val="0"/>
      <w:marRight w:val="0"/>
      <w:marTop w:val="0"/>
      <w:marBottom w:val="0"/>
      <w:divBdr>
        <w:top w:val="none" w:sz="0" w:space="0" w:color="auto"/>
        <w:left w:val="none" w:sz="0" w:space="0" w:color="auto"/>
        <w:bottom w:val="none" w:sz="0" w:space="0" w:color="auto"/>
        <w:right w:val="none" w:sz="0" w:space="0" w:color="auto"/>
      </w:divBdr>
    </w:div>
    <w:div w:id="124351825">
      <w:bodyDiv w:val="1"/>
      <w:marLeft w:val="0"/>
      <w:marRight w:val="0"/>
      <w:marTop w:val="0"/>
      <w:marBottom w:val="0"/>
      <w:divBdr>
        <w:top w:val="none" w:sz="0" w:space="0" w:color="auto"/>
        <w:left w:val="none" w:sz="0" w:space="0" w:color="auto"/>
        <w:bottom w:val="none" w:sz="0" w:space="0" w:color="auto"/>
        <w:right w:val="none" w:sz="0" w:space="0" w:color="auto"/>
      </w:divBdr>
      <w:divsChild>
        <w:div w:id="2087530059">
          <w:marLeft w:val="0"/>
          <w:marRight w:val="0"/>
          <w:marTop w:val="0"/>
          <w:marBottom w:val="0"/>
          <w:divBdr>
            <w:top w:val="none" w:sz="0" w:space="0" w:color="auto"/>
            <w:left w:val="none" w:sz="0" w:space="0" w:color="auto"/>
            <w:bottom w:val="none" w:sz="0" w:space="0" w:color="auto"/>
            <w:right w:val="none" w:sz="0" w:space="0" w:color="auto"/>
          </w:divBdr>
        </w:div>
      </w:divsChild>
    </w:div>
    <w:div w:id="142699221">
      <w:bodyDiv w:val="1"/>
      <w:marLeft w:val="0"/>
      <w:marRight w:val="0"/>
      <w:marTop w:val="0"/>
      <w:marBottom w:val="0"/>
      <w:divBdr>
        <w:top w:val="none" w:sz="0" w:space="0" w:color="auto"/>
        <w:left w:val="none" w:sz="0" w:space="0" w:color="auto"/>
        <w:bottom w:val="none" w:sz="0" w:space="0" w:color="auto"/>
        <w:right w:val="none" w:sz="0" w:space="0" w:color="auto"/>
      </w:divBdr>
    </w:div>
    <w:div w:id="184946388">
      <w:bodyDiv w:val="1"/>
      <w:marLeft w:val="0"/>
      <w:marRight w:val="0"/>
      <w:marTop w:val="0"/>
      <w:marBottom w:val="0"/>
      <w:divBdr>
        <w:top w:val="none" w:sz="0" w:space="0" w:color="auto"/>
        <w:left w:val="none" w:sz="0" w:space="0" w:color="auto"/>
        <w:bottom w:val="none" w:sz="0" w:space="0" w:color="auto"/>
        <w:right w:val="none" w:sz="0" w:space="0" w:color="auto"/>
      </w:divBdr>
      <w:divsChild>
        <w:div w:id="628587872">
          <w:marLeft w:val="0"/>
          <w:marRight w:val="0"/>
          <w:marTop w:val="0"/>
          <w:marBottom w:val="0"/>
          <w:divBdr>
            <w:top w:val="none" w:sz="0" w:space="0" w:color="auto"/>
            <w:left w:val="none" w:sz="0" w:space="0" w:color="auto"/>
            <w:bottom w:val="none" w:sz="0" w:space="0" w:color="auto"/>
            <w:right w:val="none" w:sz="0" w:space="0" w:color="auto"/>
          </w:divBdr>
        </w:div>
      </w:divsChild>
    </w:div>
    <w:div w:id="234752975">
      <w:bodyDiv w:val="1"/>
      <w:marLeft w:val="0"/>
      <w:marRight w:val="0"/>
      <w:marTop w:val="0"/>
      <w:marBottom w:val="0"/>
      <w:divBdr>
        <w:top w:val="none" w:sz="0" w:space="0" w:color="auto"/>
        <w:left w:val="none" w:sz="0" w:space="0" w:color="auto"/>
        <w:bottom w:val="none" w:sz="0" w:space="0" w:color="auto"/>
        <w:right w:val="none" w:sz="0" w:space="0" w:color="auto"/>
      </w:divBdr>
    </w:div>
    <w:div w:id="250741287">
      <w:bodyDiv w:val="1"/>
      <w:marLeft w:val="0"/>
      <w:marRight w:val="0"/>
      <w:marTop w:val="0"/>
      <w:marBottom w:val="0"/>
      <w:divBdr>
        <w:top w:val="none" w:sz="0" w:space="0" w:color="auto"/>
        <w:left w:val="none" w:sz="0" w:space="0" w:color="auto"/>
        <w:bottom w:val="none" w:sz="0" w:space="0" w:color="auto"/>
        <w:right w:val="none" w:sz="0" w:space="0" w:color="auto"/>
      </w:divBdr>
    </w:div>
    <w:div w:id="307782298">
      <w:bodyDiv w:val="1"/>
      <w:marLeft w:val="0"/>
      <w:marRight w:val="0"/>
      <w:marTop w:val="0"/>
      <w:marBottom w:val="0"/>
      <w:divBdr>
        <w:top w:val="none" w:sz="0" w:space="0" w:color="auto"/>
        <w:left w:val="none" w:sz="0" w:space="0" w:color="auto"/>
        <w:bottom w:val="none" w:sz="0" w:space="0" w:color="auto"/>
        <w:right w:val="none" w:sz="0" w:space="0" w:color="auto"/>
      </w:divBdr>
    </w:div>
    <w:div w:id="310017376">
      <w:bodyDiv w:val="1"/>
      <w:marLeft w:val="0"/>
      <w:marRight w:val="0"/>
      <w:marTop w:val="0"/>
      <w:marBottom w:val="0"/>
      <w:divBdr>
        <w:top w:val="none" w:sz="0" w:space="0" w:color="auto"/>
        <w:left w:val="none" w:sz="0" w:space="0" w:color="auto"/>
        <w:bottom w:val="none" w:sz="0" w:space="0" w:color="auto"/>
        <w:right w:val="none" w:sz="0" w:space="0" w:color="auto"/>
      </w:divBdr>
    </w:div>
    <w:div w:id="328021283">
      <w:bodyDiv w:val="1"/>
      <w:marLeft w:val="0"/>
      <w:marRight w:val="0"/>
      <w:marTop w:val="0"/>
      <w:marBottom w:val="0"/>
      <w:divBdr>
        <w:top w:val="none" w:sz="0" w:space="0" w:color="auto"/>
        <w:left w:val="none" w:sz="0" w:space="0" w:color="auto"/>
        <w:bottom w:val="none" w:sz="0" w:space="0" w:color="auto"/>
        <w:right w:val="none" w:sz="0" w:space="0" w:color="auto"/>
      </w:divBdr>
    </w:div>
    <w:div w:id="353583157">
      <w:bodyDiv w:val="1"/>
      <w:marLeft w:val="0"/>
      <w:marRight w:val="0"/>
      <w:marTop w:val="0"/>
      <w:marBottom w:val="0"/>
      <w:divBdr>
        <w:top w:val="none" w:sz="0" w:space="0" w:color="auto"/>
        <w:left w:val="none" w:sz="0" w:space="0" w:color="auto"/>
        <w:bottom w:val="none" w:sz="0" w:space="0" w:color="auto"/>
        <w:right w:val="none" w:sz="0" w:space="0" w:color="auto"/>
      </w:divBdr>
    </w:div>
    <w:div w:id="442193376">
      <w:bodyDiv w:val="1"/>
      <w:marLeft w:val="0"/>
      <w:marRight w:val="0"/>
      <w:marTop w:val="0"/>
      <w:marBottom w:val="0"/>
      <w:divBdr>
        <w:top w:val="none" w:sz="0" w:space="0" w:color="auto"/>
        <w:left w:val="none" w:sz="0" w:space="0" w:color="auto"/>
        <w:bottom w:val="none" w:sz="0" w:space="0" w:color="auto"/>
        <w:right w:val="none" w:sz="0" w:space="0" w:color="auto"/>
      </w:divBdr>
    </w:div>
    <w:div w:id="485130077">
      <w:bodyDiv w:val="1"/>
      <w:marLeft w:val="0"/>
      <w:marRight w:val="0"/>
      <w:marTop w:val="0"/>
      <w:marBottom w:val="0"/>
      <w:divBdr>
        <w:top w:val="none" w:sz="0" w:space="0" w:color="auto"/>
        <w:left w:val="none" w:sz="0" w:space="0" w:color="auto"/>
        <w:bottom w:val="none" w:sz="0" w:space="0" w:color="auto"/>
        <w:right w:val="none" w:sz="0" w:space="0" w:color="auto"/>
      </w:divBdr>
    </w:div>
    <w:div w:id="490027917">
      <w:bodyDiv w:val="1"/>
      <w:marLeft w:val="0"/>
      <w:marRight w:val="0"/>
      <w:marTop w:val="0"/>
      <w:marBottom w:val="0"/>
      <w:divBdr>
        <w:top w:val="none" w:sz="0" w:space="0" w:color="auto"/>
        <w:left w:val="none" w:sz="0" w:space="0" w:color="auto"/>
        <w:bottom w:val="none" w:sz="0" w:space="0" w:color="auto"/>
        <w:right w:val="none" w:sz="0" w:space="0" w:color="auto"/>
      </w:divBdr>
    </w:div>
    <w:div w:id="500124882">
      <w:bodyDiv w:val="1"/>
      <w:marLeft w:val="0"/>
      <w:marRight w:val="0"/>
      <w:marTop w:val="0"/>
      <w:marBottom w:val="0"/>
      <w:divBdr>
        <w:top w:val="none" w:sz="0" w:space="0" w:color="auto"/>
        <w:left w:val="none" w:sz="0" w:space="0" w:color="auto"/>
        <w:bottom w:val="none" w:sz="0" w:space="0" w:color="auto"/>
        <w:right w:val="none" w:sz="0" w:space="0" w:color="auto"/>
      </w:divBdr>
    </w:div>
    <w:div w:id="541285985">
      <w:bodyDiv w:val="1"/>
      <w:marLeft w:val="0"/>
      <w:marRight w:val="0"/>
      <w:marTop w:val="0"/>
      <w:marBottom w:val="0"/>
      <w:divBdr>
        <w:top w:val="none" w:sz="0" w:space="0" w:color="auto"/>
        <w:left w:val="none" w:sz="0" w:space="0" w:color="auto"/>
        <w:bottom w:val="none" w:sz="0" w:space="0" w:color="auto"/>
        <w:right w:val="none" w:sz="0" w:space="0" w:color="auto"/>
      </w:divBdr>
    </w:div>
    <w:div w:id="576718103">
      <w:bodyDiv w:val="1"/>
      <w:marLeft w:val="0"/>
      <w:marRight w:val="0"/>
      <w:marTop w:val="0"/>
      <w:marBottom w:val="0"/>
      <w:divBdr>
        <w:top w:val="none" w:sz="0" w:space="0" w:color="auto"/>
        <w:left w:val="none" w:sz="0" w:space="0" w:color="auto"/>
        <w:bottom w:val="none" w:sz="0" w:space="0" w:color="auto"/>
        <w:right w:val="none" w:sz="0" w:space="0" w:color="auto"/>
      </w:divBdr>
    </w:div>
    <w:div w:id="584461637">
      <w:bodyDiv w:val="1"/>
      <w:marLeft w:val="0"/>
      <w:marRight w:val="0"/>
      <w:marTop w:val="0"/>
      <w:marBottom w:val="0"/>
      <w:divBdr>
        <w:top w:val="none" w:sz="0" w:space="0" w:color="auto"/>
        <w:left w:val="none" w:sz="0" w:space="0" w:color="auto"/>
        <w:bottom w:val="none" w:sz="0" w:space="0" w:color="auto"/>
        <w:right w:val="none" w:sz="0" w:space="0" w:color="auto"/>
      </w:divBdr>
    </w:div>
    <w:div w:id="600259865">
      <w:bodyDiv w:val="1"/>
      <w:marLeft w:val="0"/>
      <w:marRight w:val="0"/>
      <w:marTop w:val="0"/>
      <w:marBottom w:val="0"/>
      <w:divBdr>
        <w:top w:val="none" w:sz="0" w:space="0" w:color="auto"/>
        <w:left w:val="none" w:sz="0" w:space="0" w:color="auto"/>
        <w:bottom w:val="none" w:sz="0" w:space="0" w:color="auto"/>
        <w:right w:val="none" w:sz="0" w:space="0" w:color="auto"/>
      </w:divBdr>
      <w:divsChild>
        <w:div w:id="544488803">
          <w:marLeft w:val="274"/>
          <w:marRight w:val="0"/>
          <w:marTop w:val="0"/>
          <w:marBottom w:val="0"/>
          <w:divBdr>
            <w:top w:val="none" w:sz="0" w:space="0" w:color="auto"/>
            <w:left w:val="none" w:sz="0" w:space="0" w:color="auto"/>
            <w:bottom w:val="none" w:sz="0" w:space="0" w:color="auto"/>
            <w:right w:val="none" w:sz="0" w:space="0" w:color="auto"/>
          </w:divBdr>
        </w:div>
        <w:div w:id="2052656662">
          <w:marLeft w:val="274"/>
          <w:marRight w:val="0"/>
          <w:marTop w:val="0"/>
          <w:marBottom w:val="0"/>
          <w:divBdr>
            <w:top w:val="none" w:sz="0" w:space="0" w:color="auto"/>
            <w:left w:val="none" w:sz="0" w:space="0" w:color="auto"/>
            <w:bottom w:val="none" w:sz="0" w:space="0" w:color="auto"/>
            <w:right w:val="none" w:sz="0" w:space="0" w:color="auto"/>
          </w:divBdr>
        </w:div>
      </w:divsChild>
    </w:div>
    <w:div w:id="610477672">
      <w:bodyDiv w:val="1"/>
      <w:marLeft w:val="0"/>
      <w:marRight w:val="0"/>
      <w:marTop w:val="0"/>
      <w:marBottom w:val="0"/>
      <w:divBdr>
        <w:top w:val="none" w:sz="0" w:space="0" w:color="auto"/>
        <w:left w:val="none" w:sz="0" w:space="0" w:color="auto"/>
        <w:bottom w:val="none" w:sz="0" w:space="0" w:color="auto"/>
        <w:right w:val="none" w:sz="0" w:space="0" w:color="auto"/>
      </w:divBdr>
    </w:div>
    <w:div w:id="620112448">
      <w:bodyDiv w:val="1"/>
      <w:marLeft w:val="0"/>
      <w:marRight w:val="0"/>
      <w:marTop w:val="0"/>
      <w:marBottom w:val="0"/>
      <w:divBdr>
        <w:top w:val="none" w:sz="0" w:space="0" w:color="auto"/>
        <w:left w:val="none" w:sz="0" w:space="0" w:color="auto"/>
        <w:bottom w:val="none" w:sz="0" w:space="0" w:color="auto"/>
        <w:right w:val="none" w:sz="0" w:space="0" w:color="auto"/>
      </w:divBdr>
    </w:div>
    <w:div w:id="641539426">
      <w:bodyDiv w:val="1"/>
      <w:marLeft w:val="0"/>
      <w:marRight w:val="0"/>
      <w:marTop w:val="0"/>
      <w:marBottom w:val="0"/>
      <w:divBdr>
        <w:top w:val="none" w:sz="0" w:space="0" w:color="auto"/>
        <w:left w:val="none" w:sz="0" w:space="0" w:color="auto"/>
        <w:bottom w:val="none" w:sz="0" w:space="0" w:color="auto"/>
        <w:right w:val="none" w:sz="0" w:space="0" w:color="auto"/>
      </w:divBdr>
    </w:div>
    <w:div w:id="656104991">
      <w:bodyDiv w:val="1"/>
      <w:marLeft w:val="0"/>
      <w:marRight w:val="0"/>
      <w:marTop w:val="0"/>
      <w:marBottom w:val="0"/>
      <w:divBdr>
        <w:top w:val="none" w:sz="0" w:space="0" w:color="auto"/>
        <w:left w:val="none" w:sz="0" w:space="0" w:color="auto"/>
        <w:bottom w:val="none" w:sz="0" w:space="0" w:color="auto"/>
        <w:right w:val="none" w:sz="0" w:space="0" w:color="auto"/>
      </w:divBdr>
    </w:div>
    <w:div w:id="681470543">
      <w:bodyDiv w:val="1"/>
      <w:marLeft w:val="0"/>
      <w:marRight w:val="0"/>
      <w:marTop w:val="0"/>
      <w:marBottom w:val="0"/>
      <w:divBdr>
        <w:top w:val="none" w:sz="0" w:space="0" w:color="auto"/>
        <w:left w:val="none" w:sz="0" w:space="0" w:color="auto"/>
        <w:bottom w:val="none" w:sz="0" w:space="0" w:color="auto"/>
        <w:right w:val="none" w:sz="0" w:space="0" w:color="auto"/>
      </w:divBdr>
    </w:div>
    <w:div w:id="682050133">
      <w:bodyDiv w:val="1"/>
      <w:marLeft w:val="0"/>
      <w:marRight w:val="0"/>
      <w:marTop w:val="0"/>
      <w:marBottom w:val="0"/>
      <w:divBdr>
        <w:top w:val="none" w:sz="0" w:space="0" w:color="auto"/>
        <w:left w:val="none" w:sz="0" w:space="0" w:color="auto"/>
        <w:bottom w:val="none" w:sz="0" w:space="0" w:color="auto"/>
        <w:right w:val="none" w:sz="0" w:space="0" w:color="auto"/>
      </w:divBdr>
    </w:div>
    <w:div w:id="687561215">
      <w:bodyDiv w:val="1"/>
      <w:marLeft w:val="0"/>
      <w:marRight w:val="0"/>
      <w:marTop w:val="0"/>
      <w:marBottom w:val="0"/>
      <w:divBdr>
        <w:top w:val="none" w:sz="0" w:space="0" w:color="auto"/>
        <w:left w:val="none" w:sz="0" w:space="0" w:color="auto"/>
        <w:bottom w:val="none" w:sz="0" w:space="0" w:color="auto"/>
        <w:right w:val="none" w:sz="0" w:space="0" w:color="auto"/>
      </w:divBdr>
    </w:div>
    <w:div w:id="701827934">
      <w:bodyDiv w:val="1"/>
      <w:marLeft w:val="0"/>
      <w:marRight w:val="0"/>
      <w:marTop w:val="0"/>
      <w:marBottom w:val="0"/>
      <w:divBdr>
        <w:top w:val="none" w:sz="0" w:space="0" w:color="auto"/>
        <w:left w:val="none" w:sz="0" w:space="0" w:color="auto"/>
        <w:bottom w:val="none" w:sz="0" w:space="0" w:color="auto"/>
        <w:right w:val="none" w:sz="0" w:space="0" w:color="auto"/>
      </w:divBdr>
    </w:div>
    <w:div w:id="747381463">
      <w:bodyDiv w:val="1"/>
      <w:marLeft w:val="0"/>
      <w:marRight w:val="0"/>
      <w:marTop w:val="0"/>
      <w:marBottom w:val="0"/>
      <w:divBdr>
        <w:top w:val="none" w:sz="0" w:space="0" w:color="auto"/>
        <w:left w:val="none" w:sz="0" w:space="0" w:color="auto"/>
        <w:bottom w:val="none" w:sz="0" w:space="0" w:color="auto"/>
        <w:right w:val="none" w:sz="0" w:space="0" w:color="auto"/>
      </w:divBdr>
    </w:div>
    <w:div w:id="747769463">
      <w:bodyDiv w:val="1"/>
      <w:marLeft w:val="0"/>
      <w:marRight w:val="0"/>
      <w:marTop w:val="0"/>
      <w:marBottom w:val="0"/>
      <w:divBdr>
        <w:top w:val="none" w:sz="0" w:space="0" w:color="auto"/>
        <w:left w:val="none" w:sz="0" w:space="0" w:color="auto"/>
        <w:bottom w:val="none" w:sz="0" w:space="0" w:color="auto"/>
        <w:right w:val="none" w:sz="0" w:space="0" w:color="auto"/>
      </w:divBdr>
    </w:div>
    <w:div w:id="784813225">
      <w:bodyDiv w:val="1"/>
      <w:marLeft w:val="0"/>
      <w:marRight w:val="0"/>
      <w:marTop w:val="0"/>
      <w:marBottom w:val="0"/>
      <w:divBdr>
        <w:top w:val="none" w:sz="0" w:space="0" w:color="auto"/>
        <w:left w:val="none" w:sz="0" w:space="0" w:color="auto"/>
        <w:bottom w:val="none" w:sz="0" w:space="0" w:color="auto"/>
        <w:right w:val="none" w:sz="0" w:space="0" w:color="auto"/>
      </w:divBdr>
    </w:div>
    <w:div w:id="824126376">
      <w:bodyDiv w:val="1"/>
      <w:marLeft w:val="0"/>
      <w:marRight w:val="0"/>
      <w:marTop w:val="0"/>
      <w:marBottom w:val="0"/>
      <w:divBdr>
        <w:top w:val="none" w:sz="0" w:space="0" w:color="auto"/>
        <w:left w:val="none" w:sz="0" w:space="0" w:color="auto"/>
        <w:bottom w:val="none" w:sz="0" w:space="0" w:color="auto"/>
        <w:right w:val="none" w:sz="0" w:space="0" w:color="auto"/>
      </w:divBdr>
    </w:div>
    <w:div w:id="826828014">
      <w:bodyDiv w:val="1"/>
      <w:marLeft w:val="0"/>
      <w:marRight w:val="0"/>
      <w:marTop w:val="0"/>
      <w:marBottom w:val="0"/>
      <w:divBdr>
        <w:top w:val="none" w:sz="0" w:space="0" w:color="auto"/>
        <w:left w:val="none" w:sz="0" w:space="0" w:color="auto"/>
        <w:bottom w:val="none" w:sz="0" w:space="0" w:color="auto"/>
        <w:right w:val="none" w:sz="0" w:space="0" w:color="auto"/>
      </w:divBdr>
      <w:divsChild>
        <w:div w:id="2005426884">
          <w:marLeft w:val="0"/>
          <w:marRight w:val="0"/>
          <w:marTop w:val="0"/>
          <w:marBottom w:val="0"/>
          <w:divBdr>
            <w:top w:val="none" w:sz="0" w:space="0" w:color="auto"/>
            <w:left w:val="none" w:sz="0" w:space="0" w:color="auto"/>
            <w:bottom w:val="none" w:sz="0" w:space="0" w:color="auto"/>
            <w:right w:val="none" w:sz="0" w:space="0" w:color="auto"/>
          </w:divBdr>
        </w:div>
      </w:divsChild>
    </w:div>
    <w:div w:id="847257660">
      <w:bodyDiv w:val="1"/>
      <w:marLeft w:val="0"/>
      <w:marRight w:val="0"/>
      <w:marTop w:val="0"/>
      <w:marBottom w:val="0"/>
      <w:divBdr>
        <w:top w:val="none" w:sz="0" w:space="0" w:color="auto"/>
        <w:left w:val="none" w:sz="0" w:space="0" w:color="auto"/>
        <w:bottom w:val="none" w:sz="0" w:space="0" w:color="auto"/>
        <w:right w:val="none" w:sz="0" w:space="0" w:color="auto"/>
      </w:divBdr>
    </w:div>
    <w:div w:id="859010540">
      <w:bodyDiv w:val="1"/>
      <w:marLeft w:val="0"/>
      <w:marRight w:val="0"/>
      <w:marTop w:val="0"/>
      <w:marBottom w:val="0"/>
      <w:divBdr>
        <w:top w:val="none" w:sz="0" w:space="0" w:color="auto"/>
        <w:left w:val="none" w:sz="0" w:space="0" w:color="auto"/>
        <w:bottom w:val="none" w:sz="0" w:space="0" w:color="auto"/>
        <w:right w:val="none" w:sz="0" w:space="0" w:color="auto"/>
      </w:divBdr>
    </w:div>
    <w:div w:id="879589752">
      <w:bodyDiv w:val="1"/>
      <w:marLeft w:val="0"/>
      <w:marRight w:val="0"/>
      <w:marTop w:val="0"/>
      <w:marBottom w:val="0"/>
      <w:divBdr>
        <w:top w:val="none" w:sz="0" w:space="0" w:color="auto"/>
        <w:left w:val="none" w:sz="0" w:space="0" w:color="auto"/>
        <w:bottom w:val="none" w:sz="0" w:space="0" w:color="auto"/>
        <w:right w:val="none" w:sz="0" w:space="0" w:color="auto"/>
      </w:divBdr>
    </w:div>
    <w:div w:id="917061305">
      <w:bodyDiv w:val="1"/>
      <w:marLeft w:val="0"/>
      <w:marRight w:val="0"/>
      <w:marTop w:val="0"/>
      <w:marBottom w:val="0"/>
      <w:divBdr>
        <w:top w:val="none" w:sz="0" w:space="0" w:color="auto"/>
        <w:left w:val="none" w:sz="0" w:space="0" w:color="auto"/>
        <w:bottom w:val="none" w:sz="0" w:space="0" w:color="auto"/>
        <w:right w:val="none" w:sz="0" w:space="0" w:color="auto"/>
      </w:divBdr>
      <w:divsChild>
        <w:div w:id="1952399312">
          <w:marLeft w:val="0"/>
          <w:marRight w:val="0"/>
          <w:marTop w:val="0"/>
          <w:marBottom w:val="0"/>
          <w:divBdr>
            <w:top w:val="none" w:sz="0" w:space="0" w:color="auto"/>
            <w:left w:val="none" w:sz="0" w:space="0" w:color="auto"/>
            <w:bottom w:val="none" w:sz="0" w:space="0" w:color="auto"/>
            <w:right w:val="none" w:sz="0" w:space="0" w:color="auto"/>
          </w:divBdr>
        </w:div>
      </w:divsChild>
    </w:div>
    <w:div w:id="1006057978">
      <w:bodyDiv w:val="1"/>
      <w:marLeft w:val="0"/>
      <w:marRight w:val="0"/>
      <w:marTop w:val="0"/>
      <w:marBottom w:val="0"/>
      <w:divBdr>
        <w:top w:val="none" w:sz="0" w:space="0" w:color="auto"/>
        <w:left w:val="none" w:sz="0" w:space="0" w:color="auto"/>
        <w:bottom w:val="none" w:sz="0" w:space="0" w:color="auto"/>
        <w:right w:val="none" w:sz="0" w:space="0" w:color="auto"/>
      </w:divBdr>
      <w:divsChild>
        <w:div w:id="1995603231">
          <w:marLeft w:val="0"/>
          <w:marRight w:val="0"/>
          <w:marTop w:val="0"/>
          <w:marBottom w:val="0"/>
          <w:divBdr>
            <w:top w:val="none" w:sz="0" w:space="0" w:color="auto"/>
            <w:left w:val="none" w:sz="0" w:space="0" w:color="auto"/>
            <w:bottom w:val="none" w:sz="0" w:space="0" w:color="auto"/>
            <w:right w:val="none" w:sz="0" w:space="0" w:color="auto"/>
          </w:divBdr>
        </w:div>
      </w:divsChild>
    </w:div>
    <w:div w:id="1024139316">
      <w:bodyDiv w:val="1"/>
      <w:marLeft w:val="0"/>
      <w:marRight w:val="0"/>
      <w:marTop w:val="0"/>
      <w:marBottom w:val="0"/>
      <w:divBdr>
        <w:top w:val="none" w:sz="0" w:space="0" w:color="auto"/>
        <w:left w:val="none" w:sz="0" w:space="0" w:color="auto"/>
        <w:bottom w:val="none" w:sz="0" w:space="0" w:color="auto"/>
        <w:right w:val="none" w:sz="0" w:space="0" w:color="auto"/>
      </w:divBdr>
    </w:div>
    <w:div w:id="1052071814">
      <w:bodyDiv w:val="1"/>
      <w:marLeft w:val="0"/>
      <w:marRight w:val="0"/>
      <w:marTop w:val="0"/>
      <w:marBottom w:val="0"/>
      <w:divBdr>
        <w:top w:val="none" w:sz="0" w:space="0" w:color="auto"/>
        <w:left w:val="none" w:sz="0" w:space="0" w:color="auto"/>
        <w:bottom w:val="none" w:sz="0" w:space="0" w:color="auto"/>
        <w:right w:val="none" w:sz="0" w:space="0" w:color="auto"/>
      </w:divBdr>
    </w:div>
    <w:div w:id="1165777726">
      <w:bodyDiv w:val="1"/>
      <w:marLeft w:val="0"/>
      <w:marRight w:val="0"/>
      <w:marTop w:val="0"/>
      <w:marBottom w:val="0"/>
      <w:divBdr>
        <w:top w:val="none" w:sz="0" w:space="0" w:color="auto"/>
        <w:left w:val="none" w:sz="0" w:space="0" w:color="auto"/>
        <w:bottom w:val="none" w:sz="0" w:space="0" w:color="auto"/>
        <w:right w:val="none" w:sz="0" w:space="0" w:color="auto"/>
      </w:divBdr>
    </w:div>
    <w:div w:id="1166364035">
      <w:bodyDiv w:val="1"/>
      <w:marLeft w:val="0"/>
      <w:marRight w:val="0"/>
      <w:marTop w:val="0"/>
      <w:marBottom w:val="0"/>
      <w:divBdr>
        <w:top w:val="none" w:sz="0" w:space="0" w:color="auto"/>
        <w:left w:val="none" w:sz="0" w:space="0" w:color="auto"/>
        <w:bottom w:val="none" w:sz="0" w:space="0" w:color="auto"/>
        <w:right w:val="none" w:sz="0" w:space="0" w:color="auto"/>
      </w:divBdr>
    </w:div>
    <w:div w:id="1183134093">
      <w:bodyDiv w:val="1"/>
      <w:marLeft w:val="0"/>
      <w:marRight w:val="0"/>
      <w:marTop w:val="0"/>
      <w:marBottom w:val="0"/>
      <w:divBdr>
        <w:top w:val="none" w:sz="0" w:space="0" w:color="auto"/>
        <w:left w:val="none" w:sz="0" w:space="0" w:color="auto"/>
        <w:bottom w:val="none" w:sz="0" w:space="0" w:color="auto"/>
        <w:right w:val="none" w:sz="0" w:space="0" w:color="auto"/>
      </w:divBdr>
    </w:div>
    <w:div w:id="1215657265">
      <w:bodyDiv w:val="1"/>
      <w:marLeft w:val="0"/>
      <w:marRight w:val="0"/>
      <w:marTop w:val="0"/>
      <w:marBottom w:val="0"/>
      <w:divBdr>
        <w:top w:val="none" w:sz="0" w:space="0" w:color="auto"/>
        <w:left w:val="none" w:sz="0" w:space="0" w:color="auto"/>
        <w:bottom w:val="none" w:sz="0" w:space="0" w:color="auto"/>
        <w:right w:val="none" w:sz="0" w:space="0" w:color="auto"/>
      </w:divBdr>
    </w:div>
    <w:div w:id="1216430860">
      <w:bodyDiv w:val="1"/>
      <w:marLeft w:val="0"/>
      <w:marRight w:val="0"/>
      <w:marTop w:val="0"/>
      <w:marBottom w:val="0"/>
      <w:divBdr>
        <w:top w:val="none" w:sz="0" w:space="0" w:color="auto"/>
        <w:left w:val="none" w:sz="0" w:space="0" w:color="auto"/>
        <w:bottom w:val="none" w:sz="0" w:space="0" w:color="auto"/>
        <w:right w:val="none" w:sz="0" w:space="0" w:color="auto"/>
      </w:divBdr>
    </w:div>
    <w:div w:id="1256939631">
      <w:bodyDiv w:val="1"/>
      <w:marLeft w:val="0"/>
      <w:marRight w:val="0"/>
      <w:marTop w:val="0"/>
      <w:marBottom w:val="0"/>
      <w:divBdr>
        <w:top w:val="none" w:sz="0" w:space="0" w:color="auto"/>
        <w:left w:val="none" w:sz="0" w:space="0" w:color="auto"/>
        <w:bottom w:val="none" w:sz="0" w:space="0" w:color="auto"/>
        <w:right w:val="none" w:sz="0" w:space="0" w:color="auto"/>
      </w:divBdr>
      <w:divsChild>
        <w:div w:id="452872734">
          <w:marLeft w:val="274"/>
          <w:marRight w:val="0"/>
          <w:marTop w:val="0"/>
          <w:marBottom w:val="0"/>
          <w:divBdr>
            <w:top w:val="none" w:sz="0" w:space="0" w:color="auto"/>
            <w:left w:val="none" w:sz="0" w:space="0" w:color="auto"/>
            <w:bottom w:val="none" w:sz="0" w:space="0" w:color="auto"/>
            <w:right w:val="none" w:sz="0" w:space="0" w:color="auto"/>
          </w:divBdr>
        </w:div>
        <w:div w:id="661664897">
          <w:marLeft w:val="274"/>
          <w:marRight w:val="0"/>
          <w:marTop w:val="0"/>
          <w:marBottom w:val="0"/>
          <w:divBdr>
            <w:top w:val="none" w:sz="0" w:space="0" w:color="auto"/>
            <w:left w:val="none" w:sz="0" w:space="0" w:color="auto"/>
            <w:bottom w:val="none" w:sz="0" w:space="0" w:color="auto"/>
            <w:right w:val="none" w:sz="0" w:space="0" w:color="auto"/>
          </w:divBdr>
        </w:div>
        <w:div w:id="663095733">
          <w:marLeft w:val="274"/>
          <w:marRight w:val="0"/>
          <w:marTop w:val="0"/>
          <w:marBottom w:val="0"/>
          <w:divBdr>
            <w:top w:val="none" w:sz="0" w:space="0" w:color="auto"/>
            <w:left w:val="none" w:sz="0" w:space="0" w:color="auto"/>
            <w:bottom w:val="none" w:sz="0" w:space="0" w:color="auto"/>
            <w:right w:val="none" w:sz="0" w:space="0" w:color="auto"/>
          </w:divBdr>
        </w:div>
        <w:div w:id="1209102759">
          <w:marLeft w:val="274"/>
          <w:marRight w:val="0"/>
          <w:marTop w:val="0"/>
          <w:marBottom w:val="0"/>
          <w:divBdr>
            <w:top w:val="none" w:sz="0" w:space="0" w:color="auto"/>
            <w:left w:val="none" w:sz="0" w:space="0" w:color="auto"/>
            <w:bottom w:val="none" w:sz="0" w:space="0" w:color="auto"/>
            <w:right w:val="none" w:sz="0" w:space="0" w:color="auto"/>
          </w:divBdr>
        </w:div>
        <w:div w:id="1216237021">
          <w:marLeft w:val="274"/>
          <w:marRight w:val="0"/>
          <w:marTop w:val="0"/>
          <w:marBottom w:val="0"/>
          <w:divBdr>
            <w:top w:val="none" w:sz="0" w:space="0" w:color="auto"/>
            <w:left w:val="none" w:sz="0" w:space="0" w:color="auto"/>
            <w:bottom w:val="none" w:sz="0" w:space="0" w:color="auto"/>
            <w:right w:val="none" w:sz="0" w:space="0" w:color="auto"/>
          </w:divBdr>
        </w:div>
      </w:divsChild>
    </w:div>
    <w:div w:id="1292980172">
      <w:bodyDiv w:val="1"/>
      <w:marLeft w:val="0"/>
      <w:marRight w:val="0"/>
      <w:marTop w:val="0"/>
      <w:marBottom w:val="0"/>
      <w:divBdr>
        <w:top w:val="none" w:sz="0" w:space="0" w:color="auto"/>
        <w:left w:val="none" w:sz="0" w:space="0" w:color="auto"/>
        <w:bottom w:val="none" w:sz="0" w:space="0" w:color="auto"/>
        <w:right w:val="none" w:sz="0" w:space="0" w:color="auto"/>
      </w:divBdr>
    </w:div>
    <w:div w:id="1303198991">
      <w:bodyDiv w:val="1"/>
      <w:marLeft w:val="0"/>
      <w:marRight w:val="0"/>
      <w:marTop w:val="0"/>
      <w:marBottom w:val="0"/>
      <w:divBdr>
        <w:top w:val="none" w:sz="0" w:space="0" w:color="auto"/>
        <w:left w:val="none" w:sz="0" w:space="0" w:color="auto"/>
        <w:bottom w:val="none" w:sz="0" w:space="0" w:color="auto"/>
        <w:right w:val="none" w:sz="0" w:space="0" w:color="auto"/>
      </w:divBdr>
    </w:div>
    <w:div w:id="1324090236">
      <w:bodyDiv w:val="1"/>
      <w:marLeft w:val="0"/>
      <w:marRight w:val="0"/>
      <w:marTop w:val="0"/>
      <w:marBottom w:val="0"/>
      <w:divBdr>
        <w:top w:val="none" w:sz="0" w:space="0" w:color="auto"/>
        <w:left w:val="none" w:sz="0" w:space="0" w:color="auto"/>
        <w:bottom w:val="none" w:sz="0" w:space="0" w:color="auto"/>
        <w:right w:val="none" w:sz="0" w:space="0" w:color="auto"/>
      </w:divBdr>
      <w:divsChild>
        <w:div w:id="448013530">
          <w:marLeft w:val="0"/>
          <w:marRight w:val="0"/>
          <w:marTop w:val="0"/>
          <w:marBottom w:val="0"/>
          <w:divBdr>
            <w:top w:val="none" w:sz="0" w:space="0" w:color="auto"/>
            <w:left w:val="none" w:sz="0" w:space="0" w:color="auto"/>
            <w:bottom w:val="none" w:sz="0" w:space="0" w:color="auto"/>
            <w:right w:val="none" w:sz="0" w:space="0" w:color="auto"/>
          </w:divBdr>
        </w:div>
      </w:divsChild>
    </w:div>
    <w:div w:id="1329939537">
      <w:bodyDiv w:val="1"/>
      <w:marLeft w:val="0"/>
      <w:marRight w:val="0"/>
      <w:marTop w:val="0"/>
      <w:marBottom w:val="0"/>
      <w:divBdr>
        <w:top w:val="none" w:sz="0" w:space="0" w:color="auto"/>
        <w:left w:val="none" w:sz="0" w:space="0" w:color="auto"/>
        <w:bottom w:val="none" w:sz="0" w:space="0" w:color="auto"/>
        <w:right w:val="none" w:sz="0" w:space="0" w:color="auto"/>
      </w:divBdr>
    </w:div>
    <w:div w:id="1330215659">
      <w:bodyDiv w:val="1"/>
      <w:marLeft w:val="0"/>
      <w:marRight w:val="0"/>
      <w:marTop w:val="0"/>
      <w:marBottom w:val="0"/>
      <w:divBdr>
        <w:top w:val="none" w:sz="0" w:space="0" w:color="auto"/>
        <w:left w:val="none" w:sz="0" w:space="0" w:color="auto"/>
        <w:bottom w:val="none" w:sz="0" w:space="0" w:color="auto"/>
        <w:right w:val="none" w:sz="0" w:space="0" w:color="auto"/>
      </w:divBdr>
    </w:div>
    <w:div w:id="1363283590">
      <w:bodyDiv w:val="1"/>
      <w:marLeft w:val="0"/>
      <w:marRight w:val="0"/>
      <w:marTop w:val="0"/>
      <w:marBottom w:val="0"/>
      <w:divBdr>
        <w:top w:val="none" w:sz="0" w:space="0" w:color="auto"/>
        <w:left w:val="none" w:sz="0" w:space="0" w:color="auto"/>
        <w:bottom w:val="none" w:sz="0" w:space="0" w:color="auto"/>
        <w:right w:val="none" w:sz="0" w:space="0" w:color="auto"/>
      </w:divBdr>
    </w:div>
    <w:div w:id="1387950895">
      <w:bodyDiv w:val="1"/>
      <w:marLeft w:val="0"/>
      <w:marRight w:val="0"/>
      <w:marTop w:val="0"/>
      <w:marBottom w:val="0"/>
      <w:divBdr>
        <w:top w:val="none" w:sz="0" w:space="0" w:color="auto"/>
        <w:left w:val="none" w:sz="0" w:space="0" w:color="auto"/>
        <w:bottom w:val="none" w:sz="0" w:space="0" w:color="auto"/>
        <w:right w:val="none" w:sz="0" w:space="0" w:color="auto"/>
      </w:divBdr>
      <w:divsChild>
        <w:div w:id="139544851">
          <w:marLeft w:val="274"/>
          <w:marRight w:val="0"/>
          <w:marTop w:val="0"/>
          <w:marBottom w:val="0"/>
          <w:divBdr>
            <w:top w:val="none" w:sz="0" w:space="0" w:color="auto"/>
            <w:left w:val="none" w:sz="0" w:space="0" w:color="auto"/>
            <w:bottom w:val="none" w:sz="0" w:space="0" w:color="auto"/>
            <w:right w:val="none" w:sz="0" w:space="0" w:color="auto"/>
          </w:divBdr>
        </w:div>
        <w:div w:id="811024244">
          <w:marLeft w:val="274"/>
          <w:marRight w:val="0"/>
          <w:marTop w:val="0"/>
          <w:marBottom w:val="0"/>
          <w:divBdr>
            <w:top w:val="none" w:sz="0" w:space="0" w:color="auto"/>
            <w:left w:val="none" w:sz="0" w:space="0" w:color="auto"/>
            <w:bottom w:val="none" w:sz="0" w:space="0" w:color="auto"/>
            <w:right w:val="none" w:sz="0" w:space="0" w:color="auto"/>
          </w:divBdr>
        </w:div>
      </w:divsChild>
    </w:div>
    <w:div w:id="1394155769">
      <w:bodyDiv w:val="1"/>
      <w:marLeft w:val="0"/>
      <w:marRight w:val="0"/>
      <w:marTop w:val="0"/>
      <w:marBottom w:val="0"/>
      <w:divBdr>
        <w:top w:val="none" w:sz="0" w:space="0" w:color="auto"/>
        <w:left w:val="none" w:sz="0" w:space="0" w:color="auto"/>
        <w:bottom w:val="none" w:sz="0" w:space="0" w:color="auto"/>
        <w:right w:val="none" w:sz="0" w:space="0" w:color="auto"/>
      </w:divBdr>
    </w:div>
    <w:div w:id="1394230780">
      <w:bodyDiv w:val="1"/>
      <w:marLeft w:val="0"/>
      <w:marRight w:val="0"/>
      <w:marTop w:val="0"/>
      <w:marBottom w:val="0"/>
      <w:divBdr>
        <w:top w:val="none" w:sz="0" w:space="0" w:color="auto"/>
        <w:left w:val="none" w:sz="0" w:space="0" w:color="auto"/>
        <w:bottom w:val="none" w:sz="0" w:space="0" w:color="auto"/>
        <w:right w:val="none" w:sz="0" w:space="0" w:color="auto"/>
      </w:divBdr>
    </w:div>
    <w:div w:id="1416708904">
      <w:bodyDiv w:val="1"/>
      <w:marLeft w:val="0"/>
      <w:marRight w:val="0"/>
      <w:marTop w:val="0"/>
      <w:marBottom w:val="0"/>
      <w:divBdr>
        <w:top w:val="none" w:sz="0" w:space="0" w:color="auto"/>
        <w:left w:val="none" w:sz="0" w:space="0" w:color="auto"/>
        <w:bottom w:val="none" w:sz="0" w:space="0" w:color="auto"/>
        <w:right w:val="none" w:sz="0" w:space="0" w:color="auto"/>
      </w:divBdr>
      <w:divsChild>
        <w:div w:id="695153646">
          <w:marLeft w:val="0"/>
          <w:marRight w:val="0"/>
          <w:marTop w:val="0"/>
          <w:marBottom w:val="0"/>
          <w:divBdr>
            <w:top w:val="none" w:sz="0" w:space="0" w:color="auto"/>
            <w:left w:val="none" w:sz="0" w:space="0" w:color="auto"/>
            <w:bottom w:val="none" w:sz="0" w:space="0" w:color="auto"/>
            <w:right w:val="none" w:sz="0" w:space="0" w:color="auto"/>
          </w:divBdr>
        </w:div>
      </w:divsChild>
    </w:div>
    <w:div w:id="1417047979">
      <w:bodyDiv w:val="1"/>
      <w:marLeft w:val="0"/>
      <w:marRight w:val="0"/>
      <w:marTop w:val="0"/>
      <w:marBottom w:val="0"/>
      <w:divBdr>
        <w:top w:val="none" w:sz="0" w:space="0" w:color="auto"/>
        <w:left w:val="none" w:sz="0" w:space="0" w:color="auto"/>
        <w:bottom w:val="none" w:sz="0" w:space="0" w:color="auto"/>
        <w:right w:val="none" w:sz="0" w:space="0" w:color="auto"/>
      </w:divBdr>
    </w:div>
    <w:div w:id="1529952763">
      <w:bodyDiv w:val="1"/>
      <w:marLeft w:val="0"/>
      <w:marRight w:val="0"/>
      <w:marTop w:val="0"/>
      <w:marBottom w:val="0"/>
      <w:divBdr>
        <w:top w:val="none" w:sz="0" w:space="0" w:color="auto"/>
        <w:left w:val="none" w:sz="0" w:space="0" w:color="auto"/>
        <w:bottom w:val="none" w:sz="0" w:space="0" w:color="auto"/>
        <w:right w:val="none" w:sz="0" w:space="0" w:color="auto"/>
      </w:divBdr>
    </w:div>
    <w:div w:id="1568685948">
      <w:bodyDiv w:val="1"/>
      <w:marLeft w:val="0"/>
      <w:marRight w:val="0"/>
      <w:marTop w:val="0"/>
      <w:marBottom w:val="0"/>
      <w:divBdr>
        <w:top w:val="none" w:sz="0" w:space="0" w:color="auto"/>
        <w:left w:val="none" w:sz="0" w:space="0" w:color="auto"/>
        <w:bottom w:val="none" w:sz="0" w:space="0" w:color="auto"/>
        <w:right w:val="none" w:sz="0" w:space="0" w:color="auto"/>
      </w:divBdr>
    </w:div>
    <w:div w:id="1571185281">
      <w:bodyDiv w:val="1"/>
      <w:marLeft w:val="0"/>
      <w:marRight w:val="0"/>
      <w:marTop w:val="0"/>
      <w:marBottom w:val="0"/>
      <w:divBdr>
        <w:top w:val="none" w:sz="0" w:space="0" w:color="auto"/>
        <w:left w:val="none" w:sz="0" w:space="0" w:color="auto"/>
        <w:bottom w:val="none" w:sz="0" w:space="0" w:color="auto"/>
        <w:right w:val="none" w:sz="0" w:space="0" w:color="auto"/>
      </w:divBdr>
    </w:div>
    <w:div w:id="1673296632">
      <w:bodyDiv w:val="1"/>
      <w:marLeft w:val="0"/>
      <w:marRight w:val="0"/>
      <w:marTop w:val="0"/>
      <w:marBottom w:val="0"/>
      <w:divBdr>
        <w:top w:val="none" w:sz="0" w:space="0" w:color="auto"/>
        <w:left w:val="none" w:sz="0" w:space="0" w:color="auto"/>
        <w:bottom w:val="none" w:sz="0" w:space="0" w:color="auto"/>
        <w:right w:val="none" w:sz="0" w:space="0" w:color="auto"/>
      </w:divBdr>
    </w:div>
    <w:div w:id="1683898723">
      <w:bodyDiv w:val="1"/>
      <w:marLeft w:val="0"/>
      <w:marRight w:val="0"/>
      <w:marTop w:val="0"/>
      <w:marBottom w:val="0"/>
      <w:divBdr>
        <w:top w:val="none" w:sz="0" w:space="0" w:color="auto"/>
        <w:left w:val="none" w:sz="0" w:space="0" w:color="auto"/>
        <w:bottom w:val="none" w:sz="0" w:space="0" w:color="auto"/>
        <w:right w:val="none" w:sz="0" w:space="0" w:color="auto"/>
      </w:divBdr>
    </w:div>
    <w:div w:id="1708679356">
      <w:bodyDiv w:val="1"/>
      <w:marLeft w:val="0"/>
      <w:marRight w:val="0"/>
      <w:marTop w:val="0"/>
      <w:marBottom w:val="0"/>
      <w:divBdr>
        <w:top w:val="none" w:sz="0" w:space="0" w:color="auto"/>
        <w:left w:val="none" w:sz="0" w:space="0" w:color="auto"/>
        <w:bottom w:val="none" w:sz="0" w:space="0" w:color="auto"/>
        <w:right w:val="none" w:sz="0" w:space="0" w:color="auto"/>
      </w:divBdr>
    </w:div>
    <w:div w:id="1736051042">
      <w:bodyDiv w:val="1"/>
      <w:marLeft w:val="0"/>
      <w:marRight w:val="0"/>
      <w:marTop w:val="0"/>
      <w:marBottom w:val="0"/>
      <w:divBdr>
        <w:top w:val="none" w:sz="0" w:space="0" w:color="auto"/>
        <w:left w:val="none" w:sz="0" w:space="0" w:color="auto"/>
        <w:bottom w:val="none" w:sz="0" w:space="0" w:color="auto"/>
        <w:right w:val="none" w:sz="0" w:space="0" w:color="auto"/>
      </w:divBdr>
    </w:div>
    <w:div w:id="1744181671">
      <w:bodyDiv w:val="1"/>
      <w:marLeft w:val="0"/>
      <w:marRight w:val="0"/>
      <w:marTop w:val="0"/>
      <w:marBottom w:val="0"/>
      <w:divBdr>
        <w:top w:val="none" w:sz="0" w:space="0" w:color="auto"/>
        <w:left w:val="none" w:sz="0" w:space="0" w:color="auto"/>
        <w:bottom w:val="none" w:sz="0" w:space="0" w:color="auto"/>
        <w:right w:val="none" w:sz="0" w:space="0" w:color="auto"/>
      </w:divBdr>
    </w:div>
    <w:div w:id="1749110019">
      <w:bodyDiv w:val="1"/>
      <w:marLeft w:val="0"/>
      <w:marRight w:val="0"/>
      <w:marTop w:val="0"/>
      <w:marBottom w:val="0"/>
      <w:divBdr>
        <w:top w:val="none" w:sz="0" w:space="0" w:color="auto"/>
        <w:left w:val="none" w:sz="0" w:space="0" w:color="auto"/>
        <w:bottom w:val="none" w:sz="0" w:space="0" w:color="auto"/>
        <w:right w:val="none" w:sz="0" w:space="0" w:color="auto"/>
      </w:divBdr>
    </w:div>
    <w:div w:id="1806922763">
      <w:bodyDiv w:val="1"/>
      <w:marLeft w:val="0"/>
      <w:marRight w:val="0"/>
      <w:marTop w:val="0"/>
      <w:marBottom w:val="0"/>
      <w:divBdr>
        <w:top w:val="none" w:sz="0" w:space="0" w:color="auto"/>
        <w:left w:val="none" w:sz="0" w:space="0" w:color="auto"/>
        <w:bottom w:val="none" w:sz="0" w:space="0" w:color="auto"/>
        <w:right w:val="none" w:sz="0" w:space="0" w:color="auto"/>
      </w:divBdr>
    </w:div>
    <w:div w:id="1835679756">
      <w:bodyDiv w:val="1"/>
      <w:marLeft w:val="0"/>
      <w:marRight w:val="0"/>
      <w:marTop w:val="0"/>
      <w:marBottom w:val="0"/>
      <w:divBdr>
        <w:top w:val="none" w:sz="0" w:space="0" w:color="auto"/>
        <w:left w:val="none" w:sz="0" w:space="0" w:color="auto"/>
        <w:bottom w:val="none" w:sz="0" w:space="0" w:color="auto"/>
        <w:right w:val="none" w:sz="0" w:space="0" w:color="auto"/>
      </w:divBdr>
    </w:div>
    <w:div w:id="1852910960">
      <w:bodyDiv w:val="1"/>
      <w:marLeft w:val="0"/>
      <w:marRight w:val="0"/>
      <w:marTop w:val="0"/>
      <w:marBottom w:val="0"/>
      <w:divBdr>
        <w:top w:val="none" w:sz="0" w:space="0" w:color="auto"/>
        <w:left w:val="none" w:sz="0" w:space="0" w:color="auto"/>
        <w:bottom w:val="none" w:sz="0" w:space="0" w:color="auto"/>
        <w:right w:val="none" w:sz="0" w:space="0" w:color="auto"/>
      </w:divBdr>
    </w:div>
    <w:div w:id="1906835875">
      <w:bodyDiv w:val="1"/>
      <w:marLeft w:val="0"/>
      <w:marRight w:val="0"/>
      <w:marTop w:val="0"/>
      <w:marBottom w:val="0"/>
      <w:divBdr>
        <w:top w:val="none" w:sz="0" w:space="0" w:color="auto"/>
        <w:left w:val="none" w:sz="0" w:space="0" w:color="auto"/>
        <w:bottom w:val="none" w:sz="0" w:space="0" w:color="auto"/>
        <w:right w:val="none" w:sz="0" w:space="0" w:color="auto"/>
      </w:divBdr>
    </w:div>
    <w:div w:id="1919435399">
      <w:bodyDiv w:val="1"/>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
      </w:divsChild>
    </w:div>
    <w:div w:id="1933972781">
      <w:bodyDiv w:val="1"/>
      <w:marLeft w:val="0"/>
      <w:marRight w:val="0"/>
      <w:marTop w:val="0"/>
      <w:marBottom w:val="0"/>
      <w:divBdr>
        <w:top w:val="none" w:sz="0" w:space="0" w:color="auto"/>
        <w:left w:val="none" w:sz="0" w:space="0" w:color="auto"/>
        <w:bottom w:val="none" w:sz="0" w:space="0" w:color="auto"/>
        <w:right w:val="none" w:sz="0" w:space="0" w:color="auto"/>
      </w:divBdr>
    </w:div>
    <w:div w:id="1944337414">
      <w:bodyDiv w:val="1"/>
      <w:marLeft w:val="0"/>
      <w:marRight w:val="0"/>
      <w:marTop w:val="0"/>
      <w:marBottom w:val="0"/>
      <w:divBdr>
        <w:top w:val="none" w:sz="0" w:space="0" w:color="auto"/>
        <w:left w:val="none" w:sz="0" w:space="0" w:color="auto"/>
        <w:bottom w:val="none" w:sz="0" w:space="0" w:color="auto"/>
        <w:right w:val="none" w:sz="0" w:space="0" w:color="auto"/>
      </w:divBdr>
      <w:divsChild>
        <w:div w:id="404882295">
          <w:marLeft w:val="274"/>
          <w:marRight w:val="0"/>
          <w:marTop w:val="0"/>
          <w:marBottom w:val="0"/>
          <w:divBdr>
            <w:top w:val="none" w:sz="0" w:space="0" w:color="auto"/>
            <w:left w:val="none" w:sz="0" w:space="0" w:color="auto"/>
            <w:bottom w:val="none" w:sz="0" w:space="0" w:color="auto"/>
            <w:right w:val="none" w:sz="0" w:space="0" w:color="auto"/>
          </w:divBdr>
        </w:div>
        <w:div w:id="1803234040">
          <w:marLeft w:val="274"/>
          <w:marRight w:val="0"/>
          <w:marTop w:val="0"/>
          <w:marBottom w:val="0"/>
          <w:divBdr>
            <w:top w:val="none" w:sz="0" w:space="0" w:color="auto"/>
            <w:left w:val="none" w:sz="0" w:space="0" w:color="auto"/>
            <w:bottom w:val="none" w:sz="0" w:space="0" w:color="auto"/>
            <w:right w:val="none" w:sz="0" w:space="0" w:color="auto"/>
          </w:divBdr>
        </w:div>
      </w:divsChild>
    </w:div>
    <w:div w:id="1950429649">
      <w:bodyDiv w:val="1"/>
      <w:marLeft w:val="0"/>
      <w:marRight w:val="0"/>
      <w:marTop w:val="0"/>
      <w:marBottom w:val="0"/>
      <w:divBdr>
        <w:top w:val="none" w:sz="0" w:space="0" w:color="auto"/>
        <w:left w:val="none" w:sz="0" w:space="0" w:color="auto"/>
        <w:bottom w:val="none" w:sz="0" w:space="0" w:color="auto"/>
        <w:right w:val="none" w:sz="0" w:space="0" w:color="auto"/>
      </w:divBdr>
    </w:div>
    <w:div w:id="1963681753">
      <w:bodyDiv w:val="1"/>
      <w:marLeft w:val="0"/>
      <w:marRight w:val="0"/>
      <w:marTop w:val="0"/>
      <w:marBottom w:val="0"/>
      <w:divBdr>
        <w:top w:val="none" w:sz="0" w:space="0" w:color="auto"/>
        <w:left w:val="none" w:sz="0" w:space="0" w:color="auto"/>
        <w:bottom w:val="none" w:sz="0" w:space="0" w:color="auto"/>
        <w:right w:val="none" w:sz="0" w:space="0" w:color="auto"/>
      </w:divBdr>
    </w:div>
    <w:div w:id="1974359359">
      <w:bodyDiv w:val="1"/>
      <w:marLeft w:val="0"/>
      <w:marRight w:val="0"/>
      <w:marTop w:val="0"/>
      <w:marBottom w:val="0"/>
      <w:divBdr>
        <w:top w:val="none" w:sz="0" w:space="0" w:color="auto"/>
        <w:left w:val="none" w:sz="0" w:space="0" w:color="auto"/>
        <w:bottom w:val="none" w:sz="0" w:space="0" w:color="auto"/>
        <w:right w:val="none" w:sz="0" w:space="0" w:color="auto"/>
      </w:divBdr>
      <w:divsChild>
        <w:div w:id="1097363900">
          <w:marLeft w:val="0"/>
          <w:marRight w:val="0"/>
          <w:marTop w:val="0"/>
          <w:marBottom w:val="0"/>
          <w:divBdr>
            <w:top w:val="none" w:sz="0" w:space="0" w:color="auto"/>
            <w:left w:val="none" w:sz="0" w:space="0" w:color="auto"/>
            <w:bottom w:val="none" w:sz="0" w:space="0" w:color="auto"/>
            <w:right w:val="none" w:sz="0" w:space="0" w:color="auto"/>
          </w:divBdr>
        </w:div>
      </w:divsChild>
    </w:div>
    <w:div w:id="2013674806">
      <w:bodyDiv w:val="1"/>
      <w:marLeft w:val="0"/>
      <w:marRight w:val="0"/>
      <w:marTop w:val="0"/>
      <w:marBottom w:val="0"/>
      <w:divBdr>
        <w:top w:val="none" w:sz="0" w:space="0" w:color="auto"/>
        <w:left w:val="none" w:sz="0" w:space="0" w:color="auto"/>
        <w:bottom w:val="none" w:sz="0" w:space="0" w:color="auto"/>
        <w:right w:val="none" w:sz="0" w:space="0" w:color="auto"/>
      </w:divBdr>
      <w:divsChild>
        <w:div w:id="1348142507">
          <w:marLeft w:val="0"/>
          <w:marRight w:val="0"/>
          <w:marTop w:val="0"/>
          <w:marBottom w:val="0"/>
          <w:divBdr>
            <w:top w:val="none" w:sz="0" w:space="0" w:color="auto"/>
            <w:left w:val="none" w:sz="0" w:space="0" w:color="auto"/>
            <w:bottom w:val="none" w:sz="0" w:space="0" w:color="auto"/>
            <w:right w:val="none" w:sz="0" w:space="0" w:color="auto"/>
          </w:divBdr>
        </w:div>
      </w:divsChild>
    </w:div>
    <w:div w:id="2023360171">
      <w:bodyDiv w:val="1"/>
      <w:marLeft w:val="0"/>
      <w:marRight w:val="0"/>
      <w:marTop w:val="0"/>
      <w:marBottom w:val="0"/>
      <w:divBdr>
        <w:top w:val="none" w:sz="0" w:space="0" w:color="auto"/>
        <w:left w:val="none" w:sz="0" w:space="0" w:color="auto"/>
        <w:bottom w:val="none" w:sz="0" w:space="0" w:color="auto"/>
        <w:right w:val="none" w:sz="0" w:space="0" w:color="auto"/>
      </w:divBdr>
    </w:div>
    <w:div w:id="2025477932">
      <w:bodyDiv w:val="1"/>
      <w:marLeft w:val="0"/>
      <w:marRight w:val="0"/>
      <w:marTop w:val="0"/>
      <w:marBottom w:val="0"/>
      <w:divBdr>
        <w:top w:val="none" w:sz="0" w:space="0" w:color="auto"/>
        <w:left w:val="none" w:sz="0" w:space="0" w:color="auto"/>
        <w:bottom w:val="none" w:sz="0" w:space="0" w:color="auto"/>
        <w:right w:val="none" w:sz="0" w:space="0" w:color="auto"/>
      </w:divBdr>
      <w:divsChild>
        <w:div w:id="1584408648">
          <w:marLeft w:val="0"/>
          <w:marRight w:val="0"/>
          <w:marTop w:val="0"/>
          <w:marBottom w:val="0"/>
          <w:divBdr>
            <w:top w:val="none" w:sz="0" w:space="0" w:color="auto"/>
            <w:left w:val="none" w:sz="0" w:space="0" w:color="auto"/>
            <w:bottom w:val="none" w:sz="0" w:space="0" w:color="auto"/>
            <w:right w:val="none" w:sz="0" w:space="0" w:color="auto"/>
          </w:divBdr>
        </w:div>
      </w:divsChild>
    </w:div>
    <w:div w:id="2030984330">
      <w:bodyDiv w:val="1"/>
      <w:marLeft w:val="0"/>
      <w:marRight w:val="0"/>
      <w:marTop w:val="0"/>
      <w:marBottom w:val="0"/>
      <w:divBdr>
        <w:top w:val="none" w:sz="0" w:space="0" w:color="auto"/>
        <w:left w:val="none" w:sz="0" w:space="0" w:color="auto"/>
        <w:bottom w:val="none" w:sz="0" w:space="0" w:color="auto"/>
        <w:right w:val="none" w:sz="0" w:space="0" w:color="auto"/>
      </w:divBdr>
    </w:div>
    <w:div w:id="2057852997">
      <w:bodyDiv w:val="1"/>
      <w:marLeft w:val="0"/>
      <w:marRight w:val="0"/>
      <w:marTop w:val="0"/>
      <w:marBottom w:val="0"/>
      <w:divBdr>
        <w:top w:val="none" w:sz="0" w:space="0" w:color="auto"/>
        <w:left w:val="none" w:sz="0" w:space="0" w:color="auto"/>
        <w:bottom w:val="none" w:sz="0" w:space="0" w:color="auto"/>
        <w:right w:val="none" w:sz="0" w:space="0" w:color="auto"/>
      </w:divBdr>
    </w:div>
    <w:div w:id="2063945526">
      <w:bodyDiv w:val="1"/>
      <w:marLeft w:val="0"/>
      <w:marRight w:val="0"/>
      <w:marTop w:val="0"/>
      <w:marBottom w:val="0"/>
      <w:divBdr>
        <w:top w:val="none" w:sz="0" w:space="0" w:color="auto"/>
        <w:left w:val="none" w:sz="0" w:space="0" w:color="auto"/>
        <w:bottom w:val="none" w:sz="0" w:space="0" w:color="auto"/>
        <w:right w:val="none" w:sz="0" w:space="0" w:color="auto"/>
      </w:divBdr>
    </w:div>
    <w:div w:id="2069068017">
      <w:bodyDiv w:val="1"/>
      <w:marLeft w:val="0"/>
      <w:marRight w:val="0"/>
      <w:marTop w:val="0"/>
      <w:marBottom w:val="0"/>
      <w:divBdr>
        <w:top w:val="none" w:sz="0" w:space="0" w:color="auto"/>
        <w:left w:val="none" w:sz="0" w:space="0" w:color="auto"/>
        <w:bottom w:val="none" w:sz="0" w:space="0" w:color="auto"/>
        <w:right w:val="none" w:sz="0" w:space="0" w:color="auto"/>
      </w:divBdr>
      <w:divsChild>
        <w:div w:id="412432514">
          <w:marLeft w:val="0"/>
          <w:marRight w:val="0"/>
          <w:marTop w:val="0"/>
          <w:marBottom w:val="0"/>
          <w:divBdr>
            <w:top w:val="none" w:sz="0" w:space="0" w:color="auto"/>
            <w:left w:val="none" w:sz="0" w:space="0" w:color="auto"/>
            <w:bottom w:val="none" w:sz="0" w:space="0" w:color="auto"/>
            <w:right w:val="none" w:sz="0" w:space="0" w:color="auto"/>
          </w:divBdr>
        </w:div>
      </w:divsChild>
    </w:div>
    <w:div w:id="2089038847">
      <w:bodyDiv w:val="1"/>
      <w:marLeft w:val="0"/>
      <w:marRight w:val="0"/>
      <w:marTop w:val="0"/>
      <w:marBottom w:val="0"/>
      <w:divBdr>
        <w:top w:val="none" w:sz="0" w:space="0" w:color="auto"/>
        <w:left w:val="none" w:sz="0" w:space="0" w:color="auto"/>
        <w:bottom w:val="none" w:sz="0" w:space="0" w:color="auto"/>
        <w:right w:val="none" w:sz="0" w:space="0" w:color="auto"/>
      </w:divBdr>
    </w:div>
    <w:div w:id="2094617442">
      <w:bodyDiv w:val="1"/>
      <w:marLeft w:val="0"/>
      <w:marRight w:val="0"/>
      <w:marTop w:val="0"/>
      <w:marBottom w:val="0"/>
      <w:divBdr>
        <w:top w:val="none" w:sz="0" w:space="0" w:color="auto"/>
        <w:left w:val="none" w:sz="0" w:space="0" w:color="auto"/>
        <w:bottom w:val="none" w:sz="0" w:space="0" w:color="auto"/>
        <w:right w:val="none" w:sz="0" w:space="0" w:color="auto"/>
      </w:divBdr>
      <w:divsChild>
        <w:div w:id="601694457">
          <w:marLeft w:val="0"/>
          <w:marRight w:val="0"/>
          <w:marTop w:val="0"/>
          <w:marBottom w:val="0"/>
          <w:divBdr>
            <w:top w:val="none" w:sz="0" w:space="0" w:color="auto"/>
            <w:left w:val="none" w:sz="0" w:space="0" w:color="auto"/>
            <w:bottom w:val="none" w:sz="0" w:space="0" w:color="auto"/>
            <w:right w:val="none" w:sz="0" w:space="0" w:color="auto"/>
          </w:divBdr>
        </w:div>
      </w:divsChild>
    </w:div>
    <w:div w:id="2097314194">
      <w:bodyDiv w:val="1"/>
      <w:marLeft w:val="0"/>
      <w:marRight w:val="0"/>
      <w:marTop w:val="0"/>
      <w:marBottom w:val="0"/>
      <w:divBdr>
        <w:top w:val="none" w:sz="0" w:space="0" w:color="auto"/>
        <w:left w:val="none" w:sz="0" w:space="0" w:color="auto"/>
        <w:bottom w:val="none" w:sz="0" w:space="0" w:color="auto"/>
        <w:right w:val="none" w:sz="0" w:space="0" w:color="auto"/>
      </w:divBdr>
    </w:div>
    <w:div w:id="2114862711">
      <w:bodyDiv w:val="1"/>
      <w:marLeft w:val="0"/>
      <w:marRight w:val="0"/>
      <w:marTop w:val="0"/>
      <w:marBottom w:val="0"/>
      <w:divBdr>
        <w:top w:val="none" w:sz="0" w:space="0" w:color="auto"/>
        <w:left w:val="none" w:sz="0" w:space="0" w:color="auto"/>
        <w:bottom w:val="none" w:sz="0" w:space="0" w:color="auto"/>
        <w:right w:val="none" w:sz="0" w:space="0" w:color="auto"/>
      </w:divBdr>
    </w:div>
    <w:div w:id="21353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R-project.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697573-f18e-4b4c-8f78-e2ff24fa7c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0B6685CC61744696CC4E76FF29D996" ma:contentTypeVersion="17" ma:contentTypeDescription="Create a new document." ma:contentTypeScope="" ma:versionID="e14c357f635fcea0fb0196d8a523deaf">
  <xsd:schema xmlns:xsd="http://www.w3.org/2001/XMLSchema" xmlns:xs="http://www.w3.org/2001/XMLSchema" xmlns:p="http://schemas.microsoft.com/office/2006/metadata/properties" xmlns:ns3="44697573-f18e-4b4c-8f78-e2ff24fa7cdd" xmlns:ns4="a16cda6a-2f7b-4f3d-842d-c96acbf27918" targetNamespace="http://schemas.microsoft.com/office/2006/metadata/properties" ma:root="true" ma:fieldsID="7430fdfc83eb4a9a8057ae0b66678503" ns3:_="" ns4:_="">
    <xsd:import namespace="44697573-f18e-4b4c-8f78-e2ff24fa7cdd"/>
    <xsd:import namespace="a16cda6a-2f7b-4f3d-842d-c96acbf279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_activity"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697573-f18e-4b4c-8f78-e2ff24fa7c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6cda6a-2f7b-4f3d-842d-c96acbf279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0EB22-0CAE-4434-9640-9CACC0AEC9B2}">
  <ds:schemaRefs>
    <ds:schemaRef ds:uri="http://schemas.microsoft.com/office/2006/metadata/properties"/>
    <ds:schemaRef ds:uri="http://schemas.microsoft.com/office/infopath/2007/PartnerControls"/>
    <ds:schemaRef ds:uri="44697573-f18e-4b4c-8f78-e2ff24fa7cdd"/>
  </ds:schemaRefs>
</ds:datastoreItem>
</file>

<file path=customXml/itemProps2.xml><?xml version="1.0" encoding="utf-8"?>
<ds:datastoreItem xmlns:ds="http://schemas.openxmlformats.org/officeDocument/2006/customXml" ds:itemID="{4A1CF663-4369-4A91-A79D-6A364B897943}">
  <ds:schemaRefs>
    <ds:schemaRef ds:uri="http://schemas.microsoft.com/sharepoint/v3/contenttype/forms"/>
  </ds:schemaRefs>
</ds:datastoreItem>
</file>

<file path=customXml/itemProps3.xml><?xml version="1.0" encoding="utf-8"?>
<ds:datastoreItem xmlns:ds="http://schemas.openxmlformats.org/officeDocument/2006/customXml" ds:itemID="{F71F47B8-EB4F-4BF8-B1C0-8F64B24EC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697573-f18e-4b4c-8f78-e2ff24fa7cdd"/>
    <ds:schemaRef ds:uri="a16cda6a-2f7b-4f3d-842d-c96acbf279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9C8B4-BF74-4C9A-8126-4D8E4BCFB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7613</Words>
  <Characters>43399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Wags</dc:creator>
  <cp:keywords/>
  <dc:description/>
  <cp:lastModifiedBy>Anderson, Riley Morgan</cp:lastModifiedBy>
  <cp:revision>2</cp:revision>
  <dcterms:created xsi:type="dcterms:W3CDTF">2026-01-02T18:47:00Z</dcterms:created>
  <dcterms:modified xsi:type="dcterms:W3CDTF">2026-01-02T18:47:00Z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0x0101009C0B6685CC61744696CC4E76FF29D996</vt:lpwstr>
  </property>
</Properties>
</file>