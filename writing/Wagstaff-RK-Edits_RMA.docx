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5EB9" w14:textId="1B72614F" w:rsidR="0017489D" w:rsidRPr="00FD0C09" w:rsidRDefault="0017489D" w:rsidP="0012197D">
      <w:pPr>
        <w:spacing w:after="0" w:line="360" w:lineRule="auto"/>
        <w:rPr>
          <w:rFonts w:ascii="Times New Roman" w:hAnsi="Times New Roman" w:cs="Times New Roman"/>
          <w:b/>
          <w:bCs/>
          <w:sz w:val="24"/>
          <w:szCs w:val="24"/>
        </w:rPr>
      </w:pPr>
      <w:r w:rsidRPr="00FD0C09">
        <w:rPr>
          <w:rFonts w:ascii="Times New Roman" w:hAnsi="Times New Roman" w:cs="Times New Roman"/>
          <w:b/>
          <w:bCs/>
          <w:sz w:val="24"/>
          <w:szCs w:val="24"/>
        </w:rPr>
        <w:t xml:space="preserve">Molecular </w:t>
      </w:r>
      <w:r w:rsidR="00635904" w:rsidRPr="00FD0C09">
        <w:rPr>
          <w:rFonts w:ascii="Times New Roman" w:hAnsi="Times New Roman" w:cs="Times New Roman"/>
          <w:b/>
          <w:bCs/>
          <w:sz w:val="24"/>
          <w:szCs w:val="24"/>
        </w:rPr>
        <w:t xml:space="preserve">Ecology of </w:t>
      </w:r>
      <w:r w:rsidRPr="00FD0C09">
        <w:rPr>
          <w:rFonts w:ascii="Times New Roman" w:hAnsi="Times New Roman" w:cs="Times New Roman"/>
          <w:b/>
          <w:bCs/>
          <w:sz w:val="24"/>
          <w:szCs w:val="24"/>
        </w:rPr>
        <w:t>Host Use and Pathogen Acquisition by an Insect Vector in Potato Crop Fields</w:t>
      </w:r>
    </w:p>
    <w:p w14:paraId="28DB2F8E" w14:textId="437DF06E" w:rsidR="0017489D" w:rsidRPr="00FD0C09" w:rsidRDefault="0017489D" w:rsidP="0012197D">
      <w:pPr>
        <w:spacing w:after="0" w:line="360" w:lineRule="auto"/>
        <w:rPr>
          <w:rFonts w:ascii="Times New Roman" w:hAnsi="Times New Roman" w:cs="Times New Roman"/>
          <w:b/>
          <w:bCs/>
          <w:sz w:val="24"/>
          <w:szCs w:val="24"/>
        </w:rPr>
      </w:pPr>
    </w:p>
    <w:p w14:paraId="7577E529" w14:textId="11B57FEA" w:rsidR="003D4F8C" w:rsidRPr="00FD0C09" w:rsidRDefault="00943A10" w:rsidP="0012197D">
      <w:pPr>
        <w:spacing w:after="0" w:line="360" w:lineRule="auto"/>
        <w:rPr>
          <w:rFonts w:ascii="Times New Roman" w:hAnsi="Times New Roman" w:cs="Times New Roman"/>
          <w:sz w:val="24"/>
          <w:szCs w:val="24"/>
        </w:rPr>
      </w:pPr>
      <w:r w:rsidRPr="00FD0C09">
        <w:rPr>
          <w:rFonts w:ascii="Times New Roman" w:hAnsi="Times New Roman" w:cs="Times New Roman"/>
          <w:sz w:val="24"/>
          <w:szCs w:val="24"/>
        </w:rPr>
        <w:t>Camille Wagstaff</w:t>
      </w:r>
      <w:r w:rsidR="003D4F8C" w:rsidRPr="00FD0C09">
        <w:rPr>
          <w:rFonts w:ascii="Times New Roman" w:hAnsi="Times New Roman" w:cs="Times New Roman"/>
          <w:sz w:val="24"/>
          <w:szCs w:val="24"/>
          <w:vertAlign w:val="superscript"/>
        </w:rPr>
        <w:t>1</w:t>
      </w:r>
      <w:r w:rsidRPr="00FD0C09">
        <w:rPr>
          <w:rFonts w:ascii="Times New Roman" w:hAnsi="Times New Roman" w:cs="Times New Roman"/>
          <w:sz w:val="24"/>
          <w:szCs w:val="24"/>
        </w:rPr>
        <w:t xml:space="preserve">, </w:t>
      </w:r>
      <w:r w:rsidR="003D4F8C" w:rsidRPr="00FD0C09">
        <w:rPr>
          <w:rFonts w:ascii="Times New Roman" w:hAnsi="Times New Roman" w:cs="Times New Roman"/>
          <w:sz w:val="24"/>
          <w:szCs w:val="24"/>
        </w:rPr>
        <w:t>Jillian J. Foutz</w:t>
      </w:r>
      <w:r w:rsidR="003D4F8C" w:rsidRPr="00FD0C09">
        <w:rPr>
          <w:rFonts w:ascii="Times New Roman" w:hAnsi="Times New Roman" w:cs="Times New Roman"/>
          <w:sz w:val="24"/>
          <w:szCs w:val="24"/>
          <w:vertAlign w:val="superscript"/>
        </w:rPr>
        <w:t>1, 2</w:t>
      </w:r>
      <w:r w:rsidRPr="00FD0C09">
        <w:rPr>
          <w:rFonts w:ascii="Times New Roman" w:hAnsi="Times New Roman" w:cs="Times New Roman"/>
          <w:sz w:val="24"/>
          <w:szCs w:val="24"/>
        </w:rPr>
        <w:t xml:space="preserve">, </w:t>
      </w:r>
      <w:r w:rsidR="003D4F8C" w:rsidRPr="00FD0C09">
        <w:rPr>
          <w:rFonts w:ascii="Times New Roman" w:hAnsi="Times New Roman" w:cs="Times New Roman"/>
          <w:sz w:val="24"/>
          <w:szCs w:val="24"/>
        </w:rPr>
        <w:t>W. Rodney Cooper</w:t>
      </w:r>
      <w:r w:rsidR="003D4F8C" w:rsidRPr="00FD0C09">
        <w:rPr>
          <w:rFonts w:ascii="Times New Roman" w:hAnsi="Times New Roman" w:cs="Times New Roman"/>
          <w:sz w:val="24"/>
          <w:szCs w:val="24"/>
          <w:vertAlign w:val="superscript"/>
        </w:rPr>
        <w:t>2</w:t>
      </w:r>
      <w:r w:rsidRPr="00FD0C09">
        <w:rPr>
          <w:rFonts w:ascii="Times New Roman" w:hAnsi="Times New Roman" w:cs="Times New Roman"/>
          <w:sz w:val="24"/>
          <w:szCs w:val="24"/>
        </w:rPr>
        <w:t>,</w:t>
      </w:r>
      <w:r w:rsidR="006369D4" w:rsidRPr="00FD0C09">
        <w:rPr>
          <w:rFonts w:ascii="Times New Roman" w:hAnsi="Times New Roman" w:cs="Times New Roman"/>
          <w:sz w:val="24"/>
          <w:szCs w:val="24"/>
        </w:rPr>
        <w:t xml:space="preserve"> Riley </w:t>
      </w:r>
      <w:r w:rsidR="00E162AE" w:rsidRPr="00FD0C09">
        <w:rPr>
          <w:rFonts w:ascii="Times New Roman" w:hAnsi="Times New Roman" w:cs="Times New Roman"/>
          <w:sz w:val="24"/>
          <w:szCs w:val="24"/>
        </w:rPr>
        <w:t xml:space="preserve">M. </w:t>
      </w:r>
      <w:r w:rsidR="006369D4" w:rsidRPr="00FD0C09">
        <w:rPr>
          <w:rFonts w:ascii="Times New Roman" w:hAnsi="Times New Roman" w:cs="Times New Roman"/>
          <w:sz w:val="24"/>
          <w:szCs w:val="24"/>
        </w:rPr>
        <w:t>Anderson</w:t>
      </w:r>
      <w:r w:rsidR="00E162AE" w:rsidRPr="00FD0C09">
        <w:rPr>
          <w:rFonts w:ascii="Times New Roman" w:hAnsi="Times New Roman" w:cs="Times New Roman"/>
          <w:sz w:val="24"/>
          <w:szCs w:val="24"/>
          <w:vertAlign w:val="superscript"/>
        </w:rPr>
        <w:t>1</w:t>
      </w:r>
      <w:r w:rsidR="006369D4" w:rsidRPr="00FD0C09">
        <w:rPr>
          <w:rFonts w:ascii="Times New Roman" w:hAnsi="Times New Roman" w:cs="Times New Roman"/>
          <w:sz w:val="24"/>
          <w:szCs w:val="24"/>
        </w:rPr>
        <w:t>,</w:t>
      </w:r>
      <w:r w:rsidRPr="00FD0C09">
        <w:rPr>
          <w:rFonts w:ascii="Times New Roman" w:hAnsi="Times New Roman" w:cs="Times New Roman"/>
          <w:sz w:val="24"/>
          <w:szCs w:val="24"/>
        </w:rPr>
        <w:t xml:space="preserve"> </w:t>
      </w:r>
      <w:r w:rsidR="003D4F8C" w:rsidRPr="00FD0C09">
        <w:rPr>
          <w:rFonts w:ascii="Times New Roman" w:hAnsi="Times New Roman" w:cs="Times New Roman"/>
          <w:sz w:val="24"/>
          <w:szCs w:val="24"/>
        </w:rPr>
        <w:t>David W. Crowder</w:t>
      </w:r>
      <w:r w:rsidR="003D4F8C" w:rsidRPr="00FD0C09">
        <w:rPr>
          <w:rFonts w:ascii="Times New Roman" w:hAnsi="Times New Roman" w:cs="Times New Roman"/>
          <w:sz w:val="24"/>
          <w:szCs w:val="24"/>
          <w:vertAlign w:val="superscript"/>
        </w:rPr>
        <w:t>1</w:t>
      </w:r>
    </w:p>
    <w:p w14:paraId="195F4458" w14:textId="77777777" w:rsidR="003D4F8C" w:rsidRPr="00FD0C09" w:rsidRDefault="003D4F8C" w:rsidP="0012197D">
      <w:pPr>
        <w:spacing w:after="0" w:line="360" w:lineRule="auto"/>
        <w:rPr>
          <w:rFonts w:ascii="Times New Roman" w:hAnsi="Times New Roman" w:cs="Times New Roman"/>
          <w:sz w:val="24"/>
          <w:szCs w:val="24"/>
        </w:rPr>
      </w:pPr>
    </w:p>
    <w:p w14:paraId="41841879" w14:textId="13B7EA67" w:rsidR="003D4F8C" w:rsidRPr="00FD0C09" w:rsidRDefault="003D4F8C" w:rsidP="0012197D">
      <w:pPr>
        <w:spacing w:after="0" w:line="360" w:lineRule="auto"/>
        <w:rPr>
          <w:rFonts w:ascii="Times New Roman" w:hAnsi="Times New Roman" w:cs="Times New Roman"/>
          <w:b/>
          <w:bCs/>
          <w:sz w:val="24"/>
          <w:szCs w:val="24"/>
        </w:rPr>
      </w:pPr>
      <w:r w:rsidRPr="00FD0C09">
        <w:rPr>
          <w:rFonts w:ascii="Times New Roman" w:hAnsi="Times New Roman" w:cs="Times New Roman"/>
          <w:sz w:val="24"/>
          <w:szCs w:val="24"/>
          <w:vertAlign w:val="superscript"/>
        </w:rPr>
        <w:t>1</w:t>
      </w:r>
      <w:r w:rsidRPr="00FD0C09">
        <w:rPr>
          <w:rFonts w:ascii="Times New Roman" w:hAnsi="Times New Roman" w:cs="Times New Roman"/>
          <w:sz w:val="24"/>
          <w:szCs w:val="24"/>
        </w:rPr>
        <w:t xml:space="preserve"> Washington State University, Department of Entomology, Pullman, W</w:t>
      </w:r>
      <w:r w:rsidR="00787F0A" w:rsidRPr="00FD0C09">
        <w:rPr>
          <w:rFonts w:ascii="Times New Roman" w:hAnsi="Times New Roman" w:cs="Times New Roman"/>
          <w:sz w:val="24"/>
          <w:szCs w:val="24"/>
        </w:rPr>
        <w:t>A</w:t>
      </w:r>
      <w:r w:rsidRPr="00FD0C09">
        <w:rPr>
          <w:rFonts w:ascii="Times New Roman" w:hAnsi="Times New Roman" w:cs="Times New Roman"/>
          <w:sz w:val="24"/>
          <w:szCs w:val="24"/>
        </w:rPr>
        <w:t xml:space="preserve"> 99164, USA</w:t>
      </w:r>
    </w:p>
    <w:p w14:paraId="03ABAD22" w14:textId="11A83502" w:rsidR="003D4F8C" w:rsidRPr="00FD0C09" w:rsidRDefault="003D4F8C" w:rsidP="0012197D">
      <w:pPr>
        <w:spacing w:after="0" w:line="360" w:lineRule="auto"/>
        <w:rPr>
          <w:rFonts w:ascii="Times New Roman" w:hAnsi="Times New Roman" w:cs="Times New Roman"/>
          <w:sz w:val="24"/>
          <w:szCs w:val="24"/>
        </w:rPr>
      </w:pPr>
      <w:r w:rsidRPr="00FD0C09">
        <w:rPr>
          <w:rFonts w:ascii="Times New Roman" w:hAnsi="Times New Roman" w:cs="Times New Roman"/>
          <w:sz w:val="24"/>
          <w:szCs w:val="24"/>
          <w:vertAlign w:val="superscript"/>
        </w:rPr>
        <w:t>2</w:t>
      </w:r>
      <w:r w:rsidRPr="00FD0C09">
        <w:rPr>
          <w:rFonts w:ascii="Times New Roman" w:hAnsi="Times New Roman" w:cs="Times New Roman"/>
          <w:sz w:val="24"/>
          <w:szCs w:val="24"/>
        </w:rPr>
        <w:t xml:space="preserve"> USDA ARS Temperate Tree Fruit and Vegetable Research Unit, Wapato, W</w:t>
      </w:r>
      <w:r w:rsidR="00787F0A" w:rsidRPr="00FD0C09">
        <w:rPr>
          <w:rFonts w:ascii="Times New Roman" w:hAnsi="Times New Roman" w:cs="Times New Roman"/>
          <w:sz w:val="24"/>
          <w:szCs w:val="24"/>
        </w:rPr>
        <w:t>A</w:t>
      </w:r>
      <w:r w:rsidRPr="00FD0C09">
        <w:rPr>
          <w:rFonts w:ascii="Times New Roman" w:hAnsi="Times New Roman" w:cs="Times New Roman"/>
          <w:sz w:val="24"/>
          <w:szCs w:val="24"/>
        </w:rPr>
        <w:t xml:space="preserve"> 98951, USA</w:t>
      </w:r>
    </w:p>
    <w:p w14:paraId="3921B525" w14:textId="77777777" w:rsidR="009200C0" w:rsidRPr="00FD0C09" w:rsidRDefault="009200C0" w:rsidP="0012197D">
      <w:pPr>
        <w:spacing w:after="0" w:line="360" w:lineRule="auto"/>
        <w:rPr>
          <w:rFonts w:ascii="Times New Roman" w:hAnsi="Times New Roman" w:cs="Times New Roman"/>
          <w:sz w:val="24"/>
          <w:szCs w:val="24"/>
        </w:rPr>
      </w:pPr>
    </w:p>
    <w:p w14:paraId="54A9DCB2" w14:textId="77777777" w:rsidR="003D4F8C" w:rsidRPr="00FD0C09" w:rsidRDefault="003D4F8C" w:rsidP="0012197D">
      <w:pPr>
        <w:spacing w:after="0" w:line="360" w:lineRule="auto"/>
        <w:rPr>
          <w:rFonts w:ascii="Times New Roman" w:hAnsi="Times New Roman" w:cs="Times New Roman"/>
          <w:sz w:val="24"/>
          <w:szCs w:val="24"/>
        </w:rPr>
      </w:pPr>
    </w:p>
    <w:p w14:paraId="3075F631" w14:textId="77777777" w:rsidR="003D4F8C" w:rsidRPr="00FD0C09" w:rsidRDefault="003D4F8C" w:rsidP="0012197D">
      <w:pPr>
        <w:spacing w:after="0" w:line="360" w:lineRule="auto"/>
        <w:rPr>
          <w:rFonts w:ascii="Times New Roman" w:hAnsi="Times New Roman" w:cs="Times New Roman"/>
          <w:sz w:val="24"/>
          <w:szCs w:val="24"/>
        </w:rPr>
      </w:pPr>
      <w:r w:rsidRPr="00FD0C09">
        <w:rPr>
          <w:rFonts w:ascii="Times New Roman" w:hAnsi="Times New Roman" w:cs="Times New Roman"/>
          <w:sz w:val="24"/>
          <w:szCs w:val="24"/>
        </w:rPr>
        <w:t>Corresponding author details:</w:t>
      </w:r>
    </w:p>
    <w:p w14:paraId="3872896C" w14:textId="03490740" w:rsidR="003D4F8C" w:rsidRPr="00FD0C09" w:rsidRDefault="003D4F8C" w:rsidP="0012197D">
      <w:pPr>
        <w:spacing w:after="0" w:line="360" w:lineRule="auto"/>
        <w:rPr>
          <w:rFonts w:ascii="Times New Roman" w:hAnsi="Times New Roman" w:cs="Times New Roman"/>
          <w:sz w:val="24"/>
          <w:szCs w:val="24"/>
        </w:rPr>
      </w:pPr>
      <w:r w:rsidRPr="00FD0C09">
        <w:rPr>
          <w:rFonts w:ascii="Times New Roman" w:hAnsi="Times New Roman" w:cs="Times New Roman"/>
          <w:sz w:val="24"/>
          <w:szCs w:val="24"/>
        </w:rPr>
        <w:t>Camille Wagstaff</w:t>
      </w:r>
    </w:p>
    <w:p w14:paraId="072CF93F" w14:textId="77777777" w:rsidR="003D4F8C" w:rsidRPr="00FD0C09" w:rsidRDefault="003D4F8C" w:rsidP="0012197D">
      <w:pPr>
        <w:spacing w:after="0" w:line="360" w:lineRule="auto"/>
        <w:rPr>
          <w:rFonts w:ascii="Times New Roman" w:hAnsi="Times New Roman" w:cs="Times New Roman"/>
          <w:b/>
          <w:bCs/>
          <w:sz w:val="24"/>
          <w:szCs w:val="24"/>
        </w:rPr>
      </w:pPr>
      <w:r w:rsidRPr="00FD0C09">
        <w:rPr>
          <w:rFonts w:ascii="Times New Roman" w:hAnsi="Times New Roman" w:cs="Times New Roman"/>
          <w:sz w:val="24"/>
          <w:szCs w:val="24"/>
        </w:rPr>
        <w:t>Washington State University, Department of Entomology, Pullman, WA, 99164, USA</w:t>
      </w:r>
    </w:p>
    <w:p w14:paraId="1A427CEE" w14:textId="4804D6DC" w:rsidR="00E21B28" w:rsidRPr="00FD0C09" w:rsidRDefault="003D4F8C" w:rsidP="0012197D">
      <w:pPr>
        <w:spacing w:after="0" w:line="360" w:lineRule="auto"/>
        <w:rPr>
          <w:rStyle w:val="normaltextrun"/>
          <w:rFonts w:ascii="Times New Roman" w:hAnsi="Times New Roman" w:cs="Times New Roman"/>
          <w:sz w:val="24"/>
          <w:szCs w:val="24"/>
        </w:rPr>
      </w:pPr>
      <w:r w:rsidRPr="00FD0C09">
        <w:rPr>
          <w:rFonts w:ascii="Times New Roman" w:hAnsi="Times New Roman" w:cs="Times New Roman"/>
          <w:sz w:val="24"/>
          <w:szCs w:val="24"/>
        </w:rPr>
        <w:t>Camille.wagstaff@wsu.edu</w:t>
      </w:r>
      <w:r w:rsidR="00E162AE" w:rsidRPr="00FD0C09">
        <w:rPr>
          <w:rFonts w:ascii="Times New Roman" w:hAnsi="Times New Roman" w:cs="Times New Roman"/>
          <w:sz w:val="24"/>
          <w:szCs w:val="24"/>
        </w:rPr>
        <w:br w:type="page"/>
      </w:r>
    </w:p>
    <w:p w14:paraId="213791F6" w14:textId="6FAAC8EB" w:rsidR="009C631F" w:rsidRPr="00FD0C09" w:rsidRDefault="005A2183" w:rsidP="002A22D6">
      <w:pPr>
        <w:spacing w:after="0" w:line="480" w:lineRule="auto"/>
        <w:contextualSpacing/>
        <w:rPr>
          <w:rStyle w:val="normaltextrun"/>
          <w:rFonts w:ascii="Times New Roman" w:hAnsi="Times New Roman" w:cs="Times New Roman"/>
          <w:b/>
          <w:bCs/>
          <w:sz w:val="24"/>
          <w:szCs w:val="24"/>
        </w:rPr>
      </w:pPr>
      <w:r w:rsidRPr="00FD0C09">
        <w:rPr>
          <w:rStyle w:val="normaltextrun"/>
          <w:rFonts w:ascii="Times New Roman" w:hAnsi="Times New Roman" w:cs="Times New Roman"/>
          <w:b/>
          <w:bCs/>
          <w:sz w:val="24"/>
          <w:szCs w:val="24"/>
        </w:rPr>
        <w:lastRenderedPageBreak/>
        <w:t>Abstract</w:t>
      </w:r>
      <w:r w:rsidR="006543A8" w:rsidRPr="00FD0C09">
        <w:rPr>
          <w:rStyle w:val="normaltextrun"/>
          <w:rFonts w:ascii="Times New Roman" w:hAnsi="Times New Roman" w:cs="Times New Roman"/>
          <w:b/>
          <w:bCs/>
          <w:sz w:val="24"/>
          <w:szCs w:val="24"/>
        </w:rPr>
        <w:t>:</w:t>
      </w:r>
    </w:p>
    <w:p w14:paraId="17615C6E" w14:textId="51A76F5E" w:rsidR="003D4F8C" w:rsidRPr="00FD0C09" w:rsidRDefault="004409E0" w:rsidP="002A22D6">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 xml:space="preserve">Generalist insect </w:t>
      </w:r>
      <w:r w:rsidR="00E21B28" w:rsidRPr="00FD0C09">
        <w:rPr>
          <w:rFonts w:ascii="Times New Roman" w:hAnsi="Times New Roman" w:cs="Times New Roman"/>
          <w:sz w:val="24"/>
          <w:szCs w:val="24"/>
        </w:rPr>
        <w:t xml:space="preserve">vectors are notoriously difficult to manage due to their </w:t>
      </w:r>
      <w:r w:rsidR="00AD039E" w:rsidRPr="00FD0C09">
        <w:rPr>
          <w:rFonts w:ascii="Times New Roman" w:hAnsi="Times New Roman" w:cs="Times New Roman"/>
          <w:sz w:val="24"/>
          <w:szCs w:val="24"/>
        </w:rPr>
        <w:t xml:space="preserve">ability </w:t>
      </w:r>
      <w:r w:rsidR="00E21B28" w:rsidRPr="00FD0C09">
        <w:rPr>
          <w:rFonts w:ascii="Times New Roman" w:hAnsi="Times New Roman" w:cs="Times New Roman"/>
          <w:sz w:val="24"/>
          <w:szCs w:val="24"/>
        </w:rPr>
        <w:t xml:space="preserve">to </w:t>
      </w:r>
      <w:r w:rsidRPr="00FD0C09">
        <w:rPr>
          <w:rFonts w:ascii="Times New Roman" w:hAnsi="Times New Roman" w:cs="Times New Roman"/>
          <w:sz w:val="24"/>
          <w:szCs w:val="24"/>
        </w:rPr>
        <w:t xml:space="preserve">use </w:t>
      </w:r>
      <w:r w:rsidR="00E21B28" w:rsidRPr="00FD0C09">
        <w:rPr>
          <w:rFonts w:ascii="Times New Roman" w:hAnsi="Times New Roman" w:cs="Times New Roman"/>
          <w:sz w:val="24"/>
          <w:szCs w:val="24"/>
        </w:rPr>
        <w:t xml:space="preserve">a range of host plants </w:t>
      </w:r>
      <w:r w:rsidRPr="00FD0C09">
        <w:rPr>
          <w:rFonts w:ascii="Times New Roman" w:hAnsi="Times New Roman" w:cs="Times New Roman"/>
          <w:sz w:val="24"/>
          <w:szCs w:val="24"/>
        </w:rPr>
        <w:t xml:space="preserve">within and </w:t>
      </w:r>
      <w:r w:rsidR="00E21B28" w:rsidRPr="00FD0C09">
        <w:rPr>
          <w:rFonts w:ascii="Times New Roman" w:hAnsi="Times New Roman" w:cs="Times New Roman"/>
          <w:sz w:val="24"/>
          <w:szCs w:val="24"/>
        </w:rPr>
        <w:t xml:space="preserve">across seasons. Improving vector management requires novel approaches that assess host use across space and time to predict pathogen transmission dynamics. Molecular gut content analysis of vector insects has been instrumental in identifying host </w:t>
      </w:r>
      <w:r w:rsidR="006E1480" w:rsidRPr="00FD0C09">
        <w:rPr>
          <w:rFonts w:ascii="Times New Roman" w:hAnsi="Times New Roman" w:cs="Times New Roman"/>
          <w:sz w:val="24"/>
          <w:szCs w:val="24"/>
        </w:rPr>
        <w:t>use but</w:t>
      </w:r>
      <w:r w:rsidR="00E21B28"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has often been poorly linked with hosts related to </w:t>
      </w:r>
      <w:r w:rsidR="00E21B28" w:rsidRPr="00FD0C09">
        <w:rPr>
          <w:rFonts w:ascii="Times New Roman" w:hAnsi="Times New Roman" w:cs="Times New Roman"/>
          <w:sz w:val="24"/>
          <w:szCs w:val="24"/>
        </w:rPr>
        <w:t xml:space="preserve">pathogen transmission. Here, we integrate gut content analysis </w:t>
      </w:r>
      <w:ins w:id="0" w:author="Krell, Rayda" w:date="2025-12-29T09:32:00Z" w16du:dateUtc="2025-12-29T14:32:00Z">
        <w:r w:rsidR="007D3390" w:rsidRPr="00FD0C09">
          <w:rPr>
            <w:rFonts w:ascii="Times New Roman" w:hAnsi="Times New Roman" w:cs="Times New Roman"/>
            <w:sz w:val="24"/>
            <w:szCs w:val="24"/>
          </w:rPr>
          <w:t xml:space="preserve">of vector insects </w:t>
        </w:r>
      </w:ins>
      <w:r w:rsidR="00E21B28" w:rsidRPr="00FD0C09">
        <w:rPr>
          <w:rFonts w:ascii="Times New Roman" w:hAnsi="Times New Roman" w:cs="Times New Roman"/>
          <w:sz w:val="24"/>
          <w:szCs w:val="24"/>
        </w:rPr>
        <w:t xml:space="preserve">with </w:t>
      </w:r>
      <w:r w:rsidRPr="00FD0C09">
        <w:rPr>
          <w:rFonts w:ascii="Times New Roman" w:hAnsi="Times New Roman" w:cs="Times New Roman"/>
          <w:sz w:val="24"/>
          <w:szCs w:val="24"/>
        </w:rPr>
        <w:t xml:space="preserve">monitoring </w:t>
      </w:r>
      <w:del w:id="1" w:author="Krell, Rayda" w:date="2025-12-29T09:31:00Z" w16du:dateUtc="2025-12-29T14:31:00Z">
        <w:r w:rsidRPr="00FD0C09" w:rsidDel="00DB0006">
          <w:rPr>
            <w:rFonts w:ascii="Times New Roman" w:hAnsi="Times New Roman" w:cs="Times New Roman"/>
            <w:sz w:val="24"/>
            <w:szCs w:val="24"/>
          </w:rPr>
          <w:delText xml:space="preserve">of </w:delText>
        </w:r>
      </w:del>
      <w:r w:rsidR="00E21B28" w:rsidRPr="00FD0C09">
        <w:rPr>
          <w:rFonts w:ascii="Times New Roman" w:hAnsi="Times New Roman" w:cs="Times New Roman"/>
          <w:sz w:val="24"/>
          <w:szCs w:val="24"/>
        </w:rPr>
        <w:t>pathogen incidence</w:t>
      </w:r>
      <w:r w:rsidR="00B340ED" w:rsidRPr="00FD0C09">
        <w:rPr>
          <w:rFonts w:ascii="Times New Roman" w:hAnsi="Times New Roman" w:cs="Times New Roman"/>
          <w:sz w:val="24"/>
          <w:szCs w:val="24"/>
        </w:rPr>
        <w:t xml:space="preserve"> </w:t>
      </w:r>
      <w:del w:id="2" w:author="Krell, Rayda" w:date="2025-12-29T09:32:00Z" w16du:dateUtc="2025-12-29T14:32:00Z">
        <w:r w:rsidR="00B340ED" w:rsidRPr="00FD0C09" w:rsidDel="007D3390">
          <w:rPr>
            <w:rFonts w:ascii="Times New Roman" w:hAnsi="Times New Roman" w:cs="Times New Roman"/>
            <w:sz w:val="24"/>
            <w:szCs w:val="24"/>
          </w:rPr>
          <w:delText>of vector insects</w:delText>
        </w:r>
        <w:r w:rsidR="00E21B28" w:rsidRPr="00FD0C09" w:rsidDel="007D3390">
          <w:rPr>
            <w:rFonts w:ascii="Times New Roman" w:hAnsi="Times New Roman" w:cs="Times New Roman"/>
            <w:sz w:val="24"/>
            <w:szCs w:val="24"/>
          </w:rPr>
          <w:delText xml:space="preserve"> </w:delText>
        </w:r>
      </w:del>
      <w:r w:rsidR="00E21B28" w:rsidRPr="00FD0C09">
        <w:rPr>
          <w:rFonts w:ascii="Times New Roman" w:hAnsi="Times New Roman" w:cs="Times New Roman"/>
          <w:sz w:val="24"/>
          <w:szCs w:val="24"/>
        </w:rPr>
        <w:t xml:space="preserve">to determine the role of various </w:t>
      </w:r>
      <w:r w:rsidR="00110A2B" w:rsidRPr="00FD0C09">
        <w:rPr>
          <w:rFonts w:ascii="Times New Roman" w:hAnsi="Times New Roman" w:cs="Times New Roman"/>
          <w:sz w:val="24"/>
          <w:szCs w:val="24"/>
        </w:rPr>
        <w:t xml:space="preserve">plant </w:t>
      </w:r>
      <w:r w:rsidR="00E21B28" w:rsidRPr="00FD0C09">
        <w:rPr>
          <w:rFonts w:ascii="Times New Roman" w:hAnsi="Times New Roman" w:cs="Times New Roman"/>
          <w:sz w:val="24"/>
          <w:szCs w:val="24"/>
        </w:rPr>
        <w:t xml:space="preserve">hosts in </w:t>
      </w:r>
      <w:bookmarkStart w:id="3" w:name="_Hlk197428387"/>
      <w:proofErr w:type="spellStart"/>
      <w:r w:rsidR="009200C0" w:rsidRPr="00FD0C09">
        <w:rPr>
          <w:rFonts w:ascii="Times New Roman" w:hAnsi="Times New Roman" w:cs="Times New Roman"/>
          <w:i/>
          <w:iCs/>
          <w:sz w:val="24"/>
          <w:szCs w:val="24"/>
        </w:rPr>
        <w:t>Neoaliturus</w:t>
      </w:r>
      <w:bookmarkEnd w:id="3"/>
      <w:proofErr w:type="spellEnd"/>
      <w:r w:rsidR="009200C0" w:rsidRPr="00FD0C09">
        <w:rPr>
          <w:rFonts w:ascii="Times New Roman" w:hAnsi="Times New Roman" w:cs="Times New Roman"/>
          <w:i/>
          <w:iCs/>
          <w:sz w:val="24"/>
          <w:szCs w:val="24"/>
        </w:rPr>
        <w:t xml:space="preserve"> tenellus </w:t>
      </w:r>
      <w:r w:rsidR="00E21B28" w:rsidRPr="00FD0C09">
        <w:rPr>
          <w:rFonts w:ascii="Times New Roman" w:hAnsi="Times New Roman" w:cs="Times New Roman"/>
          <w:sz w:val="24"/>
          <w:szCs w:val="24"/>
        </w:rPr>
        <w:t>(</w:t>
      </w:r>
      <w:r w:rsidRPr="00FD0C09">
        <w:rPr>
          <w:rFonts w:ascii="Times New Roman" w:hAnsi="Times New Roman" w:cs="Times New Roman"/>
          <w:sz w:val="24"/>
          <w:szCs w:val="24"/>
        </w:rPr>
        <w:t xml:space="preserve">beet </w:t>
      </w:r>
      <w:r w:rsidR="00E21B28" w:rsidRPr="00FD0C09">
        <w:rPr>
          <w:rFonts w:ascii="Times New Roman" w:hAnsi="Times New Roman" w:cs="Times New Roman"/>
          <w:sz w:val="24"/>
          <w:szCs w:val="24"/>
        </w:rPr>
        <w:t>leafhopper)</w:t>
      </w:r>
      <w:r w:rsidR="00E21B28" w:rsidRPr="00FD0C09">
        <w:rPr>
          <w:rFonts w:ascii="Times New Roman" w:hAnsi="Times New Roman" w:cs="Times New Roman"/>
          <w:i/>
          <w:iCs/>
          <w:sz w:val="24"/>
          <w:szCs w:val="24"/>
        </w:rPr>
        <w:t xml:space="preserve"> </w:t>
      </w:r>
      <w:r w:rsidR="00E21B28" w:rsidRPr="00FD0C09">
        <w:rPr>
          <w:rFonts w:ascii="Times New Roman" w:hAnsi="Times New Roman" w:cs="Times New Roman"/>
          <w:sz w:val="24"/>
          <w:szCs w:val="24"/>
        </w:rPr>
        <w:t xml:space="preserve">movement and </w:t>
      </w:r>
      <w:r w:rsidR="00210DA8" w:rsidRPr="00FD0C09">
        <w:rPr>
          <w:rFonts w:ascii="Times New Roman" w:hAnsi="Times New Roman" w:cs="Times New Roman"/>
          <w:sz w:val="24"/>
          <w:szCs w:val="24"/>
        </w:rPr>
        <w:t>pathogen</w:t>
      </w:r>
      <w:r w:rsidR="00E21B28" w:rsidRPr="00FD0C09">
        <w:rPr>
          <w:rFonts w:ascii="Times New Roman" w:hAnsi="Times New Roman" w:cs="Times New Roman"/>
          <w:sz w:val="24"/>
          <w:szCs w:val="24"/>
        </w:rPr>
        <w:t xml:space="preserve"> spread. We tested </w:t>
      </w:r>
      <w:r w:rsidR="00F116B7" w:rsidRPr="00FD0C09">
        <w:rPr>
          <w:rFonts w:ascii="Times New Roman" w:hAnsi="Times New Roman" w:cs="Times New Roman"/>
          <w:sz w:val="24"/>
          <w:szCs w:val="24"/>
        </w:rPr>
        <w:t>230</w:t>
      </w:r>
      <w:r w:rsidR="00E21B28" w:rsidRPr="00FD0C09">
        <w:rPr>
          <w:rFonts w:ascii="Times New Roman" w:hAnsi="Times New Roman" w:cs="Times New Roman"/>
          <w:sz w:val="24"/>
          <w:szCs w:val="24"/>
        </w:rPr>
        <w:t xml:space="preserve"> </w:t>
      </w:r>
      <w:r w:rsidR="00C75D24" w:rsidRPr="00FD0C09">
        <w:rPr>
          <w:rFonts w:ascii="Times New Roman" w:hAnsi="Times New Roman" w:cs="Times New Roman"/>
          <w:sz w:val="24"/>
          <w:szCs w:val="24"/>
        </w:rPr>
        <w:t>adult</w:t>
      </w:r>
      <w:r w:rsidR="005D04F8" w:rsidRPr="00FD0C09">
        <w:rPr>
          <w:rFonts w:ascii="Times New Roman" w:hAnsi="Times New Roman" w:cs="Times New Roman"/>
          <w:sz w:val="24"/>
          <w:szCs w:val="24"/>
        </w:rPr>
        <w:t xml:space="preserve"> </w:t>
      </w:r>
      <w:r w:rsidR="005D04F8" w:rsidRPr="00FD0C09">
        <w:rPr>
          <w:rFonts w:ascii="Times New Roman" w:hAnsi="Times New Roman" w:cs="Times New Roman"/>
          <w:i/>
          <w:iCs/>
          <w:sz w:val="24"/>
          <w:szCs w:val="24"/>
        </w:rPr>
        <w:t xml:space="preserve">N. tenellus </w:t>
      </w:r>
      <w:r w:rsidR="00E21B28" w:rsidRPr="00FD0C09">
        <w:rPr>
          <w:rFonts w:ascii="Times New Roman" w:hAnsi="Times New Roman" w:cs="Times New Roman"/>
          <w:sz w:val="24"/>
          <w:szCs w:val="24"/>
        </w:rPr>
        <w:t xml:space="preserve">collected from 15 </w:t>
      </w:r>
      <w:r w:rsidR="00110A2B" w:rsidRPr="00FD0C09">
        <w:rPr>
          <w:rFonts w:ascii="Times New Roman" w:hAnsi="Times New Roman" w:cs="Times New Roman"/>
          <w:sz w:val="24"/>
          <w:szCs w:val="24"/>
        </w:rPr>
        <w:t xml:space="preserve">potato </w:t>
      </w:r>
      <w:ins w:id="4" w:author="Krell, Rayda" w:date="2025-12-29T09:35:00Z" w16du:dateUtc="2025-12-29T14:35:00Z">
        <w:r w:rsidR="00750D6B">
          <w:rPr>
            <w:rFonts w:ascii="Times New Roman" w:hAnsi="Times New Roman" w:cs="Times New Roman"/>
            <w:sz w:val="24"/>
            <w:szCs w:val="24"/>
          </w:rPr>
          <w:t xml:space="preserve">fields </w:t>
        </w:r>
      </w:ins>
      <w:r w:rsidR="00110A2B" w:rsidRPr="00FD0C09">
        <w:rPr>
          <w:rFonts w:ascii="Times New Roman" w:hAnsi="Times New Roman" w:cs="Times New Roman"/>
          <w:sz w:val="24"/>
          <w:szCs w:val="24"/>
        </w:rPr>
        <w:t xml:space="preserve">and nearby weed </w:t>
      </w:r>
      <w:r w:rsidR="00E21B28" w:rsidRPr="00FD0C09">
        <w:rPr>
          <w:rFonts w:ascii="Times New Roman" w:hAnsi="Times New Roman" w:cs="Times New Roman"/>
          <w:sz w:val="24"/>
          <w:szCs w:val="24"/>
        </w:rPr>
        <w:t xml:space="preserve">sites over three </w:t>
      </w:r>
      <w:r w:rsidR="00110A2B" w:rsidRPr="00FD0C09">
        <w:rPr>
          <w:rFonts w:ascii="Times New Roman" w:hAnsi="Times New Roman" w:cs="Times New Roman"/>
          <w:sz w:val="24"/>
          <w:szCs w:val="24"/>
        </w:rPr>
        <w:t xml:space="preserve">growing seasons </w:t>
      </w:r>
      <w:r w:rsidR="00E21B28" w:rsidRPr="00FD0C09">
        <w:rPr>
          <w:rFonts w:ascii="Times New Roman" w:hAnsi="Times New Roman" w:cs="Times New Roman"/>
          <w:sz w:val="24"/>
          <w:szCs w:val="24"/>
        </w:rPr>
        <w:t xml:space="preserve">to assess host </w:t>
      </w:r>
      <w:r w:rsidRPr="00FD0C09">
        <w:rPr>
          <w:rFonts w:ascii="Times New Roman" w:hAnsi="Times New Roman" w:cs="Times New Roman"/>
          <w:sz w:val="24"/>
          <w:szCs w:val="24"/>
        </w:rPr>
        <w:t xml:space="preserve">use </w:t>
      </w:r>
      <w:r w:rsidR="00E21B28" w:rsidRPr="00FD0C09">
        <w:rPr>
          <w:rFonts w:ascii="Times New Roman" w:hAnsi="Times New Roman" w:cs="Times New Roman"/>
          <w:sz w:val="24"/>
          <w:szCs w:val="24"/>
        </w:rPr>
        <w:t>and pathogen acquisition</w:t>
      </w:r>
      <w:r w:rsidR="0061172F" w:rsidRPr="00FD0C09">
        <w:rPr>
          <w:rFonts w:ascii="Times New Roman" w:hAnsi="Times New Roman" w:cs="Times New Roman"/>
          <w:sz w:val="24"/>
          <w:szCs w:val="24"/>
        </w:rPr>
        <w:t xml:space="preserve"> of </w:t>
      </w:r>
      <w:bookmarkStart w:id="5" w:name="_Hlk215055367"/>
      <w:r w:rsidR="00C338F1" w:rsidRPr="00FD0C09">
        <w:rPr>
          <w:rFonts w:ascii="Times New Roman" w:hAnsi="Times New Roman" w:cs="Times New Roman"/>
          <w:i/>
          <w:iCs/>
          <w:sz w:val="24"/>
          <w:szCs w:val="24"/>
        </w:rPr>
        <w:t>b</w:t>
      </w:r>
      <w:r w:rsidR="00A91D2F" w:rsidRPr="00FD0C09">
        <w:rPr>
          <w:rFonts w:ascii="Times New Roman" w:hAnsi="Times New Roman" w:cs="Times New Roman"/>
          <w:i/>
          <w:iCs/>
          <w:sz w:val="24"/>
          <w:szCs w:val="24"/>
        </w:rPr>
        <w:t>eet curly top virus</w:t>
      </w:r>
      <w:r w:rsidR="00A91D2F" w:rsidRPr="00FD0C09">
        <w:rPr>
          <w:rFonts w:ascii="Times New Roman" w:hAnsi="Times New Roman" w:cs="Times New Roman"/>
          <w:sz w:val="24"/>
          <w:szCs w:val="24"/>
        </w:rPr>
        <w:t xml:space="preserve"> and </w:t>
      </w:r>
      <w:r w:rsidR="00C338F1" w:rsidRPr="00FD0C09">
        <w:rPr>
          <w:rFonts w:ascii="Times New Roman" w:hAnsi="Times New Roman" w:cs="Times New Roman"/>
          <w:sz w:val="24"/>
          <w:szCs w:val="24"/>
        </w:rPr>
        <w:t>‘</w:t>
      </w:r>
      <w:r w:rsidR="00A91D2F" w:rsidRPr="00FD0C09">
        <w:rPr>
          <w:rFonts w:ascii="Times New Roman" w:hAnsi="Times New Roman" w:cs="Times New Roman"/>
          <w:i/>
          <w:iCs/>
          <w:sz w:val="24"/>
          <w:szCs w:val="24"/>
        </w:rPr>
        <w:t>Candidatus</w:t>
      </w:r>
      <w:r w:rsidR="00A91D2F" w:rsidRPr="00FD0C09">
        <w:rPr>
          <w:rFonts w:ascii="Times New Roman" w:hAnsi="Times New Roman" w:cs="Times New Roman"/>
          <w:sz w:val="24"/>
          <w:szCs w:val="24"/>
        </w:rPr>
        <w:t xml:space="preserve"> Phytoplasma </w:t>
      </w:r>
      <w:proofErr w:type="spellStart"/>
      <w:r w:rsidR="00A91D2F" w:rsidRPr="00FD0C09">
        <w:rPr>
          <w:rFonts w:ascii="Times New Roman" w:hAnsi="Times New Roman" w:cs="Times New Roman"/>
          <w:sz w:val="24"/>
          <w:szCs w:val="24"/>
        </w:rPr>
        <w:t>trifolii</w:t>
      </w:r>
      <w:bookmarkEnd w:id="5"/>
      <w:proofErr w:type="spellEnd"/>
      <w:ins w:id="6" w:author="Krell, Rayda" w:date="2025-12-29T09:36:00Z" w16du:dateUtc="2025-12-29T14:36:00Z">
        <w:r w:rsidR="00320BB5">
          <w:rPr>
            <w:rFonts w:ascii="Times New Roman" w:hAnsi="Times New Roman" w:cs="Times New Roman"/>
            <w:sz w:val="24"/>
            <w:szCs w:val="24"/>
          </w:rPr>
          <w:t>.</w:t>
        </w:r>
      </w:ins>
      <w:r w:rsidR="00C338F1" w:rsidRPr="00FD0C09">
        <w:rPr>
          <w:rFonts w:ascii="Times New Roman" w:hAnsi="Times New Roman" w:cs="Times New Roman"/>
          <w:sz w:val="24"/>
          <w:szCs w:val="24"/>
        </w:rPr>
        <w:t>’</w:t>
      </w:r>
      <w:del w:id="7" w:author="Krell, Rayda" w:date="2025-12-29T09:36:00Z" w16du:dateUtc="2025-12-29T14:36:00Z">
        <w:r w:rsidR="00E21B28" w:rsidRPr="00FD0C09" w:rsidDel="00320BB5">
          <w:rPr>
            <w:rFonts w:ascii="Times New Roman" w:hAnsi="Times New Roman" w:cs="Times New Roman"/>
            <w:sz w:val="24"/>
            <w:szCs w:val="24"/>
          </w:rPr>
          <w:delText>.</w:delText>
        </w:r>
      </w:del>
      <w:r w:rsidR="00E21B28" w:rsidRPr="00FD0C09">
        <w:rPr>
          <w:rFonts w:ascii="Times New Roman" w:hAnsi="Times New Roman" w:cs="Times New Roman"/>
          <w:sz w:val="24"/>
          <w:szCs w:val="24"/>
        </w:rPr>
        <w:t xml:space="preserve"> </w:t>
      </w:r>
      <w:del w:id="8" w:author="Krell, Rayda" w:date="2025-12-29T09:36:00Z" w16du:dateUtc="2025-12-29T14:36:00Z">
        <w:r w:rsidR="00E21B28" w:rsidRPr="00FD0C09" w:rsidDel="00C11978">
          <w:rPr>
            <w:rFonts w:ascii="Times New Roman" w:hAnsi="Times New Roman" w:cs="Times New Roman"/>
            <w:sz w:val="24"/>
            <w:szCs w:val="24"/>
          </w:rPr>
          <w:delText xml:space="preserve">Our results </w:delText>
        </w:r>
        <w:r w:rsidRPr="00FD0C09" w:rsidDel="00C11978">
          <w:rPr>
            <w:rFonts w:ascii="Times New Roman" w:hAnsi="Times New Roman" w:cs="Times New Roman"/>
            <w:sz w:val="24"/>
            <w:szCs w:val="24"/>
          </w:rPr>
          <w:delText xml:space="preserve">show </w:delText>
        </w:r>
        <w:r w:rsidR="00E21B28" w:rsidRPr="00FD0C09" w:rsidDel="00C11978">
          <w:rPr>
            <w:rFonts w:ascii="Times New Roman" w:hAnsi="Times New Roman" w:cs="Times New Roman"/>
            <w:sz w:val="24"/>
            <w:szCs w:val="24"/>
          </w:rPr>
          <w:delText>that</w:delText>
        </w:r>
      </w:del>
      <w:ins w:id="9" w:author="Krell, Rayda" w:date="2025-12-29T09:37:00Z" w16du:dateUtc="2025-12-29T14:37:00Z">
        <w:r w:rsidR="00C66D8D">
          <w:rPr>
            <w:rFonts w:ascii="Times New Roman" w:hAnsi="Times New Roman" w:cs="Times New Roman"/>
            <w:sz w:val="24"/>
            <w:szCs w:val="24"/>
          </w:rPr>
          <w:t>We found seasonal variation in pathogen acquisition</w:t>
        </w:r>
      </w:ins>
      <w:ins w:id="10" w:author="Krell, Rayda" w:date="2025-12-29T09:41:00Z" w16du:dateUtc="2025-12-29T14:41:00Z">
        <w:r w:rsidR="00DD2D4A">
          <w:rPr>
            <w:rFonts w:ascii="Times New Roman" w:hAnsi="Times New Roman" w:cs="Times New Roman"/>
            <w:sz w:val="24"/>
            <w:szCs w:val="24"/>
          </w:rPr>
          <w:t xml:space="preserve"> from hosts</w:t>
        </w:r>
      </w:ins>
      <w:ins w:id="11" w:author="Krell, Rayda" w:date="2025-12-29T09:38:00Z" w16du:dateUtc="2025-12-29T14:38:00Z">
        <w:r w:rsidR="006516F7">
          <w:rPr>
            <w:rFonts w:ascii="Times New Roman" w:hAnsi="Times New Roman" w:cs="Times New Roman"/>
            <w:sz w:val="24"/>
            <w:szCs w:val="24"/>
          </w:rPr>
          <w:t>.</w:t>
        </w:r>
      </w:ins>
      <w:r w:rsidR="00E21B28" w:rsidRPr="00FD0C09">
        <w:rPr>
          <w:rFonts w:ascii="Times New Roman" w:hAnsi="Times New Roman" w:cs="Times New Roman"/>
          <w:sz w:val="24"/>
          <w:szCs w:val="24"/>
        </w:rPr>
        <w:t xml:space="preserve"> </w:t>
      </w:r>
      <w:r w:rsidR="00FE742F" w:rsidRPr="00FD0C09">
        <w:rPr>
          <w:rFonts w:ascii="Times New Roman" w:hAnsi="Times New Roman" w:cs="Times New Roman"/>
          <w:i/>
          <w:iCs/>
          <w:sz w:val="24"/>
          <w:szCs w:val="24"/>
        </w:rPr>
        <w:t>N. tenellus</w:t>
      </w:r>
      <w:r w:rsidR="00CB49DB" w:rsidRPr="00FD0C09">
        <w:rPr>
          <w:rFonts w:ascii="Times New Roman" w:hAnsi="Times New Roman" w:cs="Times New Roman"/>
          <w:i/>
          <w:iCs/>
          <w:sz w:val="24"/>
          <w:szCs w:val="24"/>
        </w:rPr>
        <w:t xml:space="preserve"> </w:t>
      </w:r>
      <w:del w:id="12" w:author="Krell, Rayda" w:date="2025-12-29T09:38:00Z" w16du:dateUtc="2025-12-29T14:38:00Z">
        <w:r w:rsidR="00787F0A" w:rsidRPr="00FD0C09" w:rsidDel="006516F7">
          <w:rPr>
            <w:rFonts w:ascii="Times New Roman" w:hAnsi="Times New Roman" w:cs="Times New Roman"/>
            <w:sz w:val="24"/>
            <w:szCs w:val="24"/>
          </w:rPr>
          <w:delText>often</w:delText>
        </w:r>
        <w:r w:rsidR="00635904" w:rsidRPr="00FD0C09" w:rsidDel="006516F7">
          <w:rPr>
            <w:rFonts w:ascii="Times New Roman" w:hAnsi="Times New Roman" w:cs="Times New Roman"/>
            <w:sz w:val="24"/>
            <w:szCs w:val="24"/>
          </w:rPr>
          <w:delText xml:space="preserve"> </w:delText>
        </w:r>
      </w:del>
      <w:r w:rsidR="00E21B28" w:rsidRPr="00FD0C09">
        <w:rPr>
          <w:rFonts w:ascii="Times New Roman" w:hAnsi="Times New Roman" w:cs="Times New Roman"/>
          <w:sz w:val="24"/>
          <w:szCs w:val="24"/>
        </w:rPr>
        <w:t xml:space="preserve">acquire </w:t>
      </w:r>
      <w:r w:rsidR="00801CB0" w:rsidRPr="00FD0C09">
        <w:rPr>
          <w:rFonts w:ascii="Times New Roman" w:hAnsi="Times New Roman" w:cs="Times New Roman"/>
          <w:sz w:val="24"/>
          <w:szCs w:val="24"/>
        </w:rPr>
        <w:t xml:space="preserve">these </w:t>
      </w:r>
      <w:r w:rsidR="00E21B28" w:rsidRPr="00FD0C09">
        <w:rPr>
          <w:rFonts w:ascii="Times New Roman" w:hAnsi="Times New Roman" w:cs="Times New Roman"/>
          <w:sz w:val="24"/>
          <w:szCs w:val="24"/>
        </w:rPr>
        <w:t xml:space="preserve">pathogens from </w:t>
      </w:r>
      <w:r w:rsidR="00210DA8" w:rsidRPr="00FD0C09">
        <w:rPr>
          <w:rFonts w:ascii="Times New Roman" w:hAnsi="Times New Roman" w:cs="Times New Roman"/>
          <w:i/>
          <w:iCs/>
          <w:sz w:val="24"/>
          <w:szCs w:val="24"/>
        </w:rPr>
        <w:t>Sisymbrium</w:t>
      </w:r>
      <w:r w:rsidR="00210DA8" w:rsidRPr="00FD0C09">
        <w:rPr>
          <w:rFonts w:ascii="Times New Roman" w:hAnsi="Times New Roman" w:cs="Times New Roman"/>
          <w:sz w:val="24"/>
          <w:szCs w:val="24"/>
        </w:rPr>
        <w:t xml:space="preserve"> spp. and </w:t>
      </w:r>
      <w:r w:rsidR="00210DA8" w:rsidRPr="00FD0C09">
        <w:rPr>
          <w:rFonts w:ascii="Times New Roman" w:hAnsi="Times New Roman" w:cs="Times New Roman"/>
          <w:i/>
          <w:iCs/>
          <w:sz w:val="24"/>
          <w:szCs w:val="24"/>
        </w:rPr>
        <w:t>Brassica</w:t>
      </w:r>
      <w:r w:rsidR="00210DA8" w:rsidRPr="00FD0C09">
        <w:rPr>
          <w:rFonts w:ascii="Times New Roman" w:hAnsi="Times New Roman" w:cs="Times New Roman"/>
          <w:sz w:val="24"/>
          <w:szCs w:val="24"/>
        </w:rPr>
        <w:t xml:space="preserve"> spp. (</w:t>
      </w:r>
      <w:r w:rsidR="00D32FEC" w:rsidRPr="00FD0C09">
        <w:rPr>
          <w:rFonts w:ascii="Times New Roman" w:hAnsi="Times New Roman" w:cs="Times New Roman"/>
          <w:sz w:val="24"/>
          <w:szCs w:val="24"/>
        </w:rPr>
        <w:t xml:space="preserve">wild </w:t>
      </w:r>
      <w:r w:rsidR="00E21B28" w:rsidRPr="00FD0C09">
        <w:rPr>
          <w:rFonts w:ascii="Times New Roman" w:hAnsi="Times New Roman" w:cs="Times New Roman"/>
          <w:sz w:val="24"/>
          <w:szCs w:val="24"/>
        </w:rPr>
        <w:t>mustards</w:t>
      </w:r>
      <w:r w:rsidR="00210DA8" w:rsidRPr="00FD0C09">
        <w:rPr>
          <w:rFonts w:ascii="Times New Roman" w:hAnsi="Times New Roman" w:cs="Times New Roman"/>
          <w:sz w:val="24"/>
          <w:szCs w:val="24"/>
        </w:rPr>
        <w:t>)</w:t>
      </w:r>
      <w:r w:rsidR="00E21B28" w:rsidRPr="00FD0C09">
        <w:rPr>
          <w:rFonts w:ascii="Times New Roman" w:hAnsi="Times New Roman" w:cs="Times New Roman"/>
          <w:sz w:val="24"/>
          <w:szCs w:val="24"/>
        </w:rPr>
        <w:t xml:space="preserve"> in spring, while</w:t>
      </w:r>
      <w:r w:rsidR="00210DA8" w:rsidRPr="00FD0C09">
        <w:rPr>
          <w:rFonts w:ascii="Times New Roman" w:hAnsi="Times New Roman" w:cs="Times New Roman"/>
          <w:sz w:val="24"/>
          <w:szCs w:val="24"/>
        </w:rPr>
        <w:t xml:space="preserve"> </w:t>
      </w:r>
      <w:r w:rsidR="00210DA8" w:rsidRPr="00FD0C09">
        <w:rPr>
          <w:rFonts w:ascii="Times New Roman" w:hAnsi="Times New Roman" w:cs="Times New Roman"/>
          <w:i/>
          <w:iCs/>
          <w:sz w:val="24"/>
          <w:szCs w:val="24"/>
        </w:rPr>
        <w:t>Salsola</w:t>
      </w:r>
      <w:r w:rsidR="00B63717" w:rsidRPr="00FD0C09">
        <w:rPr>
          <w:rFonts w:ascii="Times New Roman" w:hAnsi="Times New Roman" w:cs="Times New Roman"/>
          <w:i/>
          <w:iCs/>
          <w:sz w:val="24"/>
          <w:szCs w:val="24"/>
        </w:rPr>
        <w:t>/Kali</w:t>
      </w:r>
      <w:r w:rsidR="00210DA8" w:rsidRPr="00FD0C09">
        <w:rPr>
          <w:rFonts w:ascii="Times New Roman" w:hAnsi="Times New Roman" w:cs="Times New Roman"/>
          <w:sz w:val="24"/>
          <w:szCs w:val="24"/>
        </w:rPr>
        <w:t xml:space="preserve"> spp. (</w:t>
      </w:r>
      <w:r w:rsidR="00E21B28" w:rsidRPr="00FD0C09">
        <w:rPr>
          <w:rFonts w:ascii="Times New Roman" w:hAnsi="Times New Roman" w:cs="Times New Roman"/>
          <w:sz w:val="24"/>
          <w:szCs w:val="24"/>
        </w:rPr>
        <w:t>Russian thistle</w:t>
      </w:r>
      <w:r w:rsidR="00210DA8" w:rsidRPr="00FD0C09">
        <w:rPr>
          <w:rFonts w:ascii="Times New Roman" w:hAnsi="Times New Roman" w:cs="Times New Roman"/>
          <w:sz w:val="24"/>
          <w:szCs w:val="24"/>
        </w:rPr>
        <w:t xml:space="preserve">) </w:t>
      </w:r>
      <w:r w:rsidR="00E21B28" w:rsidRPr="00FD0C09">
        <w:rPr>
          <w:rFonts w:ascii="Times New Roman" w:hAnsi="Times New Roman" w:cs="Times New Roman"/>
          <w:sz w:val="24"/>
          <w:szCs w:val="24"/>
        </w:rPr>
        <w:t>and</w:t>
      </w:r>
      <w:r w:rsidR="00210DA8" w:rsidRPr="00FD0C09">
        <w:rPr>
          <w:rFonts w:ascii="Times New Roman" w:hAnsi="Times New Roman" w:cs="Times New Roman"/>
          <w:sz w:val="24"/>
          <w:szCs w:val="24"/>
        </w:rPr>
        <w:t xml:space="preserve"> </w:t>
      </w:r>
      <w:r w:rsidR="00210DA8" w:rsidRPr="00FD0C09">
        <w:rPr>
          <w:rFonts w:ascii="Times New Roman" w:hAnsi="Times New Roman" w:cs="Times New Roman"/>
          <w:i/>
          <w:iCs/>
          <w:sz w:val="24"/>
          <w:szCs w:val="24"/>
        </w:rPr>
        <w:t>Bassia</w:t>
      </w:r>
      <w:r w:rsidR="00210DA8" w:rsidRPr="00FD0C09">
        <w:rPr>
          <w:rFonts w:ascii="Times New Roman" w:hAnsi="Times New Roman" w:cs="Times New Roman"/>
          <w:sz w:val="24"/>
          <w:szCs w:val="24"/>
        </w:rPr>
        <w:t xml:space="preserve"> spp. (</w:t>
      </w:r>
      <w:r w:rsidR="00E21B28" w:rsidRPr="00FD0C09">
        <w:rPr>
          <w:rFonts w:ascii="Times New Roman" w:hAnsi="Times New Roman" w:cs="Times New Roman"/>
          <w:sz w:val="24"/>
          <w:szCs w:val="24"/>
        </w:rPr>
        <w:t xml:space="preserve">kochia) </w:t>
      </w:r>
      <w:r w:rsidRPr="00FD0C09">
        <w:rPr>
          <w:rFonts w:ascii="Times New Roman" w:hAnsi="Times New Roman" w:cs="Times New Roman"/>
          <w:sz w:val="24"/>
          <w:szCs w:val="24"/>
        </w:rPr>
        <w:t>are</w:t>
      </w:r>
      <w:r w:rsidR="00E21B28" w:rsidRPr="00FD0C09">
        <w:rPr>
          <w:rFonts w:ascii="Times New Roman" w:hAnsi="Times New Roman" w:cs="Times New Roman"/>
          <w:sz w:val="24"/>
          <w:szCs w:val="24"/>
        </w:rPr>
        <w:t xml:space="preserve"> primary</w:t>
      </w:r>
      <w:r w:rsidR="00CB49DB" w:rsidRPr="00FD0C09">
        <w:rPr>
          <w:rFonts w:ascii="Times New Roman" w:hAnsi="Times New Roman" w:cs="Times New Roman"/>
          <w:i/>
          <w:iCs/>
          <w:sz w:val="24"/>
          <w:szCs w:val="24"/>
        </w:rPr>
        <w:t xml:space="preserve"> </w:t>
      </w:r>
      <w:r w:rsidR="00FE742F" w:rsidRPr="00FD0C09">
        <w:rPr>
          <w:rFonts w:ascii="Times New Roman" w:hAnsi="Times New Roman" w:cs="Times New Roman"/>
          <w:i/>
          <w:iCs/>
          <w:sz w:val="24"/>
          <w:szCs w:val="24"/>
        </w:rPr>
        <w:t xml:space="preserve">N. tenellus </w:t>
      </w:r>
      <w:r w:rsidR="00E21B28" w:rsidRPr="00FD0C09">
        <w:rPr>
          <w:rFonts w:ascii="Times New Roman" w:hAnsi="Times New Roman" w:cs="Times New Roman"/>
          <w:sz w:val="24"/>
          <w:szCs w:val="24"/>
        </w:rPr>
        <w:t xml:space="preserve">hosts </w:t>
      </w:r>
      <w:r w:rsidRPr="00FD0C09">
        <w:rPr>
          <w:rFonts w:ascii="Times New Roman" w:hAnsi="Times New Roman" w:cs="Times New Roman"/>
          <w:sz w:val="24"/>
          <w:szCs w:val="24"/>
        </w:rPr>
        <w:t xml:space="preserve">during </w:t>
      </w:r>
      <w:r w:rsidR="00E21B28" w:rsidRPr="00FD0C09">
        <w:rPr>
          <w:rFonts w:ascii="Times New Roman" w:hAnsi="Times New Roman" w:cs="Times New Roman"/>
          <w:sz w:val="24"/>
          <w:szCs w:val="24"/>
        </w:rPr>
        <w:t xml:space="preserve">the summer. </w:t>
      </w:r>
      <w:bookmarkStart w:id="13" w:name="_Hlk193658052"/>
      <w:r w:rsidR="00801CB0" w:rsidRPr="00FD0C09">
        <w:rPr>
          <w:rFonts w:ascii="Times New Roman" w:hAnsi="Times New Roman" w:cs="Times New Roman"/>
          <w:sz w:val="24"/>
          <w:szCs w:val="24"/>
        </w:rPr>
        <w:t>Congruent with other recent research,</w:t>
      </w:r>
      <w:r w:rsidR="00E21B28" w:rsidRPr="00FD0C09">
        <w:rPr>
          <w:rFonts w:ascii="Times New Roman" w:hAnsi="Times New Roman" w:cs="Times New Roman"/>
          <w:sz w:val="24"/>
          <w:szCs w:val="24"/>
        </w:rPr>
        <w:t xml:space="preserve"> </w:t>
      </w:r>
      <w:r w:rsidR="00801CB0" w:rsidRPr="00FD0C09">
        <w:rPr>
          <w:rFonts w:ascii="Times New Roman" w:hAnsi="Times New Roman" w:cs="Times New Roman"/>
          <w:sz w:val="24"/>
          <w:szCs w:val="24"/>
        </w:rPr>
        <w:t xml:space="preserve">we </w:t>
      </w:r>
      <w:r w:rsidR="00E21B28" w:rsidRPr="00FD0C09">
        <w:rPr>
          <w:rFonts w:ascii="Times New Roman" w:hAnsi="Times New Roman" w:cs="Times New Roman"/>
          <w:sz w:val="24"/>
          <w:szCs w:val="24"/>
        </w:rPr>
        <w:t>detected</w:t>
      </w:r>
      <w:r w:rsidR="00A91D2F" w:rsidRPr="00FD0C09">
        <w:rPr>
          <w:rFonts w:ascii="Times New Roman" w:hAnsi="Times New Roman" w:cs="Times New Roman"/>
          <w:sz w:val="24"/>
          <w:szCs w:val="24"/>
        </w:rPr>
        <w:t xml:space="preserve"> tree</w:t>
      </w:r>
      <w:ins w:id="14" w:author="Krell, Rayda" w:date="2025-12-29T09:39:00Z" w16du:dateUtc="2025-12-29T14:39:00Z">
        <w:r w:rsidR="00967345">
          <w:rPr>
            <w:rFonts w:ascii="Times New Roman" w:hAnsi="Times New Roman" w:cs="Times New Roman"/>
            <w:sz w:val="24"/>
            <w:szCs w:val="24"/>
          </w:rPr>
          <w:t xml:space="preserve"> </w:t>
        </w:r>
        <w:r w:rsidR="009F3828">
          <w:rPr>
            <w:rFonts w:ascii="Times New Roman" w:hAnsi="Times New Roman" w:cs="Times New Roman"/>
            <w:sz w:val="24"/>
            <w:szCs w:val="24"/>
          </w:rPr>
          <w:t xml:space="preserve">DNA </w:t>
        </w:r>
      </w:ins>
      <w:del w:id="15" w:author="Krell, Rayda" w:date="2025-12-29T09:39:00Z" w16du:dateUtc="2025-12-29T14:39:00Z">
        <w:r w:rsidR="00A91D2F" w:rsidRPr="00FD0C09" w:rsidDel="00967345">
          <w:rPr>
            <w:rFonts w:ascii="Times New Roman" w:hAnsi="Times New Roman" w:cs="Times New Roman"/>
            <w:sz w:val="24"/>
            <w:szCs w:val="24"/>
          </w:rPr>
          <w:delText>s</w:delText>
        </w:r>
      </w:del>
      <w:r w:rsidR="00A91D2F" w:rsidRPr="00FD0C09">
        <w:rPr>
          <w:rFonts w:ascii="Times New Roman" w:hAnsi="Times New Roman" w:cs="Times New Roman"/>
          <w:sz w:val="24"/>
          <w:szCs w:val="24"/>
        </w:rPr>
        <w:t xml:space="preserve"> in the guts of</w:t>
      </w:r>
      <w:r w:rsidR="00E21B28" w:rsidRPr="00FD0C09">
        <w:rPr>
          <w:rFonts w:ascii="Times New Roman" w:hAnsi="Times New Roman" w:cs="Times New Roman"/>
          <w:sz w:val="24"/>
          <w:szCs w:val="24"/>
        </w:rPr>
        <w:t xml:space="preserve"> </w:t>
      </w:r>
      <w:r w:rsidR="006E1480" w:rsidRPr="00FD0C09">
        <w:rPr>
          <w:rFonts w:ascii="Times New Roman" w:hAnsi="Times New Roman" w:cs="Times New Roman"/>
          <w:i/>
          <w:iCs/>
          <w:sz w:val="24"/>
          <w:szCs w:val="24"/>
        </w:rPr>
        <w:t>N. tenellus</w:t>
      </w:r>
      <w:r w:rsidR="00A91D2F" w:rsidRPr="00FD0C09">
        <w:rPr>
          <w:rFonts w:ascii="Times New Roman" w:hAnsi="Times New Roman" w:cs="Times New Roman"/>
          <w:i/>
          <w:iCs/>
          <w:sz w:val="24"/>
          <w:szCs w:val="24"/>
        </w:rPr>
        <w:t xml:space="preserve"> </w:t>
      </w:r>
      <w:r w:rsidR="00C46959" w:rsidRPr="00FD0C09">
        <w:rPr>
          <w:rFonts w:ascii="Times New Roman" w:hAnsi="Times New Roman" w:cs="Times New Roman"/>
          <w:sz w:val="24"/>
          <w:szCs w:val="24"/>
        </w:rPr>
        <w:t>confirming tree feeding,</w:t>
      </w:r>
      <w:r w:rsidR="00801CB0" w:rsidRPr="00FD0C09">
        <w:rPr>
          <w:rFonts w:ascii="Times New Roman" w:hAnsi="Times New Roman" w:cs="Times New Roman"/>
          <w:sz w:val="24"/>
          <w:szCs w:val="24"/>
        </w:rPr>
        <w:t xml:space="preserve"> i</w:t>
      </w:r>
      <w:r w:rsidR="00E21B28" w:rsidRPr="00FD0C09">
        <w:rPr>
          <w:rFonts w:ascii="Times New Roman" w:hAnsi="Times New Roman" w:cs="Times New Roman"/>
          <w:sz w:val="24"/>
          <w:szCs w:val="24"/>
        </w:rPr>
        <w:t xml:space="preserve">ncluding </w:t>
      </w:r>
      <w:r w:rsidR="00CB49DB" w:rsidRPr="00FD0C09">
        <w:rPr>
          <w:rFonts w:ascii="Times New Roman" w:hAnsi="Times New Roman" w:cs="Times New Roman"/>
          <w:i/>
          <w:iCs/>
          <w:sz w:val="24"/>
          <w:szCs w:val="24"/>
        </w:rPr>
        <w:t>Tilia</w:t>
      </w:r>
      <w:r w:rsidR="00CB49DB" w:rsidRPr="00FD0C09">
        <w:rPr>
          <w:rFonts w:ascii="Times New Roman" w:hAnsi="Times New Roman" w:cs="Times New Roman"/>
          <w:sz w:val="24"/>
          <w:szCs w:val="24"/>
        </w:rPr>
        <w:t xml:space="preserve"> spp. (linden),</w:t>
      </w:r>
      <w:r w:rsidR="00CB49DB" w:rsidRPr="00FD0C09">
        <w:rPr>
          <w:rFonts w:ascii="Times New Roman" w:hAnsi="Times New Roman" w:cs="Times New Roman"/>
          <w:i/>
          <w:iCs/>
          <w:sz w:val="24"/>
          <w:szCs w:val="24"/>
        </w:rPr>
        <w:t xml:space="preserve"> Prunus</w:t>
      </w:r>
      <w:r w:rsidR="00CB49DB" w:rsidRPr="00FD0C09">
        <w:rPr>
          <w:rFonts w:ascii="Times New Roman" w:hAnsi="Times New Roman" w:cs="Times New Roman"/>
          <w:sz w:val="24"/>
          <w:szCs w:val="24"/>
        </w:rPr>
        <w:t xml:space="preserve"> spp./</w:t>
      </w:r>
      <w:r w:rsidR="00CB49DB" w:rsidRPr="00FD0C09">
        <w:rPr>
          <w:rFonts w:ascii="Times New Roman" w:hAnsi="Times New Roman" w:cs="Times New Roman"/>
          <w:i/>
          <w:iCs/>
          <w:sz w:val="24"/>
          <w:szCs w:val="24"/>
        </w:rPr>
        <w:t>Pyrus</w:t>
      </w:r>
      <w:r w:rsidR="00CB49DB" w:rsidRPr="00FD0C09">
        <w:rPr>
          <w:rFonts w:ascii="Times New Roman" w:hAnsi="Times New Roman" w:cs="Times New Roman"/>
          <w:sz w:val="24"/>
          <w:szCs w:val="24"/>
        </w:rPr>
        <w:t xml:space="preserve"> spp.</w:t>
      </w:r>
      <w:del w:id="16" w:author="Krell, Rayda" w:date="2025-12-29T09:40:00Z" w16du:dateUtc="2025-12-29T14:40:00Z">
        <w:r w:rsidR="00CB49DB" w:rsidRPr="00FD0C09" w:rsidDel="009F3828">
          <w:rPr>
            <w:rFonts w:ascii="Times New Roman" w:hAnsi="Times New Roman" w:cs="Times New Roman"/>
            <w:sz w:val="24"/>
            <w:szCs w:val="24"/>
          </w:rPr>
          <w:delText xml:space="preserve"> </w:delText>
        </w:r>
      </w:del>
      <w:r w:rsidR="00CB49DB" w:rsidRPr="00FD0C09">
        <w:rPr>
          <w:rFonts w:ascii="Times New Roman" w:hAnsi="Times New Roman" w:cs="Times New Roman"/>
          <w:sz w:val="24"/>
          <w:szCs w:val="24"/>
        </w:rPr>
        <w:t>/</w:t>
      </w:r>
      <w:r w:rsidR="00CB49DB" w:rsidRPr="00FD0C09">
        <w:rPr>
          <w:rFonts w:ascii="Times New Roman" w:hAnsi="Times New Roman" w:cs="Times New Roman"/>
          <w:i/>
          <w:iCs/>
          <w:sz w:val="24"/>
          <w:szCs w:val="24"/>
        </w:rPr>
        <w:t>Citrus</w:t>
      </w:r>
      <w:r w:rsidR="00CB49DB" w:rsidRPr="00FD0C09">
        <w:rPr>
          <w:rFonts w:ascii="Times New Roman" w:hAnsi="Times New Roman" w:cs="Times New Roman"/>
          <w:sz w:val="24"/>
          <w:szCs w:val="24"/>
        </w:rPr>
        <w:t xml:space="preserve"> spp</w:t>
      </w:r>
      <w:ins w:id="17" w:author="Krell, Rayda" w:date="2025-12-29T09:40:00Z" w16du:dateUtc="2025-12-29T14:40:00Z">
        <w:r w:rsidR="009F3828">
          <w:rPr>
            <w:rFonts w:ascii="Times New Roman" w:hAnsi="Times New Roman" w:cs="Times New Roman"/>
            <w:sz w:val="24"/>
            <w:szCs w:val="24"/>
          </w:rPr>
          <w:t>.</w:t>
        </w:r>
      </w:ins>
      <w:r w:rsidR="00CB49DB" w:rsidRPr="00FD0C09">
        <w:rPr>
          <w:rFonts w:ascii="Times New Roman" w:hAnsi="Times New Roman" w:cs="Times New Roman"/>
          <w:sz w:val="24"/>
          <w:szCs w:val="24"/>
        </w:rPr>
        <w:t xml:space="preserve"> (fruit), and </w:t>
      </w:r>
      <w:r w:rsidR="00CB49DB" w:rsidRPr="00FD0C09">
        <w:rPr>
          <w:rFonts w:ascii="Times New Roman" w:hAnsi="Times New Roman" w:cs="Times New Roman"/>
          <w:i/>
          <w:iCs/>
          <w:sz w:val="24"/>
          <w:szCs w:val="24"/>
        </w:rPr>
        <w:t xml:space="preserve">Tsuga </w:t>
      </w:r>
      <w:r w:rsidR="00CB49DB" w:rsidRPr="00FD0C09">
        <w:rPr>
          <w:rFonts w:ascii="Times New Roman" w:hAnsi="Times New Roman" w:cs="Times New Roman"/>
          <w:sz w:val="24"/>
          <w:szCs w:val="24"/>
        </w:rPr>
        <w:t>spp./</w:t>
      </w:r>
      <w:r w:rsidR="00CB49DB" w:rsidRPr="00FD0C09">
        <w:rPr>
          <w:rFonts w:ascii="Times New Roman" w:hAnsi="Times New Roman" w:cs="Times New Roman"/>
          <w:i/>
          <w:iCs/>
          <w:sz w:val="24"/>
          <w:szCs w:val="24"/>
        </w:rPr>
        <w:t>Pinus</w:t>
      </w:r>
      <w:r w:rsidR="00CB49DB" w:rsidRPr="00FD0C09">
        <w:rPr>
          <w:rFonts w:ascii="Times New Roman" w:hAnsi="Times New Roman" w:cs="Times New Roman"/>
          <w:sz w:val="24"/>
          <w:szCs w:val="24"/>
        </w:rPr>
        <w:t xml:space="preserve"> </w:t>
      </w:r>
      <w:proofErr w:type="spellStart"/>
      <w:r w:rsidR="00E21B28" w:rsidRPr="00FD0C09">
        <w:rPr>
          <w:rFonts w:ascii="Times New Roman" w:hAnsi="Times New Roman" w:cs="Times New Roman"/>
          <w:sz w:val="24"/>
          <w:szCs w:val="24"/>
        </w:rPr>
        <w:t>sp</w:t>
      </w:r>
      <w:r w:rsidR="00CB49DB" w:rsidRPr="00FD0C09">
        <w:rPr>
          <w:rFonts w:ascii="Times New Roman" w:hAnsi="Times New Roman" w:cs="Times New Roman"/>
          <w:sz w:val="24"/>
          <w:szCs w:val="24"/>
        </w:rPr>
        <w:t>p</w:t>
      </w:r>
      <w:proofErr w:type="spellEnd"/>
      <w:r w:rsidR="00E21B28" w:rsidRPr="00FD0C09">
        <w:rPr>
          <w:rFonts w:ascii="Times New Roman" w:hAnsi="Times New Roman" w:cs="Times New Roman"/>
          <w:sz w:val="24"/>
          <w:szCs w:val="24"/>
        </w:rPr>
        <w:t xml:space="preserve">, </w:t>
      </w:r>
      <w:r w:rsidR="000A44D7" w:rsidRPr="00FD0C09">
        <w:rPr>
          <w:rFonts w:ascii="Times New Roman" w:hAnsi="Times New Roman" w:cs="Times New Roman"/>
          <w:sz w:val="24"/>
          <w:szCs w:val="24"/>
        </w:rPr>
        <w:t>(pine)</w:t>
      </w:r>
      <w:bookmarkEnd w:id="13"/>
      <w:r w:rsidR="00E21B28"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Our study </w:t>
      </w:r>
      <w:r w:rsidR="00E21B28" w:rsidRPr="00FD0C09">
        <w:rPr>
          <w:rFonts w:ascii="Times New Roman" w:hAnsi="Times New Roman" w:cs="Times New Roman"/>
          <w:sz w:val="24"/>
          <w:szCs w:val="24"/>
        </w:rPr>
        <w:t>refine</w:t>
      </w:r>
      <w:r w:rsidRPr="00FD0C09">
        <w:rPr>
          <w:rFonts w:ascii="Times New Roman" w:hAnsi="Times New Roman" w:cs="Times New Roman"/>
          <w:sz w:val="24"/>
          <w:szCs w:val="24"/>
        </w:rPr>
        <w:t>s</w:t>
      </w:r>
      <w:r w:rsidR="00E21B28" w:rsidRPr="00FD0C09">
        <w:rPr>
          <w:rFonts w:ascii="Times New Roman" w:hAnsi="Times New Roman" w:cs="Times New Roman"/>
          <w:sz w:val="24"/>
          <w:szCs w:val="24"/>
        </w:rPr>
        <w:t xml:space="preserve"> our understanding of </w:t>
      </w:r>
      <w:r w:rsidR="006E1480" w:rsidRPr="00FD0C09">
        <w:rPr>
          <w:rFonts w:ascii="Times New Roman" w:hAnsi="Times New Roman" w:cs="Times New Roman"/>
          <w:i/>
          <w:iCs/>
          <w:sz w:val="24"/>
          <w:szCs w:val="24"/>
        </w:rPr>
        <w:t xml:space="preserve">N. tenellus </w:t>
      </w:r>
      <w:r w:rsidR="00E21B28" w:rsidRPr="00FD0C09">
        <w:rPr>
          <w:rFonts w:ascii="Times New Roman" w:hAnsi="Times New Roman" w:cs="Times New Roman"/>
          <w:sz w:val="24"/>
          <w:szCs w:val="24"/>
        </w:rPr>
        <w:t>ecology and highlight</w:t>
      </w:r>
      <w:r w:rsidRPr="00FD0C09">
        <w:rPr>
          <w:rFonts w:ascii="Times New Roman" w:hAnsi="Times New Roman" w:cs="Times New Roman"/>
          <w:sz w:val="24"/>
          <w:szCs w:val="24"/>
        </w:rPr>
        <w:t>s</w:t>
      </w:r>
      <w:r w:rsidR="00E21B28" w:rsidRPr="00FD0C09">
        <w:rPr>
          <w:rFonts w:ascii="Times New Roman" w:hAnsi="Times New Roman" w:cs="Times New Roman"/>
          <w:sz w:val="24"/>
          <w:szCs w:val="24"/>
        </w:rPr>
        <w:t xml:space="preserve"> the importance of host use patterns in predicting pathogen transmission, ultimately improving </w:t>
      </w:r>
      <w:r w:rsidRPr="00FD0C09">
        <w:rPr>
          <w:rFonts w:ascii="Times New Roman" w:hAnsi="Times New Roman" w:cs="Times New Roman"/>
          <w:sz w:val="24"/>
          <w:szCs w:val="24"/>
        </w:rPr>
        <w:t xml:space="preserve">pathogen </w:t>
      </w:r>
      <w:r w:rsidR="00E21B28" w:rsidRPr="00FD0C09">
        <w:rPr>
          <w:rFonts w:ascii="Times New Roman" w:hAnsi="Times New Roman" w:cs="Times New Roman"/>
          <w:sz w:val="24"/>
          <w:szCs w:val="24"/>
        </w:rPr>
        <w:t>risk assessments</w:t>
      </w:r>
      <w:r w:rsidR="00852702" w:rsidRPr="00FD0C09">
        <w:rPr>
          <w:rFonts w:ascii="Times New Roman" w:hAnsi="Times New Roman" w:cs="Times New Roman"/>
          <w:sz w:val="24"/>
          <w:szCs w:val="24"/>
        </w:rPr>
        <w:t>.</w:t>
      </w:r>
    </w:p>
    <w:p w14:paraId="0C82995B" w14:textId="77777777" w:rsidR="00B2323E" w:rsidRPr="00FD0C09" w:rsidRDefault="00B2323E" w:rsidP="002A22D6">
      <w:pPr>
        <w:spacing w:after="0" w:line="480" w:lineRule="auto"/>
        <w:contextualSpacing/>
        <w:rPr>
          <w:rFonts w:ascii="Times New Roman" w:eastAsia="Times New Roman" w:hAnsi="Times New Roman" w:cs="Times New Roman"/>
          <w:kern w:val="0"/>
          <w:sz w:val="24"/>
          <w:szCs w:val="24"/>
          <w14:ligatures w14:val="none"/>
        </w:rPr>
      </w:pPr>
    </w:p>
    <w:p w14:paraId="75B3F3E1" w14:textId="7432A309" w:rsidR="00703B7E" w:rsidRPr="00FD0C09" w:rsidRDefault="003D4F8C" w:rsidP="002A22D6">
      <w:pPr>
        <w:spacing w:after="0" w:line="480" w:lineRule="auto"/>
        <w:contextualSpacing/>
        <w:rPr>
          <w:rStyle w:val="normaltextrun"/>
          <w:rFonts w:ascii="Times New Roman" w:hAnsi="Times New Roman" w:cs="Times New Roman"/>
          <w:sz w:val="24"/>
          <w:szCs w:val="24"/>
        </w:rPr>
      </w:pPr>
      <w:r w:rsidRPr="00FD0C09">
        <w:rPr>
          <w:rFonts w:ascii="Times New Roman" w:hAnsi="Times New Roman" w:cs="Times New Roman"/>
          <w:b/>
          <w:bCs/>
          <w:sz w:val="24"/>
          <w:szCs w:val="24"/>
        </w:rPr>
        <w:t>Keywords:</w:t>
      </w:r>
      <w:r w:rsidRPr="00FD0C09">
        <w:rPr>
          <w:rFonts w:ascii="Times New Roman" w:hAnsi="Times New Roman" w:cs="Times New Roman"/>
          <w:sz w:val="24"/>
          <w:szCs w:val="24"/>
        </w:rPr>
        <w:t xml:space="preserve"> gut content analysis, beet curly top virus, </w:t>
      </w:r>
      <w:r w:rsidR="000A44D7" w:rsidRPr="00FD0C09">
        <w:rPr>
          <w:rFonts w:ascii="Times New Roman" w:hAnsi="Times New Roman" w:cs="Times New Roman"/>
          <w:sz w:val="24"/>
          <w:szCs w:val="24"/>
        </w:rPr>
        <w:t xml:space="preserve">purple top disease, </w:t>
      </w:r>
      <w:r w:rsidRPr="00FD0C09">
        <w:rPr>
          <w:rFonts w:ascii="Times New Roman" w:hAnsi="Times New Roman" w:cs="Times New Roman"/>
          <w:sz w:val="24"/>
          <w:szCs w:val="24"/>
        </w:rPr>
        <w:t>landscape ecology, pest population dynamics, vector monitoring</w:t>
      </w:r>
      <w:r w:rsidR="00852702" w:rsidRPr="00FD0C09">
        <w:rPr>
          <w:rFonts w:ascii="Times New Roman" w:hAnsi="Times New Roman" w:cs="Times New Roman"/>
          <w:sz w:val="24"/>
          <w:szCs w:val="24"/>
        </w:rPr>
        <w:br w:type="page"/>
      </w:r>
    </w:p>
    <w:p w14:paraId="5C65C16F" w14:textId="5B501268" w:rsidR="00B062F5" w:rsidRPr="00FD0C09" w:rsidRDefault="005A2183" w:rsidP="002A22D6">
      <w:pPr>
        <w:spacing w:after="0" w:line="480" w:lineRule="auto"/>
        <w:contextualSpacing/>
        <w:rPr>
          <w:rStyle w:val="normaltextrun"/>
          <w:rFonts w:ascii="Times New Roman" w:hAnsi="Times New Roman" w:cs="Times New Roman"/>
          <w:b/>
          <w:bCs/>
          <w:sz w:val="24"/>
          <w:szCs w:val="24"/>
        </w:rPr>
      </w:pPr>
      <w:r w:rsidRPr="00FD0C09">
        <w:rPr>
          <w:rStyle w:val="normaltextrun"/>
          <w:rFonts w:ascii="Times New Roman" w:hAnsi="Times New Roman" w:cs="Times New Roman"/>
          <w:b/>
          <w:bCs/>
          <w:sz w:val="24"/>
          <w:szCs w:val="24"/>
        </w:rPr>
        <w:lastRenderedPageBreak/>
        <w:t>Introduction</w:t>
      </w:r>
      <w:r w:rsidR="006543A8" w:rsidRPr="00FD0C09">
        <w:rPr>
          <w:rStyle w:val="normaltextrun"/>
          <w:rFonts w:ascii="Times New Roman" w:hAnsi="Times New Roman" w:cs="Times New Roman"/>
          <w:b/>
          <w:bCs/>
          <w:sz w:val="24"/>
          <w:szCs w:val="24"/>
        </w:rPr>
        <w:t>:</w:t>
      </w:r>
    </w:p>
    <w:p w14:paraId="31529467" w14:textId="25168CE1" w:rsidR="003C4159" w:rsidRPr="00FD0C09" w:rsidRDefault="002A22D6" w:rsidP="00481E61">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 xml:space="preserve">Many insect pests that are </w:t>
      </w:r>
      <w:ins w:id="18" w:author="Krell, Rayda" w:date="2025-12-29T09:41:00Z" w16du:dateUtc="2025-12-29T14:41:00Z">
        <w:r w:rsidR="00506385">
          <w:rPr>
            <w:rFonts w:ascii="Times New Roman" w:hAnsi="Times New Roman" w:cs="Times New Roman"/>
            <w:sz w:val="24"/>
            <w:szCs w:val="24"/>
          </w:rPr>
          <w:t>p</w:t>
        </w:r>
      </w:ins>
      <w:ins w:id="19" w:author="Krell, Rayda" w:date="2025-12-29T09:42:00Z" w16du:dateUtc="2025-12-29T14:42:00Z">
        <w:r w:rsidR="00506385">
          <w:rPr>
            <w:rFonts w:ascii="Times New Roman" w:hAnsi="Times New Roman" w:cs="Times New Roman"/>
            <w:sz w:val="24"/>
            <w:szCs w:val="24"/>
          </w:rPr>
          <w:t xml:space="preserve">lant pathogen </w:t>
        </w:r>
      </w:ins>
      <w:r w:rsidRPr="00FD0C09">
        <w:rPr>
          <w:rFonts w:ascii="Times New Roman" w:hAnsi="Times New Roman" w:cs="Times New Roman"/>
          <w:sz w:val="24"/>
          <w:szCs w:val="24"/>
        </w:rPr>
        <w:t xml:space="preserve">vectors </w:t>
      </w:r>
      <w:del w:id="20" w:author="Krell, Rayda" w:date="2025-12-29T09:42:00Z" w16du:dateUtc="2025-12-29T14:42:00Z">
        <w:r w:rsidRPr="00FD0C09" w:rsidDel="00506385">
          <w:rPr>
            <w:rFonts w:ascii="Times New Roman" w:hAnsi="Times New Roman" w:cs="Times New Roman"/>
            <w:sz w:val="24"/>
            <w:szCs w:val="24"/>
          </w:rPr>
          <w:delText xml:space="preserve">of pathogens </w:delText>
        </w:r>
      </w:del>
      <w:r w:rsidRPr="00FD0C09">
        <w:rPr>
          <w:rFonts w:ascii="Times New Roman" w:hAnsi="Times New Roman" w:cs="Times New Roman"/>
          <w:sz w:val="24"/>
          <w:szCs w:val="24"/>
        </w:rPr>
        <w:t xml:space="preserve">are generalists that </w:t>
      </w:r>
      <w:r w:rsidR="003C4159" w:rsidRPr="00FD0C09">
        <w:rPr>
          <w:rFonts w:ascii="Times New Roman" w:hAnsi="Times New Roman" w:cs="Times New Roman"/>
          <w:sz w:val="24"/>
          <w:szCs w:val="24"/>
        </w:rPr>
        <w:t>feed on diverse host</w:t>
      </w:r>
      <w:r w:rsidR="00763CFE" w:rsidRPr="00FD0C09">
        <w:rPr>
          <w:rFonts w:ascii="Times New Roman" w:hAnsi="Times New Roman" w:cs="Times New Roman"/>
          <w:sz w:val="24"/>
          <w:szCs w:val="24"/>
        </w:rPr>
        <w:t xml:space="preserve">s </w:t>
      </w:r>
      <w:r w:rsidR="003C4159" w:rsidRPr="00FD0C09">
        <w:rPr>
          <w:rFonts w:ascii="Times New Roman" w:hAnsi="Times New Roman" w:cs="Times New Roman"/>
          <w:sz w:val="24"/>
          <w:szCs w:val="24"/>
        </w:rPr>
        <w:t>across landscapes and seasons</w:t>
      </w:r>
      <w:r w:rsidRPr="00FD0C09">
        <w:rPr>
          <w:rFonts w:ascii="Times New Roman" w:hAnsi="Times New Roman" w:cs="Times New Roman"/>
          <w:sz w:val="24"/>
          <w:szCs w:val="24"/>
        </w:rPr>
        <w:t xml:space="preserve"> (</w:t>
      </w:r>
      <w:r w:rsidR="00537BDB" w:rsidRPr="00FD0C09">
        <w:rPr>
          <w:rFonts w:ascii="Times New Roman" w:hAnsi="Times New Roman" w:cs="Times New Roman"/>
          <w:sz w:val="24"/>
          <w:szCs w:val="24"/>
        </w:rPr>
        <w:t xml:space="preserve">Weintraub and Beanland 2006; </w:t>
      </w:r>
      <w:r w:rsidR="00763CFE" w:rsidRPr="00FD0C09">
        <w:rPr>
          <w:rFonts w:ascii="Times New Roman" w:hAnsi="Times New Roman" w:cs="Times New Roman"/>
          <w:sz w:val="24"/>
          <w:szCs w:val="24"/>
        </w:rPr>
        <w:t>Gutiérrez-López et al. 2020</w:t>
      </w:r>
      <w:r w:rsidRPr="00FD0C09">
        <w:rPr>
          <w:rFonts w:ascii="Times New Roman" w:hAnsi="Times New Roman" w:cs="Times New Roman"/>
          <w:sz w:val="24"/>
          <w:szCs w:val="24"/>
        </w:rPr>
        <w:t>)</w:t>
      </w:r>
      <w:r w:rsidR="003C4159"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Generalist vectors are difficult to manage </w:t>
      </w:r>
      <w:del w:id="21" w:author="Krell, Rayda" w:date="2025-12-29T09:42:00Z" w16du:dateUtc="2025-12-29T14:42:00Z">
        <w:r w:rsidR="00787F0A" w:rsidRPr="00FD0C09" w:rsidDel="00506385">
          <w:rPr>
            <w:rFonts w:ascii="Times New Roman" w:hAnsi="Times New Roman" w:cs="Times New Roman"/>
            <w:sz w:val="24"/>
            <w:szCs w:val="24"/>
          </w:rPr>
          <w:delText xml:space="preserve">as </w:delText>
        </w:r>
      </w:del>
      <w:ins w:id="22" w:author="Krell, Rayda" w:date="2025-12-29T09:42:00Z" w16du:dateUtc="2025-12-29T14:42:00Z">
        <w:r w:rsidR="00506385">
          <w:rPr>
            <w:rFonts w:ascii="Times New Roman" w:hAnsi="Times New Roman" w:cs="Times New Roman"/>
            <w:sz w:val="24"/>
            <w:szCs w:val="24"/>
          </w:rPr>
          <w:t xml:space="preserve">because </w:t>
        </w:r>
      </w:ins>
      <w:r w:rsidR="00787F0A" w:rsidRPr="00FD0C09">
        <w:rPr>
          <w:rFonts w:ascii="Times New Roman" w:hAnsi="Times New Roman" w:cs="Times New Roman"/>
          <w:sz w:val="24"/>
          <w:szCs w:val="24"/>
        </w:rPr>
        <w:t>they</w:t>
      </w:r>
      <w:r w:rsidRPr="00FD0C09">
        <w:rPr>
          <w:rFonts w:ascii="Times New Roman" w:hAnsi="Times New Roman" w:cs="Times New Roman"/>
          <w:sz w:val="24"/>
          <w:szCs w:val="24"/>
        </w:rPr>
        <w:t xml:space="preserve"> move between </w:t>
      </w:r>
      <w:del w:id="23" w:author="Krell, Rayda" w:date="2025-12-29T09:42:00Z" w16du:dateUtc="2025-12-29T14:42:00Z">
        <w:r w:rsidRPr="00FD0C09" w:rsidDel="00506385">
          <w:rPr>
            <w:rFonts w:ascii="Times New Roman" w:hAnsi="Times New Roman" w:cs="Times New Roman"/>
            <w:sz w:val="24"/>
            <w:szCs w:val="24"/>
          </w:rPr>
          <w:delText xml:space="preserve">different </w:delText>
        </w:r>
      </w:del>
      <w:r w:rsidRPr="00FD0C09">
        <w:rPr>
          <w:rFonts w:ascii="Times New Roman" w:hAnsi="Times New Roman" w:cs="Times New Roman"/>
          <w:sz w:val="24"/>
          <w:szCs w:val="24"/>
        </w:rPr>
        <w:t>crop</w:t>
      </w:r>
      <w:ins w:id="24" w:author="Krell, Rayda" w:date="2025-12-29T09:42:00Z" w16du:dateUtc="2025-12-29T14:42:00Z">
        <w:r w:rsidR="00506385">
          <w:rPr>
            <w:rFonts w:ascii="Times New Roman" w:hAnsi="Times New Roman" w:cs="Times New Roman"/>
            <w:sz w:val="24"/>
            <w:szCs w:val="24"/>
          </w:rPr>
          <w:t>s</w:t>
        </w:r>
      </w:ins>
      <w:r w:rsidRPr="00FD0C09">
        <w:rPr>
          <w:rFonts w:ascii="Times New Roman" w:hAnsi="Times New Roman" w:cs="Times New Roman"/>
          <w:sz w:val="24"/>
          <w:szCs w:val="24"/>
        </w:rPr>
        <w:t xml:space="preserve"> and </w:t>
      </w:r>
      <w:commentRangeStart w:id="25"/>
      <w:r w:rsidRPr="00FD0C09">
        <w:rPr>
          <w:rFonts w:ascii="Times New Roman" w:hAnsi="Times New Roman" w:cs="Times New Roman"/>
          <w:sz w:val="24"/>
          <w:szCs w:val="24"/>
        </w:rPr>
        <w:t xml:space="preserve">non-crop </w:t>
      </w:r>
      <w:commentRangeEnd w:id="25"/>
      <w:r w:rsidR="00A676D6">
        <w:rPr>
          <w:rStyle w:val="CommentReference"/>
        </w:rPr>
        <w:commentReference w:id="25"/>
      </w:r>
      <w:r w:rsidRPr="00FD0C09">
        <w:rPr>
          <w:rFonts w:ascii="Times New Roman" w:hAnsi="Times New Roman" w:cs="Times New Roman"/>
          <w:sz w:val="24"/>
          <w:szCs w:val="24"/>
        </w:rPr>
        <w:t>weedy hosts (</w:t>
      </w:r>
      <w:r w:rsidR="00537BDB" w:rsidRPr="00FD0C09">
        <w:rPr>
          <w:rFonts w:ascii="Times New Roman" w:hAnsi="Times New Roman" w:cs="Times New Roman"/>
          <w:sz w:val="24"/>
          <w:szCs w:val="24"/>
        </w:rPr>
        <w:t xml:space="preserve">Nault 1997; Heck 2018; </w:t>
      </w:r>
      <w:r w:rsidR="00972BFE" w:rsidRPr="00FD0C09">
        <w:rPr>
          <w:rFonts w:ascii="Times New Roman" w:hAnsi="Times New Roman" w:cs="Times New Roman"/>
          <w:sz w:val="24"/>
          <w:szCs w:val="24"/>
        </w:rPr>
        <w:t>Gutiérrez Illan et al. 2020).</w:t>
      </w:r>
      <w:r w:rsidRPr="00FD0C09">
        <w:rPr>
          <w:rFonts w:ascii="Times New Roman" w:hAnsi="Times New Roman" w:cs="Times New Roman"/>
          <w:sz w:val="24"/>
          <w:szCs w:val="24"/>
        </w:rPr>
        <w:t xml:space="preserve"> Areawide management is challenging, and large patches of </w:t>
      </w:r>
      <w:r w:rsidR="00787F0A" w:rsidRPr="00FD0C09">
        <w:rPr>
          <w:rFonts w:ascii="Times New Roman" w:hAnsi="Times New Roman" w:cs="Times New Roman"/>
          <w:sz w:val="24"/>
          <w:szCs w:val="24"/>
        </w:rPr>
        <w:t xml:space="preserve">unmanaged </w:t>
      </w:r>
      <w:r w:rsidRPr="00FD0C09">
        <w:rPr>
          <w:rFonts w:ascii="Times New Roman" w:hAnsi="Times New Roman" w:cs="Times New Roman"/>
          <w:sz w:val="24"/>
          <w:szCs w:val="24"/>
        </w:rPr>
        <w:t>weedy hosts</w:t>
      </w:r>
      <w:r w:rsidR="00FE619C" w:rsidRPr="00FD0C09">
        <w:rPr>
          <w:rFonts w:ascii="Times New Roman" w:hAnsi="Times New Roman" w:cs="Times New Roman"/>
          <w:sz w:val="24"/>
          <w:szCs w:val="24"/>
        </w:rPr>
        <w:t xml:space="preserve"> </w:t>
      </w:r>
      <w:r w:rsidR="00787F0A" w:rsidRPr="00FD0C09">
        <w:rPr>
          <w:rFonts w:ascii="Times New Roman" w:hAnsi="Times New Roman" w:cs="Times New Roman"/>
          <w:sz w:val="24"/>
          <w:szCs w:val="24"/>
        </w:rPr>
        <w:t xml:space="preserve">near </w:t>
      </w:r>
      <w:r w:rsidR="00FE619C" w:rsidRPr="00FD0C09">
        <w:rPr>
          <w:rFonts w:ascii="Times New Roman" w:hAnsi="Times New Roman" w:cs="Times New Roman"/>
          <w:sz w:val="24"/>
          <w:szCs w:val="24"/>
        </w:rPr>
        <w:t>commercial production areas</w:t>
      </w:r>
      <w:r w:rsidR="00787F0A" w:rsidRPr="00FD0C09">
        <w:rPr>
          <w:rFonts w:ascii="Times New Roman" w:hAnsi="Times New Roman" w:cs="Times New Roman"/>
          <w:sz w:val="24"/>
          <w:szCs w:val="24"/>
        </w:rPr>
        <w:t xml:space="preserve"> can act as </w:t>
      </w:r>
      <w:ins w:id="26" w:author="Krell, Rayda" w:date="2025-12-29T09:43:00Z" w16du:dateUtc="2025-12-29T14:43:00Z">
        <w:r w:rsidR="00506385">
          <w:rPr>
            <w:rFonts w:ascii="Times New Roman" w:hAnsi="Times New Roman" w:cs="Times New Roman"/>
            <w:sz w:val="24"/>
            <w:szCs w:val="24"/>
          </w:rPr>
          <w:t xml:space="preserve">vector </w:t>
        </w:r>
      </w:ins>
      <w:r w:rsidR="00787F0A" w:rsidRPr="00FD0C09">
        <w:rPr>
          <w:rFonts w:ascii="Times New Roman" w:hAnsi="Times New Roman" w:cs="Times New Roman"/>
          <w:sz w:val="24"/>
          <w:szCs w:val="24"/>
        </w:rPr>
        <w:t xml:space="preserve">sources </w:t>
      </w:r>
      <w:del w:id="27" w:author="Krell, Rayda" w:date="2025-12-29T09:43:00Z" w16du:dateUtc="2025-12-29T14:43:00Z">
        <w:r w:rsidR="00787F0A" w:rsidRPr="00FD0C09" w:rsidDel="00506385">
          <w:rPr>
            <w:rFonts w:ascii="Times New Roman" w:hAnsi="Times New Roman" w:cs="Times New Roman"/>
            <w:sz w:val="24"/>
            <w:szCs w:val="24"/>
          </w:rPr>
          <w:delText xml:space="preserve">of vectors </w:delText>
        </w:r>
      </w:del>
      <w:r w:rsidR="00FE619C" w:rsidRPr="00FD0C09">
        <w:rPr>
          <w:rFonts w:ascii="Times New Roman" w:hAnsi="Times New Roman" w:cs="Times New Roman"/>
          <w:sz w:val="24"/>
          <w:szCs w:val="24"/>
        </w:rPr>
        <w:t>during crop seasons (</w:t>
      </w:r>
      <w:r w:rsidR="00763CFE" w:rsidRPr="00FD0C09">
        <w:rPr>
          <w:rFonts w:ascii="Times New Roman" w:hAnsi="Times New Roman" w:cs="Times New Roman"/>
          <w:sz w:val="24"/>
          <w:szCs w:val="24"/>
        </w:rPr>
        <w:t>Bennet 1971</w:t>
      </w:r>
      <w:r w:rsidR="00FE619C" w:rsidRPr="00FD0C09">
        <w:rPr>
          <w:rFonts w:ascii="Times New Roman" w:hAnsi="Times New Roman" w:cs="Times New Roman"/>
          <w:sz w:val="24"/>
          <w:szCs w:val="24"/>
        </w:rPr>
        <w:t xml:space="preserve">). </w:t>
      </w:r>
      <w:ins w:id="28" w:author="Krell, Rayda" w:date="2025-12-29T09:46:00Z" w16du:dateUtc="2025-12-29T14:46:00Z">
        <w:r w:rsidR="00625624">
          <w:rPr>
            <w:rFonts w:ascii="Times New Roman" w:hAnsi="Times New Roman" w:cs="Times New Roman"/>
            <w:sz w:val="24"/>
            <w:szCs w:val="24"/>
          </w:rPr>
          <w:t>The p</w:t>
        </w:r>
      </w:ins>
      <w:del w:id="29" w:author="Krell, Rayda" w:date="2025-12-29T09:46:00Z" w16du:dateUtc="2025-12-29T14:46:00Z">
        <w:r w:rsidR="00FE619C" w:rsidRPr="00FD0C09" w:rsidDel="00625624">
          <w:rPr>
            <w:rFonts w:ascii="Times New Roman" w:hAnsi="Times New Roman" w:cs="Times New Roman"/>
            <w:sz w:val="24"/>
            <w:szCs w:val="24"/>
          </w:rPr>
          <w:delText>P</w:delText>
        </w:r>
      </w:del>
      <w:r w:rsidR="00FE619C" w:rsidRPr="00FD0C09">
        <w:rPr>
          <w:rFonts w:ascii="Times New Roman" w:hAnsi="Times New Roman" w:cs="Times New Roman"/>
          <w:sz w:val="24"/>
          <w:szCs w:val="24"/>
        </w:rPr>
        <w:t xml:space="preserve">athogens transmitted by </w:t>
      </w:r>
      <w:ins w:id="30" w:author="Krell, Rayda" w:date="2025-12-29T09:46:00Z" w16du:dateUtc="2025-12-29T14:46:00Z">
        <w:r w:rsidR="00625624">
          <w:rPr>
            <w:rFonts w:ascii="Times New Roman" w:hAnsi="Times New Roman" w:cs="Times New Roman"/>
            <w:sz w:val="24"/>
            <w:szCs w:val="24"/>
          </w:rPr>
          <w:t xml:space="preserve">these </w:t>
        </w:r>
      </w:ins>
      <w:r w:rsidR="00FE619C" w:rsidRPr="00FD0C09">
        <w:rPr>
          <w:rFonts w:ascii="Times New Roman" w:hAnsi="Times New Roman" w:cs="Times New Roman"/>
          <w:sz w:val="24"/>
          <w:szCs w:val="24"/>
        </w:rPr>
        <w:t>vectors</w:t>
      </w:r>
      <w:ins w:id="31" w:author="Krell, Rayda" w:date="2025-12-29T09:46:00Z" w16du:dateUtc="2025-12-29T14:46:00Z">
        <w:r w:rsidR="00625624">
          <w:rPr>
            <w:rFonts w:ascii="Times New Roman" w:hAnsi="Times New Roman" w:cs="Times New Roman"/>
            <w:sz w:val="24"/>
            <w:szCs w:val="24"/>
          </w:rPr>
          <w:t xml:space="preserve"> </w:t>
        </w:r>
      </w:ins>
      <w:del w:id="32" w:author="Krell, Rayda" w:date="2025-12-29T10:09:00Z" w16du:dateUtc="2025-12-29T15:09:00Z">
        <w:r w:rsidR="00FE619C" w:rsidRPr="00FD0C09" w:rsidDel="009433F8">
          <w:rPr>
            <w:rFonts w:ascii="Times New Roman" w:hAnsi="Times New Roman" w:cs="Times New Roman"/>
            <w:sz w:val="24"/>
            <w:szCs w:val="24"/>
          </w:rPr>
          <w:delText xml:space="preserve"> </w:delText>
        </w:r>
      </w:del>
      <w:r w:rsidR="00FE619C" w:rsidRPr="00FD0C09">
        <w:rPr>
          <w:rFonts w:ascii="Times New Roman" w:hAnsi="Times New Roman" w:cs="Times New Roman"/>
          <w:sz w:val="24"/>
          <w:szCs w:val="24"/>
        </w:rPr>
        <w:t xml:space="preserve">also </w:t>
      </w:r>
      <w:r w:rsidR="00787F0A" w:rsidRPr="00FD0C09">
        <w:rPr>
          <w:rFonts w:ascii="Times New Roman" w:hAnsi="Times New Roman" w:cs="Times New Roman"/>
          <w:sz w:val="24"/>
          <w:szCs w:val="24"/>
        </w:rPr>
        <w:t>often</w:t>
      </w:r>
      <w:ins w:id="33" w:author="Krell, Rayda" w:date="2025-12-29T10:09:00Z" w16du:dateUtc="2025-12-29T15:09:00Z">
        <w:r w:rsidR="009433F8">
          <w:rPr>
            <w:rFonts w:ascii="Times New Roman" w:hAnsi="Times New Roman" w:cs="Times New Roman"/>
            <w:sz w:val="24"/>
            <w:szCs w:val="24"/>
          </w:rPr>
          <w:t xml:space="preserve"> </w:t>
        </w:r>
        <w:proofErr w:type="spellStart"/>
        <w:r w:rsidR="009433F8">
          <w:rPr>
            <w:rFonts w:ascii="Times New Roman" w:hAnsi="Times New Roman" w:cs="Times New Roman"/>
            <w:sz w:val="24"/>
            <w:szCs w:val="24"/>
          </w:rPr>
          <w:t>infect</w:t>
        </w:r>
      </w:ins>
      <w:del w:id="34" w:author="Krell, Rayda" w:date="2025-12-29T09:43:00Z" w16du:dateUtc="2025-12-29T14:43:00Z">
        <w:r w:rsidR="00787F0A" w:rsidRPr="00FD0C09" w:rsidDel="00A02E68">
          <w:rPr>
            <w:rFonts w:ascii="Times New Roman" w:hAnsi="Times New Roman" w:cs="Times New Roman"/>
            <w:sz w:val="24"/>
            <w:szCs w:val="24"/>
          </w:rPr>
          <w:delText xml:space="preserve"> </w:delText>
        </w:r>
      </w:del>
      <w:del w:id="35" w:author="Krell, Rayda" w:date="2025-12-29T10:09:00Z" w16du:dateUtc="2025-12-29T15:09:00Z">
        <w:r w:rsidR="00FE619C" w:rsidRPr="00FD0C09" w:rsidDel="009433F8">
          <w:rPr>
            <w:rFonts w:ascii="Times New Roman" w:hAnsi="Times New Roman" w:cs="Times New Roman"/>
            <w:sz w:val="24"/>
            <w:szCs w:val="24"/>
          </w:rPr>
          <w:delText xml:space="preserve">attack </w:delText>
        </w:r>
      </w:del>
      <w:r w:rsidR="00787F0A" w:rsidRPr="00FD0C09">
        <w:rPr>
          <w:rFonts w:ascii="Times New Roman" w:hAnsi="Times New Roman" w:cs="Times New Roman"/>
          <w:sz w:val="24"/>
          <w:szCs w:val="24"/>
        </w:rPr>
        <w:t>many</w:t>
      </w:r>
      <w:proofErr w:type="spellEnd"/>
      <w:r w:rsidR="00787F0A" w:rsidRPr="00FD0C09">
        <w:rPr>
          <w:rFonts w:ascii="Times New Roman" w:hAnsi="Times New Roman" w:cs="Times New Roman"/>
          <w:sz w:val="24"/>
          <w:szCs w:val="24"/>
        </w:rPr>
        <w:t xml:space="preserve"> </w:t>
      </w:r>
      <w:r w:rsidR="00FE619C" w:rsidRPr="00FD0C09">
        <w:rPr>
          <w:rFonts w:ascii="Times New Roman" w:hAnsi="Times New Roman" w:cs="Times New Roman"/>
          <w:sz w:val="24"/>
          <w:szCs w:val="24"/>
        </w:rPr>
        <w:t>host species, a</w:t>
      </w:r>
      <w:r w:rsidR="00787F0A" w:rsidRPr="00FD0C09">
        <w:rPr>
          <w:rFonts w:ascii="Times New Roman" w:hAnsi="Times New Roman" w:cs="Times New Roman"/>
          <w:sz w:val="24"/>
          <w:szCs w:val="24"/>
        </w:rPr>
        <w:t>lthough</w:t>
      </w:r>
      <w:r w:rsidR="00FE619C" w:rsidRPr="00FD0C09">
        <w:rPr>
          <w:rFonts w:ascii="Times New Roman" w:hAnsi="Times New Roman" w:cs="Times New Roman"/>
          <w:sz w:val="24"/>
          <w:szCs w:val="24"/>
        </w:rPr>
        <w:t xml:space="preserve"> infectivity traits may not always align with vector host preferences (</w:t>
      </w:r>
      <w:r w:rsidR="00C76F76" w:rsidRPr="00FD0C09">
        <w:rPr>
          <w:rFonts w:ascii="Times New Roman" w:hAnsi="Times New Roman" w:cs="Times New Roman"/>
          <w:sz w:val="24"/>
          <w:szCs w:val="24"/>
        </w:rPr>
        <w:t xml:space="preserve">Thapa and Ghersi 2023). </w:t>
      </w:r>
      <w:r w:rsidR="00787F0A" w:rsidRPr="00FD0C09">
        <w:rPr>
          <w:rFonts w:ascii="Times New Roman" w:hAnsi="Times New Roman" w:cs="Times New Roman"/>
          <w:sz w:val="24"/>
          <w:szCs w:val="24"/>
        </w:rPr>
        <w:t>U</w:t>
      </w:r>
      <w:r w:rsidR="003C4159" w:rsidRPr="00FD0C09">
        <w:rPr>
          <w:rFonts w:ascii="Times New Roman" w:hAnsi="Times New Roman" w:cs="Times New Roman"/>
          <w:sz w:val="24"/>
          <w:szCs w:val="24"/>
        </w:rPr>
        <w:t>nderstanding host u</w:t>
      </w:r>
      <w:r w:rsidR="00FE619C" w:rsidRPr="00FD0C09">
        <w:rPr>
          <w:rFonts w:ascii="Times New Roman" w:hAnsi="Times New Roman" w:cs="Times New Roman"/>
          <w:sz w:val="24"/>
          <w:szCs w:val="24"/>
        </w:rPr>
        <w:t xml:space="preserve">se by vectors and pathogens is key </w:t>
      </w:r>
      <w:r w:rsidR="003C4159" w:rsidRPr="00FD0C09">
        <w:rPr>
          <w:rFonts w:ascii="Times New Roman" w:hAnsi="Times New Roman" w:cs="Times New Roman"/>
          <w:sz w:val="24"/>
          <w:szCs w:val="24"/>
        </w:rPr>
        <w:t xml:space="preserve">for predicting vector </w:t>
      </w:r>
      <w:r w:rsidR="00FE619C" w:rsidRPr="00FD0C09">
        <w:rPr>
          <w:rFonts w:ascii="Times New Roman" w:hAnsi="Times New Roman" w:cs="Times New Roman"/>
          <w:sz w:val="24"/>
          <w:szCs w:val="24"/>
        </w:rPr>
        <w:t xml:space="preserve">and pathogen </w:t>
      </w:r>
      <w:r w:rsidR="00787F0A" w:rsidRPr="00FD0C09">
        <w:rPr>
          <w:rFonts w:ascii="Times New Roman" w:hAnsi="Times New Roman" w:cs="Times New Roman"/>
          <w:sz w:val="24"/>
          <w:szCs w:val="24"/>
        </w:rPr>
        <w:t xml:space="preserve">dynamics </w:t>
      </w:r>
      <w:del w:id="36" w:author="Krell, Rayda" w:date="2025-12-29T10:10:00Z" w16du:dateUtc="2025-12-29T15:10:00Z">
        <w:r w:rsidR="00FE619C" w:rsidRPr="00FD0C09" w:rsidDel="00A6771D">
          <w:rPr>
            <w:rFonts w:ascii="Times New Roman" w:hAnsi="Times New Roman" w:cs="Times New Roman"/>
            <w:sz w:val="24"/>
            <w:szCs w:val="24"/>
          </w:rPr>
          <w:delText>while also aiding</w:delText>
        </w:r>
      </w:del>
      <w:ins w:id="37" w:author="Krell, Rayda" w:date="2025-12-29T10:10:00Z" w16du:dateUtc="2025-12-29T15:10:00Z">
        <w:r w:rsidR="00A6771D">
          <w:rPr>
            <w:rFonts w:ascii="Times New Roman" w:hAnsi="Times New Roman" w:cs="Times New Roman"/>
            <w:sz w:val="24"/>
            <w:szCs w:val="24"/>
          </w:rPr>
          <w:t xml:space="preserve">and </w:t>
        </w:r>
        <w:r w:rsidR="00E041DE">
          <w:rPr>
            <w:rFonts w:ascii="Times New Roman" w:hAnsi="Times New Roman" w:cs="Times New Roman"/>
            <w:sz w:val="24"/>
            <w:szCs w:val="24"/>
          </w:rPr>
          <w:t>aids</w:t>
        </w:r>
      </w:ins>
      <w:r w:rsidR="00FE619C" w:rsidRPr="00FD0C09">
        <w:rPr>
          <w:rFonts w:ascii="Times New Roman" w:hAnsi="Times New Roman" w:cs="Times New Roman"/>
          <w:sz w:val="24"/>
          <w:szCs w:val="24"/>
        </w:rPr>
        <w:t xml:space="preserve"> in developing mitigation strategies</w:t>
      </w:r>
      <w:r w:rsidR="003C4159" w:rsidRPr="00FD0C09">
        <w:rPr>
          <w:rFonts w:ascii="Times New Roman" w:hAnsi="Times New Roman" w:cs="Times New Roman"/>
          <w:sz w:val="24"/>
          <w:szCs w:val="24"/>
        </w:rPr>
        <w:t>.</w:t>
      </w:r>
    </w:p>
    <w:p w14:paraId="4813FB93" w14:textId="22EE1568" w:rsidR="003C4159" w:rsidRPr="00FD0C09" w:rsidRDefault="003C4159" w:rsidP="002A22D6">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Effective vector management requires innovative approaches t</w:t>
      </w:r>
      <w:r w:rsidR="00FE619C" w:rsidRPr="00FD0C09">
        <w:rPr>
          <w:rFonts w:ascii="Times New Roman" w:hAnsi="Times New Roman" w:cs="Times New Roman"/>
          <w:sz w:val="24"/>
          <w:szCs w:val="24"/>
        </w:rPr>
        <w:t>o</w:t>
      </w:r>
      <w:r w:rsidRPr="00FD0C09">
        <w:rPr>
          <w:rFonts w:ascii="Times New Roman" w:hAnsi="Times New Roman" w:cs="Times New Roman"/>
          <w:sz w:val="24"/>
          <w:szCs w:val="24"/>
        </w:rPr>
        <w:t xml:space="preserve"> assess host use over space and time </w:t>
      </w:r>
      <w:r w:rsidR="00B472FC" w:rsidRPr="00FD0C09">
        <w:rPr>
          <w:rFonts w:ascii="Times New Roman" w:hAnsi="Times New Roman" w:cs="Times New Roman"/>
          <w:sz w:val="24"/>
          <w:szCs w:val="24"/>
        </w:rPr>
        <w:t>(</w:t>
      </w:r>
      <w:r w:rsidR="001F1346" w:rsidRPr="00FD0C09">
        <w:rPr>
          <w:rFonts w:ascii="Times New Roman" w:hAnsi="Times New Roman" w:cs="Times New Roman"/>
          <w:sz w:val="24"/>
          <w:szCs w:val="24"/>
        </w:rPr>
        <w:t>Rafter and Walter 2020</w:t>
      </w:r>
      <w:r w:rsidR="00B472FC" w:rsidRPr="00FD0C09">
        <w:rPr>
          <w:rFonts w:ascii="Times New Roman" w:hAnsi="Times New Roman" w:cs="Times New Roman"/>
          <w:sz w:val="24"/>
          <w:szCs w:val="24"/>
        </w:rPr>
        <w:t>)</w:t>
      </w:r>
      <w:r w:rsidRPr="00FD0C09">
        <w:rPr>
          <w:rFonts w:ascii="Times New Roman" w:hAnsi="Times New Roman" w:cs="Times New Roman"/>
          <w:sz w:val="24"/>
          <w:szCs w:val="24"/>
        </w:rPr>
        <w:t xml:space="preserve">. </w:t>
      </w:r>
      <w:r w:rsidR="00FE619C" w:rsidRPr="00FD0C09">
        <w:rPr>
          <w:rFonts w:ascii="Times New Roman" w:hAnsi="Times New Roman" w:cs="Times New Roman"/>
          <w:sz w:val="24"/>
          <w:szCs w:val="24"/>
        </w:rPr>
        <w:t xml:space="preserve">One </w:t>
      </w:r>
      <w:del w:id="38" w:author="Krell, Rayda" w:date="2025-12-29T10:14:00Z" w16du:dateUtc="2025-12-29T15:14:00Z">
        <w:r w:rsidR="00FE619C" w:rsidRPr="00FD0C09" w:rsidDel="00BC1660">
          <w:rPr>
            <w:rFonts w:ascii="Times New Roman" w:hAnsi="Times New Roman" w:cs="Times New Roman"/>
            <w:sz w:val="24"/>
            <w:szCs w:val="24"/>
          </w:rPr>
          <w:delText xml:space="preserve">emerging </w:delText>
        </w:r>
      </w:del>
      <w:r w:rsidR="00FE619C" w:rsidRPr="00FD0C09">
        <w:rPr>
          <w:rFonts w:ascii="Times New Roman" w:hAnsi="Times New Roman" w:cs="Times New Roman"/>
          <w:sz w:val="24"/>
          <w:szCs w:val="24"/>
        </w:rPr>
        <w:t xml:space="preserve">technique is molecular </w:t>
      </w:r>
      <w:r w:rsidRPr="00FD0C09">
        <w:rPr>
          <w:rFonts w:ascii="Times New Roman" w:hAnsi="Times New Roman" w:cs="Times New Roman"/>
          <w:sz w:val="24"/>
          <w:szCs w:val="24"/>
        </w:rPr>
        <w:t>gut content analysis</w:t>
      </w:r>
      <w:r w:rsidR="00FE619C" w:rsidRPr="00FD0C09">
        <w:rPr>
          <w:rFonts w:ascii="Times New Roman" w:hAnsi="Times New Roman" w:cs="Times New Roman"/>
          <w:sz w:val="24"/>
          <w:szCs w:val="24"/>
        </w:rPr>
        <w:t>, which</w:t>
      </w:r>
      <w:r w:rsidRPr="00FD0C09">
        <w:rPr>
          <w:rFonts w:ascii="Times New Roman" w:hAnsi="Times New Roman" w:cs="Times New Roman"/>
          <w:sz w:val="24"/>
          <w:szCs w:val="24"/>
        </w:rPr>
        <w:t xml:space="preserve"> identifies plant DNA within insect digestive systems</w:t>
      </w:r>
      <w:r w:rsidR="00FE619C" w:rsidRPr="00FD0C09">
        <w:rPr>
          <w:rFonts w:ascii="Times New Roman" w:hAnsi="Times New Roman" w:cs="Times New Roman"/>
          <w:sz w:val="24"/>
          <w:szCs w:val="24"/>
        </w:rPr>
        <w:t xml:space="preserve"> to </w:t>
      </w:r>
      <w:del w:id="39" w:author="Krell, Rayda" w:date="2025-12-29T10:16:00Z" w16du:dateUtc="2025-12-29T15:16:00Z">
        <w:r w:rsidRPr="00FD0C09" w:rsidDel="005C6CB0">
          <w:rPr>
            <w:rFonts w:ascii="Times New Roman" w:hAnsi="Times New Roman" w:cs="Times New Roman"/>
            <w:sz w:val="24"/>
            <w:szCs w:val="24"/>
          </w:rPr>
          <w:delText xml:space="preserve">reconstruct </w:delText>
        </w:r>
      </w:del>
      <w:ins w:id="40" w:author="Krell, Rayda" w:date="2025-12-29T10:16:00Z" w16du:dateUtc="2025-12-29T15:16:00Z">
        <w:r w:rsidR="005C6CB0">
          <w:rPr>
            <w:rFonts w:ascii="Times New Roman" w:hAnsi="Times New Roman" w:cs="Times New Roman"/>
            <w:sz w:val="24"/>
            <w:szCs w:val="24"/>
          </w:rPr>
          <w:t>elucidate</w:t>
        </w:r>
        <w:r w:rsidR="005C6CB0" w:rsidRPr="00FD0C09">
          <w:rPr>
            <w:rFonts w:ascii="Times New Roman" w:hAnsi="Times New Roman" w:cs="Times New Roman"/>
            <w:sz w:val="24"/>
            <w:szCs w:val="24"/>
          </w:rPr>
          <w:t xml:space="preserve"> </w:t>
        </w:r>
      </w:ins>
      <w:r w:rsidRPr="00FD0C09">
        <w:rPr>
          <w:rFonts w:ascii="Times New Roman" w:hAnsi="Times New Roman" w:cs="Times New Roman"/>
          <w:sz w:val="24"/>
          <w:szCs w:val="24"/>
        </w:rPr>
        <w:t xml:space="preserve">trophic interactions </w:t>
      </w:r>
      <w:r w:rsidR="00FE619C" w:rsidRPr="00FD0C09">
        <w:rPr>
          <w:rFonts w:ascii="Times New Roman" w:hAnsi="Times New Roman" w:cs="Times New Roman"/>
          <w:sz w:val="24"/>
          <w:szCs w:val="24"/>
        </w:rPr>
        <w:t>(</w:t>
      </w:r>
      <w:r w:rsidR="001F1346" w:rsidRPr="00FD0C09">
        <w:rPr>
          <w:rFonts w:ascii="Times New Roman" w:hAnsi="Times New Roman" w:cs="Times New Roman"/>
          <w:sz w:val="24"/>
          <w:szCs w:val="24"/>
        </w:rPr>
        <w:t>Cooper et al. 2019</w:t>
      </w:r>
      <w:r w:rsidR="00025DF1" w:rsidRPr="00FD0C09">
        <w:rPr>
          <w:rFonts w:ascii="Times New Roman" w:hAnsi="Times New Roman" w:cs="Times New Roman"/>
          <w:sz w:val="24"/>
          <w:szCs w:val="24"/>
        </w:rPr>
        <w:t>;</w:t>
      </w:r>
      <w:r w:rsidR="001F1346" w:rsidRPr="00FD0C09">
        <w:rPr>
          <w:rFonts w:ascii="Times New Roman" w:hAnsi="Times New Roman" w:cs="Times New Roman"/>
          <w:sz w:val="24"/>
          <w:szCs w:val="24"/>
        </w:rPr>
        <w:t xml:space="preserve"> Cooper </w:t>
      </w:r>
      <w:r w:rsidR="008120AC" w:rsidRPr="00FD0C09">
        <w:rPr>
          <w:rFonts w:ascii="Times New Roman" w:hAnsi="Times New Roman" w:cs="Times New Roman"/>
          <w:sz w:val="24"/>
          <w:szCs w:val="24"/>
        </w:rPr>
        <w:t>e</w:t>
      </w:r>
      <w:r w:rsidR="001F1346" w:rsidRPr="00FD0C09">
        <w:rPr>
          <w:rFonts w:ascii="Times New Roman" w:hAnsi="Times New Roman" w:cs="Times New Roman"/>
          <w:sz w:val="24"/>
          <w:szCs w:val="24"/>
        </w:rPr>
        <w:t>t al. 2022</w:t>
      </w:r>
      <w:r w:rsidR="00025DF1" w:rsidRPr="00FD0C09">
        <w:rPr>
          <w:rFonts w:ascii="Times New Roman" w:hAnsi="Times New Roman" w:cs="Times New Roman"/>
          <w:sz w:val="24"/>
          <w:szCs w:val="24"/>
        </w:rPr>
        <w:t xml:space="preserve">; </w:t>
      </w:r>
      <w:r w:rsidR="001F1346" w:rsidRPr="00FD0C09">
        <w:rPr>
          <w:rFonts w:ascii="Times New Roman" w:hAnsi="Times New Roman" w:cs="Times New Roman"/>
          <w:sz w:val="24"/>
          <w:szCs w:val="24"/>
        </w:rPr>
        <w:t>Pitt et al. 2024</w:t>
      </w:r>
      <w:r w:rsidR="00FE619C" w:rsidRPr="00FD0C09">
        <w:rPr>
          <w:rFonts w:ascii="Times New Roman" w:hAnsi="Times New Roman" w:cs="Times New Roman"/>
          <w:sz w:val="24"/>
          <w:szCs w:val="24"/>
        </w:rPr>
        <w:t xml:space="preserve">). When molecular gut content analysis is </w:t>
      </w:r>
      <w:r w:rsidR="004409E0" w:rsidRPr="00FD0C09">
        <w:rPr>
          <w:rFonts w:ascii="Times New Roman" w:hAnsi="Times New Roman" w:cs="Times New Roman"/>
          <w:sz w:val="24"/>
          <w:szCs w:val="24"/>
        </w:rPr>
        <w:t xml:space="preserve">used </w:t>
      </w:r>
      <w:r w:rsidR="00FE619C" w:rsidRPr="00FD0C09">
        <w:rPr>
          <w:rFonts w:ascii="Times New Roman" w:hAnsi="Times New Roman" w:cs="Times New Roman"/>
          <w:sz w:val="24"/>
          <w:szCs w:val="24"/>
        </w:rPr>
        <w:t xml:space="preserve">with structured </w:t>
      </w:r>
      <w:r w:rsidR="00787F0A" w:rsidRPr="00FD0C09">
        <w:rPr>
          <w:rFonts w:ascii="Times New Roman" w:hAnsi="Times New Roman" w:cs="Times New Roman"/>
          <w:sz w:val="24"/>
          <w:szCs w:val="24"/>
        </w:rPr>
        <w:t>insect monitoring</w:t>
      </w:r>
      <w:r w:rsidR="00FE619C" w:rsidRPr="00FD0C09">
        <w:rPr>
          <w:rFonts w:ascii="Times New Roman" w:hAnsi="Times New Roman" w:cs="Times New Roman"/>
          <w:sz w:val="24"/>
          <w:szCs w:val="24"/>
        </w:rPr>
        <w:t xml:space="preserve">, the technique can infer </w:t>
      </w:r>
      <w:r w:rsidR="00787F0A" w:rsidRPr="00FD0C09">
        <w:rPr>
          <w:rFonts w:ascii="Times New Roman" w:hAnsi="Times New Roman" w:cs="Times New Roman"/>
          <w:sz w:val="24"/>
          <w:szCs w:val="24"/>
        </w:rPr>
        <w:t xml:space="preserve">movement </w:t>
      </w:r>
      <w:r w:rsidR="00FE619C" w:rsidRPr="00FD0C09">
        <w:rPr>
          <w:rFonts w:ascii="Times New Roman" w:hAnsi="Times New Roman" w:cs="Times New Roman"/>
          <w:sz w:val="24"/>
          <w:szCs w:val="24"/>
        </w:rPr>
        <w:t xml:space="preserve">across </w:t>
      </w:r>
      <w:r w:rsidRPr="00FD0C09">
        <w:rPr>
          <w:rFonts w:ascii="Times New Roman" w:hAnsi="Times New Roman" w:cs="Times New Roman"/>
          <w:sz w:val="24"/>
          <w:szCs w:val="24"/>
        </w:rPr>
        <w:t>landscape</w:t>
      </w:r>
      <w:r w:rsidR="00FE619C" w:rsidRPr="00FD0C09">
        <w:rPr>
          <w:rFonts w:ascii="Times New Roman" w:hAnsi="Times New Roman" w:cs="Times New Roman"/>
          <w:sz w:val="24"/>
          <w:szCs w:val="24"/>
        </w:rPr>
        <w:t>s across seasons (</w:t>
      </w:r>
      <w:r w:rsidR="001F1346" w:rsidRPr="00FD0C09">
        <w:rPr>
          <w:rFonts w:ascii="Times New Roman" w:hAnsi="Times New Roman" w:cs="Times New Roman"/>
          <w:sz w:val="24"/>
          <w:szCs w:val="24"/>
        </w:rPr>
        <w:t>Cooper et al. 2019</w:t>
      </w:r>
      <w:r w:rsidR="00025DF1" w:rsidRPr="00FD0C09">
        <w:rPr>
          <w:rFonts w:ascii="Times New Roman" w:hAnsi="Times New Roman" w:cs="Times New Roman"/>
          <w:sz w:val="24"/>
          <w:szCs w:val="24"/>
        </w:rPr>
        <w:t>;</w:t>
      </w:r>
      <w:r w:rsidR="001F1346" w:rsidRPr="00FD0C09">
        <w:rPr>
          <w:rFonts w:ascii="Times New Roman" w:hAnsi="Times New Roman" w:cs="Times New Roman"/>
          <w:sz w:val="24"/>
          <w:szCs w:val="24"/>
        </w:rPr>
        <w:t xml:space="preserve"> Strausbaugh et al. 2024</w:t>
      </w:r>
      <w:r w:rsidR="00FE619C" w:rsidRPr="00FD0C09">
        <w:rPr>
          <w:rFonts w:ascii="Times New Roman" w:hAnsi="Times New Roman" w:cs="Times New Roman"/>
          <w:sz w:val="24"/>
          <w:szCs w:val="24"/>
        </w:rPr>
        <w:t>)</w:t>
      </w:r>
      <w:r w:rsidRPr="00FD0C09">
        <w:rPr>
          <w:rFonts w:ascii="Times New Roman" w:hAnsi="Times New Roman" w:cs="Times New Roman"/>
          <w:sz w:val="24"/>
          <w:szCs w:val="24"/>
        </w:rPr>
        <w:t xml:space="preserve">. </w:t>
      </w:r>
      <w:r w:rsidR="00FD7695" w:rsidRPr="00FD0C09">
        <w:rPr>
          <w:rFonts w:ascii="Times New Roman" w:hAnsi="Times New Roman" w:cs="Times New Roman"/>
          <w:sz w:val="24"/>
          <w:szCs w:val="24"/>
        </w:rPr>
        <w:t>I</w:t>
      </w:r>
      <w:r w:rsidR="00FE619C" w:rsidRPr="00FD0C09">
        <w:rPr>
          <w:rFonts w:ascii="Times New Roman" w:hAnsi="Times New Roman" w:cs="Times New Roman"/>
          <w:sz w:val="24"/>
          <w:szCs w:val="24"/>
        </w:rPr>
        <w:t>ntegrating gut content analysis</w:t>
      </w:r>
      <w:r w:rsidRPr="00FD0C09">
        <w:rPr>
          <w:rFonts w:ascii="Times New Roman" w:hAnsi="Times New Roman" w:cs="Times New Roman"/>
          <w:sz w:val="24"/>
          <w:szCs w:val="24"/>
        </w:rPr>
        <w:t xml:space="preserve"> with pathogen incidence data c</w:t>
      </w:r>
      <w:r w:rsidR="00FE619C" w:rsidRPr="00FD0C09">
        <w:rPr>
          <w:rFonts w:ascii="Times New Roman" w:hAnsi="Times New Roman" w:cs="Times New Roman"/>
          <w:sz w:val="24"/>
          <w:szCs w:val="24"/>
        </w:rPr>
        <w:t>ould</w:t>
      </w:r>
      <w:r w:rsidRPr="00FD0C09">
        <w:rPr>
          <w:rFonts w:ascii="Times New Roman" w:hAnsi="Times New Roman" w:cs="Times New Roman"/>
          <w:sz w:val="24"/>
          <w:szCs w:val="24"/>
        </w:rPr>
        <w:t xml:space="preserve"> </w:t>
      </w:r>
      <w:del w:id="41" w:author="Krell, Rayda" w:date="2025-12-29T10:16:00Z" w16du:dateUtc="2025-12-29T15:16:00Z">
        <w:r w:rsidR="00FD7695" w:rsidRPr="00FD0C09" w:rsidDel="00CB3A8B">
          <w:rPr>
            <w:rFonts w:ascii="Times New Roman" w:hAnsi="Times New Roman" w:cs="Times New Roman"/>
            <w:sz w:val="24"/>
            <w:szCs w:val="24"/>
          </w:rPr>
          <w:delText xml:space="preserve">also potentially </w:delText>
        </w:r>
      </w:del>
      <w:r w:rsidRPr="00FD0C09">
        <w:rPr>
          <w:rFonts w:ascii="Times New Roman" w:hAnsi="Times New Roman" w:cs="Times New Roman"/>
          <w:sz w:val="24"/>
          <w:szCs w:val="24"/>
        </w:rPr>
        <w:t xml:space="preserve">clarify the </w:t>
      </w:r>
      <w:r w:rsidR="000C5DB2" w:rsidRPr="00FD0C09">
        <w:rPr>
          <w:rFonts w:ascii="Times New Roman" w:hAnsi="Times New Roman" w:cs="Times New Roman"/>
          <w:sz w:val="24"/>
          <w:szCs w:val="24"/>
        </w:rPr>
        <w:t>relationship</w:t>
      </w:r>
      <w:r w:rsidRPr="00FD0C09">
        <w:rPr>
          <w:rFonts w:ascii="Times New Roman" w:hAnsi="Times New Roman" w:cs="Times New Roman"/>
          <w:sz w:val="24"/>
          <w:szCs w:val="24"/>
        </w:rPr>
        <w:t xml:space="preserve"> between host use and </w:t>
      </w:r>
      <w:r w:rsidR="00FE619C" w:rsidRPr="00FD0C09">
        <w:rPr>
          <w:rFonts w:ascii="Times New Roman" w:hAnsi="Times New Roman" w:cs="Times New Roman"/>
          <w:sz w:val="24"/>
          <w:szCs w:val="24"/>
        </w:rPr>
        <w:t>pathogen</w:t>
      </w:r>
      <w:r w:rsidRPr="00FD0C09">
        <w:rPr>
          <w:rFonts w:ascii="Times New Roman" w:hAnsi="Times New Roman" w:cs="Times New Roman"/>
          <w:sz w:val="24"/>
          <w:szCs w:val="24"/>
        </w:rPr>
        <w:t xml:space="preserve"> spread</w:t>
      </w:r>
      <w:r w:rsidR="00FD7695" w:rsidRPr="00FD0C09">
        <w:rPr>
          <w:rFonts w:ascii="Times New Roman" w:hAnsi="Times New Roman" w:cs="Times New Roman"/>
          <w:sz w:val="24"/>
          <w:szCs w:val="24"/>
        </w:rPr>
        <w:t xml:space="preserve"> </w:t>
      </w:r>
      <w:del w:id="42" w:author="Krell, Rayda" w:date="2025-12-29T10:17:00Z" w16du:dateUtc="2025-12-29T15:17:00Z">
        <w:r w:rsidR="00FD7695" w:rsidRPr="00FD0C09" w:rsidDel="00801640">
          <w:rPr>
            <w:rFonts w:ascii="Times New Roman" w:hAnsi="Times New Roman" w:cs="Times New Roman"/>
            <w:sz w:val="24"/>
            <w:szCs w:val="24"/>
          </w:rPr>
          <w:delText xml:space="preserve">even </w:delText>
        </w:r>
      </w:del>
      <w:r w:rsidR="00FD7695" w:rsidRPr="00FD0C09">
        <w:rPr>
          <w:rFonts w:ascii="Times New Roman" w:hAnsi="Times New Roman" w:cs="Times New Roman"/>
          <w:sz w:val="24"/>
          <w:szCs w:val="24"/>
        </w:rPr>
        <w:t>without observing direct feeding</w:t>
      </w:r>
      <w:r w:rsidRPr="00FD0C09">
        <w:rPr>
          <w:rFonts w:ascii="Times New Roman" w:hAnsi="Times New Roman" w:cs="Times New Roman"/>
          <w:sz w:val="24"/>
          <w:szCs w:val="24"/>
        </w:rPr>
        <w:t>.</w:t>
      </w:r>
      <w:r w:rsidR="004409E0" w:rsidRPr="00FD0C09">
        <w:rPr>
          <w:rFonts w:ascii="Times New Roman" w:hAnsi="Times New Roman" w:cs="Times New Roman"/>
          <w:sz w:val="24"/>
          <w:szCs w:val="24"/>
        </w:rPr>
        <w:t xml:space="preserve"> However, few studies have assessed both vector gut content analysis and pathogen incidence</w:t>
      </w:r>
      <w:r w:rsidR="00FD7695" w:rsidRPr="00FD0C09">
        <w:rPr>
          <w:rFonts w:ascii="Times New Roman" w:hAnsi="Times New Roman" w:cs="Times New Roman"/>
          <w:sz w:val="24"/>
          <w:szCs w:val="24"/>
        </w:rPr>
        <w:t>. For example, one of the most notorious insect vectors in the western United States i</w:t>
      </w:r>
      <w:r w:rsidR="00061734" w:rsidRPr="00FD0C09">
        <w:rPr>
          <w:rFonts w:ascii="Times New Roman" w:hAnsi="Times New Roman" w:cs="Times New Roman"/>
          <w:sz w:val="24"/>
          <w:szCs w:val="24"/>
        </w:rPr>
        <w:t>s</w:t>
      </w:r>
      <w:r w:rsidR="00FD7695" w:rsidRPr="00FD0C09">
        <w:rPr>
          <w:rFonts w:ascii="Times New Roman" w:hAnsi="Times New Roman" w:cs="Times New Roman"/>
          <w:sz w:val="24"/>
          <w:szCs w:val="24"/>
        </w:rPr>
        <w:t xml:space="preserve"> the beet leafhopper, </w:t>
      </w:r>
      <w:proofErr w:type="spellStart"/>
      <w:r w:rsidR="00787F0A" w:rsidRPr="00FD0C09">
        <w:rPr>
          <w:rFonts w:ascii="Times New Roman" w:hAnsi="Times New Roman" w:cs="Times New Roman"/>
          <w:i/>
          <w:iCs/>
          <w:sz w:val="24"/>
          <w:szCs w:val="24"/>
        </w:rPr>
        <w:t>Neoaliturus</w:t>
      </w:r>
      <w:proofErr w:type="spellEnd"/>
      <w:r w:rsidR="00787F0A" w:rsidRPr="00FD0C09">
        <w:rPr>
          <w:rFonts w:ascii="Times New Roman" w:hAnsi="Times New Roman" w:cs="Times New Roman"/>
          <w:i/>
          <w:iCs/>
          <w:sz w:val="24"/>
          <w:szCs w:val="24"/>
        </w:rPr>
        <w:t xml:space="preserve"> tenellus</w:t>
      </w:r>
      <w:r w:rsidR="00FD7695" w:rsidRPr="00FD0C09">
        <w:rPr>
          <w:rFonts w:ascii="Times New Roman" w:hAnsi="Times New Roman" w:cs="Times New Roman"/>
          <w:i/>
          <w:iCs/>
          <w:sz w:val="24"/>
          <w:szCs w:val="24"/>
        </w:rPr>
        <w:t xml:space="preserve"> </w:t>
      </w:r>
      <w:r w:rsidR="00FD7695" w:rsidRPr="00FD0C09">
        <w:rPr>
          <w:rFonts w:ascii="Times New Roman" w:hAnsi="Times New Roman" w:cs="Times New Roman"/>
          <w:sz w:val="24"/>
          <w:szCs w:val="24"/>
        </w:rPr>
        <w:t xml:space="preserve">(Baker; Hemiptera: Cicadellidae) (previously known as </w:t>
      </w:r>
      <w:proofErr w:type="spellStart"/>
      <w:r w:rsidR="00FD7695" w:rsidRPr="00FD0C09">
        <w:rPr>
          <w:rFonts w:ascii="Times New Roman" w:hAnsi="Times New Roman" w:cs="Times New Roman"/>
          <w:i/>
          <w:iCs/>
          <w:sz w:val="24"/>
          <w:szCs w:val="24"/>
        </w:rPr>
        <w:t>Circulifer</w:t>
      </w:r>
      <w:proofErr w:type="spellEnd"/>
      <w:r w:rsidR="00FD7695" w:rsidRPr="00FD0C09">
        <w:rPr>
          <w:rFonts w:ascii="Times New Roman" w:hAnsi="Times New Roman" w:cs="Times New Roman"/>
          <w:i/>
          <w:iCs/>
          <w:sz w:val="24"/>
          <w:szCs w:val="24"/>
        </w:rPr>
        <w:t xml:space="preserve"> tenellus</w:t>
      </w:r>
      <w:r w:rsidR="00FD7695" w:rsidRPr="00FD0C09">
        <w:rPr>
          <w:rFonts w:ascii="Times New Roman" w:hAnsi="Times New Roman" w:cs="Times New Roman"/>
          <w:sz w:val="24"/>
          <w:szCs w:val="24"/>
        </w:rPr>
        <w:t>)</w:t>
      </w:r>
      <w:r w:rsidR="00787F0A" w:rsidRPr="00FD0C09">
        <w:rPr>
          <w:rFonts w:ascii="Times New Roman" w:hAnsi="Times New Roman" w:cs="Times New Roman"/>
          <w:sz w:val="24"/>
          <w:szCs w:val="24"/>
        </w:rPr>
        <w:t xml:space="preserve">, </w:t>
      </w:r>
      <w:r w:rsidR="00FD7695" w:rsidRPr="00FD0C09">
        <w:rPr>
          <w:rFonts w:ascii="Times New Roman" w:hAnsi="Times New Roman" w:cs="Times New Roman"/>
          <w:sz w:val="24"/>
          <w:szCs w:val="24"/>
        </w:rPr>
        <w:t xml:space="preserve">a species </w:t>
      </w:r>
      <w:del w:id="43" w:author="Krell, Rayda" w:date="2025-12-29T10:18:00Z" w16du:dateUtc="2025-12-29T15:18:00Z">
        <w:r w:rsidR="00FD7695" w:rsidRPr="00FD0C09" w:rsidDel="002A7B35">
          <w:rPr>
            <w:rFonts w:ascii="Times New Roman" w:hAnsi="Times New Roman" w:cs="Times New Roman"/>
            <w:sz w:val="24"/>
            <w:szCs w:val="24"/>
          </w:rPr>
          <w:delText>known to</w:delText>
        </w:r>
      </w:del>
      <w:ins w:id="44" w:author="Krell, Rayda" w:date="2025-12-29T10:18:00Z" w16du:dateUtc="2025-12-29T15:18:00Z">
        <w:r w:rsidR="002A7B35">
          <w:rPr>
            <w:rFonts w:ascii="Times New Roman" w:hAnsi="Times New Roman" w:cs="Times New Roman"/>
            <w:sz w:val="24"/>
            <w:szCs w:val="24"/>
          </w:rPr>
          <w:t>that</w:t>
        </w:r>
      </w:ins>
      <w:r w:rsidR="00FD7695" w:rsidRPr="00FD0C09">
        <w:rPr>
          <w:rFonts w:ascii="Times New Roman" w:hAnsi="Times New Roman" w:cs="Times New Roman"/>
          <w:sz w:val="24"/>
          <w:szCs w:val="24"/>
        </w:rPr>
        <w:t xml:space="preserve"> feed</w:t>
      </w:r>
      <w:ins w:id="45" w:author="Krell, Rayda" w:date="2025-12-29T10:18:00Z" w16du:dateUtc="2025-12-29T15:18:00Z">
        <w:r w:rsidR="002A7B35">
          <w:rPr>
            <w:rFonts w:ascii="Times New Roman" w:hAnsi="Times New Roman" w:cs="Times New Roman"/>
            <w:sz w:val="24"/>
            <w:szCs w:val="24"/>
          </w:rPr>
          <w:t>s</w:t>
        </w:r>
      </w:ins>
      <w:r w:rsidR="00FD7695" w:rsidRPr="00FD0C09">
        <w:rPr>
          <w:rFonts w:ascii="Times New Roman" w:hAnsi="Times New Roman" w:cs="Times New Roman"/>
          <w:sz w:val="24"/>
          <w:szCs w:val="24"/>
        </w:rPr>
        <w:t xml:space="preserve"> on over </w:t>
      </w:r>
      <w:r w:rsidR="00B0354B" w:rsidRPr="00FD0C09">
        <w:rPr>
          <w:rFonts w:ascii="Times New Roman" w:hAnsi="Times New Roman" w:cs="Times New Roman"/>
          <w:sz w:val="24"/>
          <w:szCs w:val="24"/>
        </w:rPr>
        <w:t>3</w:t>
      </w:r>
      <w:r w:rsidR="00FD7695" w:rsidRPr="00FD0C09">
        <w:rPr>
          <w:rFonts w:ascii="Times New Roman" w:hAnsi="Times New Roman" w:cs="Times New Roman"/>
          <w:sz w:val="24"/>
          <w:szCs w:val="24"/>
        </w:rPr>
        <w:t xml:space="preserve">00 host plant species </w:t>
      </w:r>
      <w:r w:rsidR="00061734" w:rsidRPr="00FD0C09">
        <w:rPr>
          <w:rFonts w:ascii="Times New Roman" w:hAnsi="Times New Roman" w:cs="Times New Roman"/>
          <w:sz w:val="24"/>
          <w:szCs w:val="24"/>
        </w:rPr>
        <w:t>(</w:t>
      </w:r>
      <w:r w:rsidR="00B0354B" w:rsidRPr="00FD0C09">
        <w:rPr>
          <w:rFonts w:ascii="Times New Roman" w:hAnsi="Times New Roman" w:cs="Times New Roman"/>
          <w:sz w:val="24"/>
          <w:szCs w:val="24"/>
        </w:rPr>
        <w:t>Strausbaugh et al. 2008</w:t>
      </w:r>
      <w:r w:rsidR="00061734" w:rsidRPr="00FD0C09">
        <w:rPr>
          <w:rFonts w:ascii="Times New Roman" w:hAnsi="Times New Roman" w:cs="Times New Roman"/>
          <w:sz w:val="24"/>
          <w:szCs w:val="24"/>
        </w:rPr>
        <w:t>)</w:t>
      </w:r>
      <w:r w:rsidR="000C5DB2" w:rsidRPr="00FD0C09">
        <w:rPr>
          <w:rFonts w:ascii="Times New Roman" w:hAnsi="Times New Roman" w:cs="Times New Roman"/>
          <w:sz w:val="24"/>
          <w:szCs w:val="24"/>
        </w:rPr>
        <w:t>.</w:t>
      </w:r>
      <w:r w:rsidR="00061734" w:rsidRPr="00FD0C09">
        <w:rPr>
          <w:rFonts w:ascii="Times New Roman" w:hAnsi="Times New Roman" w:cs="Times New Roman"/>
          <w:sz w:val="24"/>
          <w:szCs w:val="24"/>
        </w:rPr>
        <w:t xml:space="preserve"> </w:t>
      </w:r>
      <w:r w:rsidR="00FD7695" w:rsidRPr="00FD0C09">
        <w:rPr>
          <w:rFonts w:ascii="Times New Roman" w:hAnsi="Times New Roman" w:cs="Times New Roman"/>
          <w:sz w:val="24"/>
          <w:szCs w:val="24"/>
        </w:rPr>
        <w:t xml:space="preserve">Yet, there </w:t>
      </w:r>
      <w:r w:rsidR="00FD7695" w:rsidRPr="00FD0C09">
        <w:rPr>
          <w:rFonts w:ascii="Times New Roman" w:hAnsi="Times New Roman" w:cs="Times New Roman"/>
          <w:sz w:val="24"/>
          <w:szCs w:val="24"/>
        </w:rPr>
        <w:lastRenderedPageBreak/>
        <w:t>are only two molecular gut content studies o</w:t>
      </w:r>
      <w:ins w:id="46" w:author="Krell, Rayda" w:date="2025-12-29T10:18:00Z" w16du:dateUtc="2025-12-29T15:18:00Z">
        <w:r w:rsidR="002A7B35">
          <w:rPr>
            <w:rFonts w:ascii="Times New Roman" w:hAnsi="Times New Roman" w:cs="Times New Roman"/>
            <w:sz w:val="24"/>
            <w:szCs w:val="24"/>
          </w:rPr>
          <w:t>f</w:t>
        </w:r>
      </w:ins>
      <w:del w:id="47" w:author="Krell, Rayda" w:date="2025-12-29T10:18:00Z" w16du:dateUtc="2025-12-29T15:18:00Z">
        <w:r w:rsidR="00FD7695" w:rsidRPr="00FD0C09" w:rsidDel="002A7B35">
          <w:rPr>
            <w:rFonts w:ascii="Times New Roman" w:hAnsi="Times New Roman" w:cs="Times New Roman"/>
            <w:sz w:val="24"/>
            <w:szCs w:val="24"/>
          </w:rPr>
          <w:delText>n</w:delText>
        </w:r>
      </w:del>
      <w:r w:rsidR="00FD7695" w:rsidRPr="00FD0C09">
        <w:rPr>
          <w:rFonts w:ascii="Times New Roman" w:hAnsi="Times New Roman" w:cs="Times New Roman"/>
          <w:sz w:val="24"/>
          <w:szCs w:val="24"/>
        </w:rPr>
        <w:t xml:space="preserve"> this pest, and </w:t>
      </w:r>
      <w:del w:id="48" w:author="Krell, Rayda" w:date="2025-12-29T10:18:00Z" w16du:dateUtc="2025-12-29T15:18:00Z">
        <w:r w:rsidR="00FD7695" w:rsidRPr="00FD0C09" w:rsidDel="00915513">
          <w:rPr>
            <w:rFonts w:ascii="Times New Roman" w:hAnsi="Times New Roman" w:cs="Times New Roman"/>
            <w:sz w:val="24"/>
            <w:szCs w:val="24"/>
          </w:rPr>
          <w:delText>neither focus on more than a</w:delText>
        </w:r>
      </w:del>
      <w:ins w:id="49" w:author="Krell, Rayda" w:date="2025-12-29T10:18:00Z" w16du:dateUtc="2025-12-29T15:18:00Z">
        <w:r w:rsidR="00915513">
          <w:rPr>
            <w:rFonts w:ascii="Times New Roman" w:hAnsi="Times New Roman" w:cs="Times New Roman"/>
            <w:sz w:val="24"/>
            <w:szCs w:val="24"/>
          </w:rPr>
          <w:t>both focus on a</w:t>
        </w:r>
      </w:ins>
      <w:r w:rsidR="00FD7695" w:rsidRPr="00FD0C09">
        <w:rPr>
          <w:rFonts w:ascii="Times New Roman" w:hAnsi="Times New Roman" w:cs="Times New Roman"/>
          <w:sz w:val="24"/>
          <w:szCs w:val="24"/>
        </w:rPr>
        <w:t xml:space="preserve"> single pathogen</w:t>
      </w:r>
      <w:r w:rsidR="00061734" w:rsidRPr="00FD0C09">
        <w:rPr>
          <w:rFonts w:ascii="Times New Roman" w:hAnsi="Times New Roman" w:cs="Times New Roman"/>
          <w:sz w:val="24"/>
          <w:szCs w:val="24"/>
        </w:rPr>
        <w:t xml:space="preserve"> (Cooper et al. 2022; Strausbaugh et al. 2024)</w:t>
      </w:r>
      <w:r w:rsidR="004E1FDC" w:rsidRPr="00FD0C09">
        <w:rPr>
          <w:rFonts w:ascii="Times New Roman" w:hAnsi="Times New Roman" w:cs="Times New Roman"/>
          <w:sz w:val="24"/>
          <w:szCs w:val="24"/>
        </w:rPr>
        <w:t>.</w:t>
      </w:r>
    </w:p>
    <w:p w14:paraId="067A6987" w14:textId="48D18481" w:rsidR="00B472FC" w:rsidRPr="00FD0C09" w:rsidRDefault="00B472FC" w:rsidP="002A22D6">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 xml:space="preserve">The ecology of many insect vectors such as </w:t>
      </w:r>
      <w:r w:rsidR="005A2B3C" w:rsidRPr="00FD0C09">
        <w:rPr>
          <w:rFonts w:ascii="Times New Roman" w:hAnsi="Times New Roman" w:cs="Times New Roman"/>
          <w:i/>
          <w:iCs/>
          <w:sz w:val="24"/>
          <w:szCs w:val="24"/>
        </w:rPr>
        <w:t>N</w:t>
      </w:r>
      <w:r w:rsidR="00FD7695" w:rsidRPr="00FD0C09">
        <w:rPr>
          <w:rFonts w:ascii="Times New Roman" w:hAnsi="Times New Roman" w:cs="Times New Roman"/>
          <w:i/>
          <w:iCs/>
          <w:sz w:val="24"/>
          <w:szCs w:val="24"/>
        </w:rPr>
        <w:t>.</w:t>
      </w:r>
      <w:r w:rsidR="003C4159" w:rsidRPr="00FD0C09">
        <w:rPr>
          <w:rFonts w:ascii="Times New Roman" w:hAnsi="Times New Roman" w:cs="Times New Roman"/>
          <w:i/>
          <w:iCs/>
          <w:sz w:val="24"/>
          <w:szCs w:val="24"/>
        </w:rPr>
        <w:t xml:space="preserve"> tenellus</w:t>
      </w:r>
      <w:r w:rsidR="003C4159" w:rsidRPr="00FD0C09">
        <w:rPr>
          <w:rFonts w:ascii="Times New Roman" w:hAnsi="Times New Roman" w:cs="Times New Roman"/>
          <w:sz w:val="24"/>
          <w:szCs w:val="24"/>
        </w:rPr>
        <w:t xml:space="preserve"> </w:t>
      </w:r>
      <w:r w:rsidR="00FD7695" w:rsidRPr="00FD0C09">
        <w:rPr>
          <w:rFonts w:ascii="Times New Roman" w:hAnsi="Times New Roman" w:cs="Times New Roman"/>
          <w:sz w:val="24"/>
          <w:szCs w:val="24"/>
        </w:rPr>
        <w:t>are</w:t>
      </w:r>
      <w:r w:rsidRPr="00FD0C09">
        <w:rPr>
          <w:rFonts w:ascii="Times New Roman" w:hAnsi="Times New Roman" w:cs="Times New Roman"/>
          <w:sz w:val="24"/>
          <w:szCs w:val="24"/>
        </w:rPr>
        <w:t xml:space="preserve"> </w:t>
      </w:r>
      <w:del w:id="50" w:author="Krell, Rayda" w:date="2025-12-29T10:19:00Z" w16du:dateUtc="2025-12-29T15:19:00Z">
        <w:r w:rsidR="00852AD6" w:rsidRPr="00FD0C09" w:rsidDel="00915513">
          <w:rPr>
            <w:rFonts w:ascii="Times New Roman" w:hAnsi="Times New Roman" w:cs="Times New Roman"/>
            <w:sz w:val="24"/>
            <w:szCs w:val="24"/>
          </w:rPr>
          <w:delText xml:space="preserve">often </w:delText>
        </w:r>
      </w:del>
      <w:r w:rsidRPr="00FD0C09">
        <w:rPr>
          <w:rFonts w:ascii="Times New Roman" w:hAnsi="Times New Roman" w:cs="Times New Roman"/>
          <w:sz w:val="24"/>
          <w:szCs w:val="24"/>
        </w:rPr>
        <w:t>largely based on natural history surveys or structured surveys of agricultural systems (</w:t>
      </w:r>
      <w:r w:rsidR="00685FA8" w:rsidRPr="00FD0C09">
        <w:rPr>
          <w:rFonts w:ascii="Times New Roman" w:hAnsi="Times New Roman" w:cs="Times New Roman"/>
          <w:sz w:val="24"/>
          <w:szCs w:val="24"/>
        </w:rPr>
        <w:t>Brewster and Allen 1997</w:t>
      </w:r>
      <w:r w:rsidR="00025DF1" w:rsidRPr="00FD0C09">
        <w:rPr>
          <w:rFonts w:ascii="Times New Roman" w:hAnsi="Times New Roman" w:cs="Times New Roman"/>
          <w:sz w:val="24"/>
          <w:szCs w:val="24"/>
        </w:rPr>
        <w:t xml:space="preserve">; </w:t>
      </w:r>
      <w:r w:rsidR="00685FA8" w:rsidRPr="00FD0C09">
        <w:rPr>
          <w:rFonts w:ascii="Times New Roman" w:hAnsi="Times New Roman" w:cs="Times New Roman"/>
          <w:sz w:val="24"/>
          <w:szCs w:val="24"/>
        </w:rPr>
        <w:t>Damos 2015</w:t>
      </w:r>
      <w:r w:rsidR="00025DF1" w:rsidRPr="00FD0C09">
        <w:rPr>
          <w:rFonts w:ascii="Times New Roman" w:hAnsi="Times New Roman" w:cs="Times New Roman"/>
          <w:sz w:val="24"/>
          <w:szCs w:val="24"/>
        </w:rPr>
        <w:t xml:space="preserve">; </w:t>
      </w:r>
      <w:proofErr w:type="spellStart"/>
      <w:r w:rsidR="00685FA8" w:rsidRPr="00FD0C09">
        <w:rPr>
          <w:rFonts w:ascii="Times New Roman" w:hAnsi="Times New Roman" w:cs="Times New Roman"/>
          <w:sz w:val="24"/>
          <w:szCs w:val="24"/>
        </w:rPr>
        <w:t>Wohleb</w:t>
      </w:r>
      <w:proofErr w:type="spellEnd"/>
      <w:r w:rsidR="00685FA8" w:rsidRPr="00FD0C09">
        <w:rPr>
          <w:rFonts w:ascii="Times New Roman" w:hAnsi="Times New Roman" w:cs="Times New Roman"/>
          <w:sz w:val="24"/>
          <w:szCs w:val="24"/>
        </w:rPr>
        <w:t xml:space="preserve"> et al. 2021). </w:t>
      </w:r>
      <w:r w:rsidRPr="00FD0C09">
        <w:rPr>
          <w:rFonts w:ascii="Times New Roman" w:hAnsi="Times New Roman" w:cs="Times New Roman"/>
          <w:sz w:val="24"/>
          <w:szCs w:val="24"/>
        </w:rPr>
        <w:t xml:space="preserve">However, for many vectors, the plant hosts that </w:t>
      </w:r>
      <w:del w:id="51" w:author="Krell, Rayda" w:date="2025-12-29T10:19:00Z" w16du:dateUtc="2025-12-29T15:19:00Z">
        <w:r w:rsidRPr="00FD0C09" w:rsidDel="006655DA">
          <w:rPr>
            <w:rFonts w:ascii="Times New Roman" w:hAnsi="Times New Roman" w:cs="Times New Roman"/>
            <w:sz w:val="24"/>
            <w:szCs w:val="24"/>
          </w:rPr>
          <w:delText>serve as</w:delText>
        </w:r>
      </w:del>
      <w:ins w:id="52" w:author="Krell, Rayda" w:date="2025-12-29T10:19:00Z" w16du:dateUtc="2025-12-29T15:19:00Z">
        <w:r w:rsidR="006655DA">
          <w:rPr>
            <w:rFonts w:ascii="Times New Roman" w:hAnsi="Times New Roman" w:cs="Times New Roman"/>
            <w:sz w:val="24"/>
            <w:szCs w:val="24"/>
          </w:rPr>
          <w:t>are</w:t>
        </w:r>
      </w:ins>
      <w:r w:rsidRPr="00FD0C09">
        <w:rPr>
          <w:rFonts w:ascii="Times New Roman" w:hAnsi="Times New Roman" w:cs="Times New Roman"/>
          <w:sz w:val="24"/>
          <w:szCs w:val="24"/>
        </w:rPr>
        <w:t xml:space="preserve"> pathogen reservoirs</w:t>
      </w:r>
      <w:r w:rsidR="00852AD6" w:rsidRPr="00FD0C09">
        <w:rPr>
          <w:rFonts w:ascii="Times New Roman" w:hAnsi="Times New Roman" w:cs="Times New Roman"/>
          <w:sz w:val="24"/>
          <w:szCs w:val="24"/>
        </w:rPr>
        <w:t>,</w:t>
      </w:r>
      <w:r w:rsidRPr="00FD0C09">
        <w:rPr>
          <w:rFonts w:ascii="Times New Roman" w:hAnsi="Times New Roman" w:cs="Times New Roman"/>
          <w:sz w:val="24"/>
          <w:szCs w:val="24"/>
        </w:rPr>
        <w:t xml:space="preserve"> and</w:t>
      </w:r>
      <w:r w:rsidR="00FD7695" w:rsidRPr="00FD0C09">
        <w:rPr>
          <w:rFonts w:ascii="Times New Roman" w:hAnsi="Times New Roman" w:cs="Times New Roman"/>
          <w:sz w:val="24"/>
          <w:szCs w:val="24"/>
        </w:rPr>
        <w:t xml:space="preserve"> </w:t>
      </w:r>
      <w:r w:rsidRPr="00FD0C09">
        <w:rPr>
          <w:rFonts w:ascii="Times New Roman" w:hAnsi="Times New Roman" w:cs="Times New Roman"/>
          <w:sz w:val="24"/>
          <w:szCs w:val="24"/>
        </w:rPr>
        <w:t>pose the greatest risk to crops</w:t>
      </w:r>
      <w:r w:rsidR="00852AD6" w:rsidRPr="00FD0C09">
        <w:rPr>
          <w:rFonts w:ascii="Times New Roman" w:hAnsi="Times New Roman" w:cs="Times New Roman"/>
          <w:sz w:val="24"/>
          <w:szCs w:val="24"/>
        </w:rPr>
        <w:t>,</w:t>
      </w:r>
      <w:r w:rsidRPr="00FD0C09">
        <w:rPr>
          <w:rFonts w:ascii="Times New Roman" w:hAnsi="Times New Roman" w:cs="Times New Roman"/>
          <w:sz w:val="24"/>
          <w:szCs w:val="24"/>
        </w:rPr>
        <w:t xml:space="preserve"> are </w:t>
      </w:r>
      <w:del w:id="53" w:author="Krell, Rayda" w:date="2025-12-29T10:19:00Z" w16du:dateUtc="2025-12-29T15:19:00Z">
        <w:r w:rsidRPr="00FD0C09" w:rsidDel="001E501A">
          <w:rPr>
            <w:rFonts w:ascii="Times New Roman" w:hAnsi="Times New Roman" w:cs="Times New Roman"/>
            <w:sz w:val="24"/>
            <w:szCs w:val="24"/>
          </w:rPr>
          <w:delText xml:space="preserve">largely </w:delText>
        </w:r>
      </w:del>
      <w:r w:rsidRPr="00FD0C09">
        <w:rPr>
          <w:rFonts w:ascii="Times New Roman" w:hAnsi="Times New Roman" w:cs="Times New Roman"/>
          <w:sz w:val="24"/>
          <w:szCs w:val="24"/>
        </w:rPr>
        <w:t xml:space="preserve">inferred </w:t>
      </w:r>
      <w:del w:id="54" w:author="Krell, Rayda" w:date="2025-12-29T10:20:00Z" w16du:dateUtc="2025-12-29T15:20:00Z">
        <w:r w:rsidRPr="00FD0C09" w:rsidDel="001E501A">
          <w:rPr>
            <w:rFonts w:ascii="Times New Roman" w:hAnsi="Times New Roman" w:cs="Times New Roman"/>
            <w:sz w:val="24"/>
            <w:szCs w:val="24"/>
          </w:rPr>
          <w:delText>rather than known</w:delText>
        </w:r>
      </w:del>
      <w:ins w:id="55" w:author="Krell, Rayda" w:date="2025-12-29T10:20:00Z" w16du:dateUtc="2025-12-29T15:20:00Z">
        <w:r w:rsidR="001E501A">
          <w:rPr>
            <w:rFonts w:ascii="Times New Roman" w:hAnsi="Times New Roman" w:cs="Times New Roman"/>
            <w:sz w:val="24"/>
            <w:szCs w:val="24"/>
          </w:rPr>
          <w:t>without supporting data</w:t>
        </w:r>
      </w:ins>
      <w:r w:rsidRPr="00FD0C09">
        <w:rPr>
          <w:rFonts w:ascii="Times New Roman" w:hAnsi="Times New Roman" w:cs="Times New Roman"/>
          <w:sz w:val="24"/>
          <w:szCs w:val="24"/>
        </w:rPr>
        <w:t xml:space="preserve"> </w:t>
      </w:r>
      <w:r w:rsidR="005B3870" w:rsidRPr="00FD0C09">
        <w:rPr>
          <w:rFonts w:ascii="Times New Roman" w:hAnsi="Times New Roman" w:cs="Times New Roman"/>
          <w:sz w:val="24"/>
          <w:szCs w:val="24"/>
        </w:rPr>
        <w:t xml:space="preserve">(Horton et al. 2018). </w:t>
      </w:r>
      <w:r w:rsidRPr="00FD0C09">
        <w:rPr>
          <w:rFonts w:ascii="Times New Roman" w:hAnsi="Times New Roman" w:cs="Times New Roman"/>
          <w:sz w:val="24"/>
          <w:szCs w:val="24"/>
        </w:rPr>
        <w:t>For example, i</w:t>
      </w:r>
      <w:ins w:id="56" w:author="Krell, Rayda" w:date="2025-12-29T10:28:00Z" w16du:dateUtc="2025-12-29T15:28:00Z">
        <w:r w:rsidR="00F21419">
          <w:rPr>
            <w:rFonts w:ascii="Times New Roman" w:hAnsi="Times New Roman" w:cs="Times New Roman"/>
            <w:sz w:val="24"/>
            <w:szCs w:val="24"/>
          </w:rPr>
          <w:t>n the a</w:t>
        </w:r>
      </w:ins>
      <w:ins w:id="57" w:author="Krell, Rayda" w:date="2025-12-29T10:29:00Z" w16du:dateUtc="2025-12-29T15:29:00Z">
        <w:r w:rsidR="00F21419">
          <w:rPr>
            <w:rFonts w:ascii="Times New Roman" w:hAnsi="Times New Roman" w:cs="Times New Roman"/>
            <w:sz w:val="24"/>
            <w:szCs w:val="24"/>
          </w:rPr>
          <w:t>bsence of data, i</w:t>
        </w:r>
      </w:ins>
      <w:r w:rsidRPr="00FD0C09">
        <w:rPr>
          <w:rFonts w:ascii="Times New Roman" w:hAnsi="Times New Roman" w:cs="Times New Roman"/>
          <w:sz w:val="24"/>
          <w:szCs w:val="24"/>
        </w:rPr>
        <w:t xml:space="preserve">t </w:t>
      </w:r>
      <w:r w:rsidR="00FD7695" w:rsidRPr="00FD0C09">
        <w:rPr>
          <w:rFonts w:ascii="Times New Roman" w:hAnsi="Times New Roman" w:cs="Times New Roman"/>
          <w:sz w:val="24"/>
          <w:szCs w:val="24"/>
        </w:rPr>
        <w:t xml:space="preserve">is </w:t>
      </w:r>
      <w:r w:rsidRPr="00FD0C09">
        <w:rPr>
          <w:rFonts w:ascii="Times New Roman" w:hAnsi="Times New Roman" w:cs="Times New Roman"/>
          <w:sz w:val="24"/>
          <w:szCs w:val="24"/>
        </w:rPr>
        <w:t xml:space="preserve">often assumed that </w:t>
      </w:r>
      <w:r w:rsidR="00FD7695" w:rsidRPr="00FD0C09">
        <w:rPr>
          <w:rFonts w:ascii="Times New Roman" w:hAnsi="Times New Roman" w:cs="Times New Roman"/>
          <w:sz w:val="24"/>
          <w:szCs w:val="24"/>
        </w:rPr>
        <w:t xml:space="preserve">all </w:t>
      </w:r>
      <w:ins w:id="58" w:author="Krell, Rayda" w:date="2025-12-29T10:21:00Z" w16du:dateUtc="2025-12-29T15:21:00Z">
        <w:r w:rsidR="00686545">
          <w:rPr>
            <w:rFonts w:ascii="Times New Roman" w:hAnsi="Times New Roman" w:cs="Times New Roman"/>
            <w:sz w:val="24"/>
            <w:szCs w:val="24"/>
          </w:rPr>
          <w:t xml:space="preserve">plant </w:t>
        </w:r>
      </w:ins>
      <w:r w:rsidRPr="00FD0C09">
        <w:rPr>
          <w:rFonts w:ascii="Times New Roman" w:hAnsi="Times New Roman" w:cs="Times New Roman"/>
          <w:sz w:val="24"/>
          <w:szCs w:val="24"/>
        </w:rPr>
        <w:t xml:space="preserve">hosts used by a vector </w:t>
      </w:r>
      <w:del w:id="59" w:author="Krell, Rayda" w:date="2025-12-29T10:21:00Z" w16du:dateUtc="2025-12-29T15:21:00Z">
        <w:r w:rsidRPr="00FD0C09" w:rsidDel="008F7E30">
          <w:rPr>
            <w:rFonts w:ascii="Times New Roman" w:hAnsi="Times New Roman" w:cs="Times New Roman"/>
            <w:sz w:val="24"/>
            <w:szCs w:val="24"/>
          </w:rPr>
          <w:delText xml:space="preserve">will also be </w:delText>
        </w:r>
        <w:r w:rsidR="00852AD6" w:rsidRPr="00FD0C09" w:rsidDel="008F7E30">
          <w:rPr>
            <w:rFonts w:ascii="Times New Roman" w:hAnsi="Times New Roman" w:cs="Times New Roman"/>
            <w:sz w:val="24"/>
            <w:szCs w:val="24"/>
          </w:rPr>
          <w:delText>hosts for</w:delText>
        </w:r>
      </w:del>
      <w:ins w:id="60" w:author="Krell, Rayda" w:date="2025-12-29T10:21:00Z" w16du:dateUtc="2025-12-29T15:21:00Z">
        <w:r w:rsidR="008F7E30">
          <w:rPr>
            <w:rFonts w:ascii="Times New Roman" w:hAnsi="Times New Roman" w:cs="Times New Roman"/>
            <w:sz w:val="24"/>
            <w:szCs w:val="24"/>
          </w:rPr>
          <w:t xml:space="preserve">are also </w:t>
        </w:r>
      </w:ins>
      <w:ins w:id="61" w:author="Krell, Rayda" w:date="2025-12-29T10:29:00Z" w16du:dateUtc="2025-12-29T15:29:00Z">
        <w:r w:rsidR="00F21419">
          <w:rPr>
            <w:rFonts w:ascii="Times New Roman" w:hAnsi="Times New Roman" w:cs="Times New Roman"/>
            <w:sz w:val="24"/>
            <w:szCs w:val="24"/>
          </w:rPr>
          <w:t xml:space="preserve">potential </w:t>
        </w:r>
      </w:ins>
      <w:ins w:id="62" w:author="Krell, Rayda" w:date="2025-12-29T10:21:00Z" w16du:dateUtc="2025-12-29T15:21:00Z">
        <w:r w:rsidR="008F7E30">
          <w:rPr>
            <w:rFonts w:ascii="Times New Roman" w:hAnsi="Times New Roman" w:cs="Times New Roman"/>
            <w:sz w:val="24"/>
            <w:szCs w:val="24"/>
          </w:rPr>
          <w:t>hosts for</w:t>
        </w:r>
      </w:ins>
      <w:r w:rsidR="00852AD6"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pathogens transmitted by that vector, or that </w:t>
      </w:r>
      <w:ins w:id="63" w:author="Krell, Rayda" w:date="2025-12-29T10:21:00Z" w16du:dateUtc="2025-12-29T15:21:00Z">
        <w:r w:rsidR="00686545">
          <w:rPr>
            <w:rFonts w:ascii="Times New Roman" w:hAnsi="Times New Roman" w:cs="Times New Roman"/>
            <w:sz w:val="24"/>
            <w:szCs w:val="24"/>
          </w:rPr>
          <w:t xml:space="preserve">plant </w:t>
        </w:r>
      </w:ins>
      <w:r w:rsidRPr="00FD0C09">
        <w:rPr>
          <w:rFonts w:ascii="Times New Roman" w:hAnsi="Times New Roman" w:cs="Times New Roman"/>
          <w:sz w:val="24"/>
          <w:szCs w:val="24"/>
        </w:rPr>
        <w:t xml:space="preserve">hosts will be a predictable subset </w:t>
      </w:r>
      <w:r w:rsidR="00FA6F91" w:rsidRPr="00FD0C09">
        <w:rPr>
          <w:rFonts w:ascii="Times New Roman" w:hAnsi="Times New Roman" w:cs="Times New Roman"/>
          <w:sz w:val="24"/>
          <w:szCs w:val="24"/>
        </w:rPr>
        <w:t>constrained by</w:t>
      </w:r>
      <w:r w:rsidRPr="00FD0C09">
        <w:rPr>
          <w:rFonts w:ascii="Times New Roman" w:hAnsi="Times New Roman" w:cs="Times New Roman"/>
          <w:sz w:val="24"/>
          <w:szCs w:val="24"/>
        </w:rPr>
        <w:t xml:space="preserve"> plant phylogeny (</w:t>
      </w:r>
      <w:r w:rsidR="000D5040" w:rsidRPr="00FD0C09">
        <w:rPr>
          <w:rFonts w:ascii="Times New Roman" w:hAnsi="Times New Roman" w:cs="Times New Roman"/>
          <w:sz w:val="24"/>
          <w:szCs w:val="24"/>
        </w:rPr>
        <w:t>Perilla-Henao and Casteel 2016</w:t>
      </w:r>
      <w:r w:rsidRPr="00FD0C09">
        <w:rPr>
          <w:rFonts w:ascii="Times New Roman" w:hAnsi="Times New Roman" w:cs="Times New Roman"/>
          <w:sz w:val="24"/>
          <w:szCs w:val="24"/>
        </w:rPr>
        <w:t xml:space="preserve">). Molecular tools </w:t>
      </w:r>
      <w:r w:rsidR="00FD7695" w:rsidRPr="00FD0C09">
        <w:rPr>
          <w:rFonts w:ascii="Times New Roman" w:hAnsi="Times New Roman" w:cs="Times New Roman"/>
          <w:sz w:val="24"/>
          <w:szCs w:val="24"/>
        </w:rPr>
        <w:t xml:space="preserve">can </w:t>
      </w:r>
      <w:r w:rsidRPr="00FD0C09">
        <w:rPr>
          <w:rFonts w:ascii="Times New Roman" w:hAnsi="Times New Roman" w:cs="Times New Roman"/>
          <w:sz w:val="24"/>
          <w:szCs w:val="24"/>
        </w:rPr>
        <w:t xml:space="preserve">bridge this knowledge gap, </w:t>
      </w:r>
      <w:del w:id="64" w:author="Krell, Rayda" w:date="2025-12-29T10:29:00Z" w16du:dateUtc="2025-12-29T15:29:00Z">
        <w:r w:rsidRPr="00FD0C09" w:rsidDel="00F21419">
          <w:rPr>
            <w:rFonts w:ascii="Times New Roman" w:hAnsi="Times New Roman" w:cs="Times New Roman"/>
            <w:sz w:val="24"/>
            <w:szCs w:val="24"/>
          </w:rPr>
          <w:delText xml:space="preserve">as </w:delText>
        </w:r>
      </w:del>
      <w:ins w:id="65" w:author="Krell, Rayda" w:date="2025-12-29T10:29:00Z" w16du:dateUtc="2025-12-29T15:29:00Z">
        <w:r w:rsidR="00F21419">
          <w:rPr>
            <w:rFonts w:ascii="Times New Roman" w:hAnsi="Times New Roman" w:cs="Times New Roman"/>
            <w:sz w:val="24"/>
            <w:szCs w:val="24"/>
          </w:rPr>
          <w:t xml:space="preserve">because </w:t>
        </w:r>
      </w:ins>
      <w:del w:id="66" w:author="Krell, Rayda" w:date="2025-12-29T10:30:00Z" w16du:dateUtc="2025-12-29T15:30:00Z">
        <w:r w:rsidRPr="00FD0C09" w:rsidDel="00232D87">
          <w:rPr>
            <w:rFonts w:ascii="Times New Roman" w:hAnsi="Times New Roman" w:cs="Times New Roman"/>
            <w:sz w:val="24"/>
            <w:szCs w:val="24"/>
          </w:rPr>
          <w:delText xml:space="preserve">the same </w:delText>
        </w:r>
      </w:del>
      <w:r w:rsidRPr="00FD0C09">
        <w:rPr>
          <w:rFonts w:ascii="Times New Roman" w:hAnsi="Times New Roman" w:cs="Times New Roman"/>
          <w:sz w:val="24"/>
          <w:szCs w:val="24"/>
        </w:rPr>
        <w:t xml:space="preserve">insects can be tested for the pathogens they carry </w:t>
      </w:r>
      <w:del w:id="67" w:author="Krell, Rayda" w:date="2025-12-29T10:29:00Z" w16du:dateUtc="2025-12-29T15:29:00Z">
        <w:r w:rsidRPr="00FD0C09" w:rsidDel="00E00793">
          <w:rPr>
            <w:rFonts w:ascii="Times New Roman" w:hAnsi="Times New Roman" w:cs="Times New Roman"/>
            <w:sz w:val="24"/>
            <w:szCs w:val="24"/>
          </w:rPr>
          <w:delText>as well as</w:delText>
        </w:r>
      </w:del>
      <w:ins w:id="68" w:author="Krell, Rayda" w:date="2025-12-29T10:29:00Z" w16du:dateUtc="2025-12-29T15:29:00Z">
        <w:r w:rsidR="00E00793">
          <w:rPr>
            <w:rFonts w:ascii="Times New Roman" w:hAnsi="Times New Roman" w:cs="Times New Roman"/>
            <w:sz w:val="24"/>
            <w:szCs w:val="24"/>
          </w:rPr>
          <w:t>a</w:t>
        </w:r>
      </w:ins>
      <w:ins w:id="69" w:author="Krell, Rayda" w:date="2025-12-29T10:30:00Z" w16du:dateUtc="2025-12-29T15:30:00Z">
        <w:r w:rsidR="00E00793">
          <w:rPr>
            <w:rFonts w:ascii="Times New Roman" w:hAnsi="Times New Roman" w:cs="Times New Roman"/>
            <w:sz w:val="24"/>
            <w:szCs w:val="24"/>
          </w:rPr>
          <w:t>nd</w:t>
        </w:r>
      </w:ins>
      <w:r w:rsidR="005B3870" w:rsidRPr="00FD0C09">
        <w:rPr>
          <w:rFonts w:ascii="Times New Roman" w:hAnsi="Times New Roman" w:cs="Times New Roman"/>
          <w:sz w:val="24"/>
          <w:szCs w:val="24"/>
        </w:rPr>
        <w:t xml:space="preserve"> t</w:t>
      </w:r>
      <w:r w:rsidRPr="00FD0C09">
        <w:rPr>
          <w:rFonts w:ascii="Times New Roman" w:hAnsi="Times New Roman" w:cs="Times New Roman"/>
          <w:sz w:val="24"/>
          <w:szCs w:val="24"/>
        </w:rPr>
        <w:t xml:space="preserve">heir prior </w:t>
      </w:r>
      <w:r w:rsidR="00C338F1" w:rsidRPr="00FD0C09">
        <w:rPr>
          <w:rFonts w:ascii="Times New Roman" w:hAnsi="Times New Roman" w:cs="Times New Roman"/>
          <w:sz w:val="24"/>
          <w:szCs w:val="24"/>
        </w:rPr>
        <w:t xml:space="preserve">plant </w:t>
      </w:r>
      <w:r w:rsidRPr="00FD0C09">
        <w:rPr>
          <w:rFonts w:ascii="Times New Roman" w:hAnsi="Times New Roman" w:cs="Times New Roman"/>
          <w:sz w:val="24"/>
          <w:szCs w:val="24"/>
        </w:rPr>
        <w:t>host use</w:t>
      </w:r>
      <w:r w:rsidR="00852AD6" w:rsidRPr="00FD0C09">
        <w:rPr>
          <w:rFonts w:ascii="Times New Roman" w:hAnsi="Times New Roman" w:cs="Times New Roman"/>
          <w:sz w:val="24"/>
          <w:szCs w:val="24"/>
        </w:rPr>
        <w:t xml:space="preserve"> </w:t>
      </w:r>
      <w:r w:rsidR="005B3870" w:rsidRPr="00FD0C09">
        <w:rPr>
          <w:rFonts w:ascii="Times New Roman" w:hAnsi="Times New Roman" w:cs="Times New Roman"/>
          <w:sz w:val="24"/>
          <w:szCs w:val="24"/>
        </w:rPr>
        <w:t>(Cooper et al. 2019</w:t>
      </w:r>
      <w:r w:rsidR="00025DF1" w:rsidRPr="00FD0C09">
        <w:rPr>
          <w:rFonts w:ascii="Times New Roman" w:hAnsi="Times New Roman" w:cs="Times New Roman"/>
          <w:sz w:val="24"/>
          <w:szCs w:val="24"/>
        </w:rPr>
        <w:t>;</w:t>
      </w:r>
      <w:r w:rsidR="005B3870" w:rsidRPr="00FD0C09">
        <w:rPr>
          <w:rFonts w:ascii="Times New Roman" w:hAnsi="Times New Roman" w:cs="Times New Roman"/>
          <w:sz w:val="24"/>
          <w:szCs w:val="24"/>
        </w:rPr>
        <w:t xml:space="preserve"> Cooper at al. 2022</w:t>
      </w:r>
      <w:r w:rsidR="00025DF1" w:rsidRPr="00FD0C09">
        <w:rPr>
          <w:rFonts w:ascii="Times New Roman" w:hAnsi="Times New Roman" w:cs="Times New Roman"/>
          <w:sz w:val="24"/>
          <w:szCs w:val="24"/>
        </w:rPr>
        <w:t xml:space="preserve">; </w:t>
      </w:r>
      <w:r w:rsidR="005B3870" w:rsidRPr="00FD0C09">
        <w:rPr>
          <w:rFonts w:ascii="Times New Roman" w:hAnsi="Times New Roman" w:cs="Times New Roman"/>
          <w:sz w:val="24"/>
          <w:szCs w:val="24"/>
        </w:rPr>
        <w:t>Pitt et al. 2024</w:t>
      </w:r>
      <w:r w:rsidR="00C338F1" w:rsidRPr="00FD0C09">
        <w:rPr>
          <w:rFonts w:ascii="Times New Roman" w:hAnsi="Times New Roman" w:cs="Times New Roman"/>
          <w:sz w:val="24"/>
          <w:szCs w:val="24"/>
        </w:rPr>
        <w:t>, Strausbaugh et al. 2024</w:t>
      </w:r>
      <w:r w:rsidR="005B3870" w:rsidRPr="00FD0C09">
        <w:rPr>
          <w:rFonts w:ascii="Times New Roman" w:hAnsi="Times New Roman" w:cs="Times New Roman"/>
          <w:sz w:val="24"/>
          <w:szCs w:val="24"/>
        </w:rPr>
        <w:t>).</w:t>
      </w:r>
    </w:p>
    <w:p w14:paraId="2BF7C048" w14:textId="6A980299" w:rsidR="00703B7E" w:rsidRPr="00FD0C09" w:rsidRDefault="00B472FC" w:rsidP="00ED5EFB">
      <w:pPr>
        <w:spacing w:after="0" w:line="480" w:lineRule="auto"/>
        <w:ind w:firstLine="540"/>
        <w:contextualSpacing/>
        <w:rPr>
          <w:rStyle w:val="normaltextrun"/>
          <w:rFonts w:ascii="Times New Roman" w:hAnsi="Times New Roman" w:cs="Times New Roman"/>
          <w:sz w:val="24"/>
          <w:szCs w:val="24"/>
        </w:rPr>
      </w:pPr>
      <w:r w:rsidRPr="00FD0C09">
        <w:rPr>
          <w:rFonts w:ascii="Times New Roman" w:hAnsi="Times New Roman" w:cs="Times New Roman"/>
          <w:sz w:val="24"/>
          <w:szCs w:val="24"/>
        </w:rPr>
        <w:t xml:space="preserve">Here, we leveraged molecular gut content analysis to </w:t>
      </w:r>
      <w:r w:rsidR="003C4159" w:rsidRPr="00FD0C09">
        <w:rPr>
          <w:rFonts w:ascii="Times New Roman" w:hAnsi="Times New Roman" w:cs="Times New Roman"/>
          <w:sz w:val="24"/>
          <w:szCs w:val="24"/>
        </w:rPr>
        <w:t xml:space="preserve">trace landscape-scale movements of </w:t>
      </w:r>
      <w:r w:rsidR="00FE742F" w:rsidRPr="00FD0C09">
        <w:rPr>
          <w:rFonts w:ascii="Times New Roman" w:hAnsi="Times New Roman" w:cs="Times New Roman"/>
          <w:i/>
          <w:iCs/>
          <w:sz w:val="24"/>
          <w:szCs w:val="24"/>
        </w:rPr>
        <w:t xml:space="preserve">N. tenellus </w:t>
      </w:r>
      <w:r w:rsidRPr="00FD0C09">
        <w:rPr>
          <w:rFonts w:ascii="Times New Roman" w:hAnsi="Times New Roman" w:cs="Times New Roman"/>
          <w:sz w:val="24"/>
          <w:szCs w:val="24"/>
        </w:rPr>
        <w:t xml:space="preserve">in the Columbia River Basin region of Washington State. </w:t>
      </w:r>
      <w:r w:rsidR="003C4159" w:rsidRPr="00FD0C09">
        <w:rPr>
          <w:rFonts w:ascii="Times New Roman" w:hAnsi="Times New Roman" w:cs="Times New Roman"/>
          <w:sz w:val="24"/>
          <w:szCs w:val="24"/>
        </w:rPr>
        <w:t xml:space="preserve">As the sole vector of </w:t>
      </w:r>
      <w:r w:rsidR="00FD7695" w:rsidRPr="00FD0C09">
        <w:rPr>
          <w:rFonts w:ascii="Times New Roman" w:hAnsi="Times New Roman" w:cs="Times New Roman"/>
          <w:sz w:val="24"/>
          <w:szCs w:val="24"/>
        </w:rPr>
        <w:t>beet curly top virus (</w:t>
      </w:r>
      <w:r w:rsidR="003C4159" w:rsidRPr="00FD0C09">
        <w:rPr>
          <w:rFonts w:ascii="Times New Roman" w:hAnsi="Times New Roman" w:cs="Times New Roman"/>
          <w:sz w:val="24"/>
          <w:szCs w:val="24"/>
        </w:rPr>
        <w:t>BCTV</w:t>
      </w:r>
      <w:r w:rsidR="00FD7695" w:rsidRPr="00FD0C09">
        <w:rPr>
          <w:rFonts w:ascii="Times New Roman" w:hAnsi="Times New Roman" w:cs="Times New Roman"/>
          <w:sz w:val="24"/>
          <w:szCs w:val="24"/>
        </w:rPr>
        <w:t>)</w:t>
      </w:r>
      <w:r w:rsidR="003C4159" w:rsidRPr="00FD0C09">
        <w:rPr>
          <w:rFonts w:ascii="Times New Roman" w:hAnsi="Times New Roman" w:cs="Times New Roman"/>
          <w:sz w:val="24"/>
          <w:szCs w:val="24"/>
        </w:rPr>
        <w:t xml:space="preserve">, </w:t>
      </w:r>
      <w:r w:rsidR="00FD7695" w:rsidRPr="00FD0C09">
        <w:rPr>
          <w:rFonts w:ascii="Times New Roman" w:hAnsi="Times New Roman" w:cs="Times New Roman"/>
          <w:i/>
          <w:iCs/>
          <w:sz w:val="24"/>
          <w:szCs w:val="24"/>
        </w:rPr>
        <w:t>Candidatus</w:t>
      </w:r>
      <w:r w:rsidR="00FD7695" w:rsidRPr="00FD0C09">
        <w:rPr>
          <w:rFonts w:ascii="Times New Roman" w:hAnsi="Times New Roman" w:cs="Times New Roman"/>
          <w:sz w:val="24"/>
          <w:szCs w:val="24"/>
        </w:rPr>
        <w:t xml:space="preserve"> Phytoplasma </w:t>
      </w:r>
      <w:proofErr w:type="spellStart"/>
      <w:r w:rsidR="00FD7695" w:rsidRPr="00FD0C09">
        <w:rPr>
          <w:rFonts w:ascii="Times New Roman" w:hAnsi="Times New Roman" w:cs="Times New Roman"/>
          <w:sz w:val="24"/>
          <w:szCs w:val="24"/>
        </w:rPr>
        <w:t>trifolii</w:t>
      </w:r>
      <w:proofErr w:type="spellEnd"/>
      <w:r w:rsidR="00FD7695" w:rsidRPr="00FD0C09">
        <w:rPr>
          <w:rFonts w:ascii="Times New Roman" w:hAnsi="Times New Roman" w:cs="Times New Roman"/>
          <w:sz w:val="24"/>
          <w:szCs w:val="24"/>
        </w:rPr>
        <w:t xml:space="preserve"> (</w:t>
      </w:r>
      <w:r w:rsidR="003C4159" w:rsidRPr="00FD0C09">
        <w:rPr>
          <w:rFonts w:ascii="Times New Roman" w:hAnsi="Times New Roman" w:cs="Times New Roman"/>
          <w:sz w:val="24"/>
          <w:szCs w:val="24"/>
        </w:rPr>
        <w:t>CPt</w:t>
      </w:r>
      <w:r w:rsidR="00FD7695" w:rsidRPr="00FD0C09">
        <w:rPr>
          <w:rFonts w:ascii="Times New Roman" w:hAnsi="Times New Roman" w:cs="Times New Roman"/>
          <w:sz w:val="24"/>
          <w:szCs w:val="24"/>
        </w:rPr>
        <w:t>)</w:t>
      </w:r>
      <w:r w:rsidR="005D04F8" w:rsidRPr="00FD0C09">
        <w:rPr>
          <w:rFonts w:ascii="Times New Roman" w:hAnsi="Times New Roman" w:cs="Times New Roman"/>
          <w:sz w:val="24"/>
          <w:szCs w:val="24"/>
        </w:rPr>
        <w:t xml:space="preserve"> </w:t>
      </w:r>
      <w:r w:rsidR="001A59F0" w:rsidRPr="00FD0C09">
        <w:rPr>
          <w:rFonts w:ascii="Times New Roman" w:hAnsi="Times New Roman" w:cs="Times New Roman"/>
          <w:sz w:val="24"/>
          <w:szCs w:val="24"/>
        </w:rPr>
        <w:t>(</w:t>
      </w:r>
      <w:r w:rsidR="00FD7695" w:rsidRPr="00FD0C09">
        <w:rPr>
          <w:rFonts w:ascii="Times New Roman" w:hAnsi="Times New Roman" w:cs="Times New Roman"/>
          <w:sz w:val="24"/>
          <w:szCs w:val="24"/>
        </w:rPr>
        <w:t>i.e., b</w:t>
      </w:r>
      <w:r w:rsidR="001A59F0" w:rsidRPr="00FD0C09">
        <w:rPr>
          <w:rFonts w:ascii="Times New Roman" w:hAnsi="Times New Roman" w:cs="Times New Roman"/>
          <w:sz w:val="24"/>
          <w:szCs w:val="24"/>
        </w:rPr>
        <w:t xml:space="preserve">eet leafhopper-transmitted </w:t>
      </w:r>
      <w:proofErr w:type="spellStart"/>
      <w:r w:rsidR="001A59F0" w:rsidRPr="00FD0C09">
        <w:rPr>
          <w:rFonts w:ascii="Times New Roman" w:hAnsi="Times New Roman" w:cs="Times New Roman"/>
          <w:sz w:val="24"/>
          <w:szCs w:val="24"/>
        </w:rPr>
        <w:t>viresence</w:t>
      </w:r>
      <w:proofErr w:type="spellEnd"/>
      <w:r w:rsidR="001A59F0" w:rsidRPr="00FD0C09">
        <w:rPr>
          <w:rFonts w:ascii="Times New Roman" w:hAnsi="Times New Roman" w:cs="Times New Roman"/>
          <w:sz w:val="24"/>
          <w:szCs w:val="24"/>
        </w:rPr>
        <w:t xml:space="preserve"> agent)</w:t>
      </w:r>
      <w:r w:rsidR="003C4159" w:rsidRPr="00FD0C09">
        <w:rPr>
          <w:rFonts w:ascii="Times New Roman" w:hAnsi="Times New Roman" w:cs="Times New Roman"/>
          <w:sz w:val="24"/>
          <w:szCs w:val="24"/>
        </w:rPr>
        <w:t xml:space="preserve">, and </w:t>
      </w:r>
      <w:proofErr w:type="spellStart"/>
      <w:r w:rsidR="003C4159" w:rsidRPr="00FD0C09">
        <w:rPr>
          <w:rFonts w:ascii="Times New Roman" w:hAnsi="Times New Roman" w:cs="Times New Roman"/>
          <w:i/>
          <w:iCs/>
          <w:sz w:val="24"/>
          <w:szCs w:val="24"/>
        </w:rPr>
        <w:t>S</w:t>
      </w:r>
      <w:r w:rsidR="00FD7695" w:rsidRPr="00FD0C09">
        <w:rPr>
          <w:rFonts w:ascii="Times New Roman" w:hAnsi="Times New Roman" w:cs="Times New Roman"/>
          <w:i/>
          <w:iCs/>
          <w:sz w:val="24"/>
          <w:szCs w:val="24"/>
        </w:rPr>
        <w:t>piroplasma</w:t>
      </w:r>
      <w:proofErr w:type="spellEnd"/>
      <w:r w:rsidR="003C4159" w:rsidRPr="00FD0C09">
        <w:rPr>
          <w:rFonts w:ascii="Times New Roman" w:hAnsi="Times New Roman" w:cs="Times New Roman"/>
          <w:i/>
          <w:iCs/>
          <w:sz w:val="24"/>
          <w:szCs w:val="24"/>
        </w:rPr>
        <w:t xml:space="preserve"> citri</w:t>
      </w:r>
      <w:r w:rsidR="0012197D" w:rsidRPr="00FD0C09">
        <w:rPr>
          <w:rFonts w:ascii="Times New Roman" w:hAnsi="Times New Roman" w:cs="Times New Roman"/>
          <w:sz w:val="24"/>
          <w:szCs w:val="24"/>
        </w:rPr>
        <w:t xml:space="preserve">, </w:t>
      </w:r>
      <w:r w:rsidR="00FE742F" w:rsidRPr="00FD0C09">
        <w:rPr>
          <w:rFonts w:ascii="Times New Roman" w:hAnsi="Times New Roman" w:cs="Times New Roman"/>
          <w:i/>
          <w:iCs/>
          <w:sz w:val="24"/>
          <w:szCs w:val="24"/>
        </w:rPr>
        <w:t xml:space="preserve">N. tenellus </w:t>
      </w:r>
      <w:r w:rsidR="003C4159" w:rsidRPr="00FD0C09">
        <w:rPr>
          <w:rFonts w:ascii="Times New Roman" w:hAnsi="Times New Roman" w:cs="Times New Roman"/>
          <w:sz w:val="24"/>
          <w:szCs w:val="24"/>
        </w:rPr>
        <w:t xml:space="preserve">facilitates pathogen spread </w:t>
      </w:r>
      <w:r w:rsidR="00FD7695" w:rsidRPr="00FD0C09">
        <w:rPr>
          <w:rFonts w:ascii="Times New Roman" w:hAnsi="Times New Roman" w:cs="Times New Roman"/>
          <w:sz w:val="24"/>
          <w:szCs w:val="24"/>
        </w:rPr>
        <w:t>across</w:t>
      </w:r>
      <w:r w:rsidR="003C4159" w:rsidRPr="00FD0C09">
        <w:rPr>
          <w:rFonts w:ascii="Times New Roman" w:hAnsi="Times New Roman" w:cs="Times New Roman"/>
          <w:sz w:val="24"/>
          <w:szCs w:val="24"/>
        </w:rPr>
        <w:t xml:space="preserve"> the season</w:t>
      </w:r>
      <w:r w:rsidR="0012197D" w:rsidRPr="00FD0C09">
        <w:rPr>
          <w:rFonts w:ascii="Times New Roman" w:hAnsi="Times New Roman" w:cs="Times New Roman"/>
          <w:sz w:val="24"/>
          <w:szCs w:val="24"/>
        </w:rPr>
        <w:t xml:space="preserve"> (Cooper et al. 2023).</w:t>
      </w:r>
      <w:r w:rsidR="003C4159" w:rsidRPr="00FD0C09">
        <w:rPr>
          <w:rFonts w:ascii="Times New Roman" w:hAnsi="Times New Roman" w:cs="Times New Roman"/>
          <w:sz w:val="24"/>
          <w:szCs w:val="24"/>
        </w:rPr>
        <w:t xml:space="preserve"> </w:t>
      </w:r>
      <w:r w:rsidR="00FD7695" w:rsidRPr="00FD0C09">
        <w:rPr>
          <w:rFonts w:ascii="Times New Roman" w:hAnsi="Times New Roman" w:cs="Times New Roman"/>
          <w:sz w:val="24"/>
          <w:szCs w:val="24"/>
        </w:rPr>
        <w:t>M</w:t>
      </w:r>
      <w:r w:rsidR="003C4159" w:rsidRPr="00FD0C09">
        <w:rPr>
          <w:rFonts w:ascii="Times New Roman" w:hAnsi="Times New Roman" w:cs="Times New Roman"/>
          <w:sz w:val="24"/>
          <w:szCs w:val="24"/>
        </w:rPr>
        <w:t xml:space="preserve">onitoring suggests that wild Brassicaceae species </w:t>
      </w:r>
      <w:commentRangeStart w:id="70"/>
      <w:r w:rsidR="003C4159" w:rsidRPr="00FD0C09">
        <w:rPr>
          <w:rFonts w:ascii="Times New Roman" w:hAnsi="Times New Roman" w:cs="Times New Roman"/>
          <w:sz w:val="24"/>
          <w:szCs w:val="24"/>
        </w:rPr>
        <w:t>serve as overwintering reservoirs</w:t>
      </w:r>
      <w:commentRangeEnd w:id="70"/>
      <w:r w:rsidR="00B978AD">
        <w:rPr>
          <w:rStyle w:val="CommentReference"/>
        </w:rPr>
        <w:commentReference w:id="70"/>
      </w:r>
      <w:r w:rsidR="003C4159" w:rsidRPr="00FD0C09">
        <w:rPr>
          <w:rFonts w:ascii="Times New Roman" w:hAnsi="Times New Roman" w:cs="Times New Roman"/>
          <w:sz w:val="24"/>
          <w:szCs w:val="24"/>
        </w:rPr>
        <w:t xml:space="preserve">, while </w:t>
      </w:r>
      <w:proofErr w:type="spellStart"/>
      <w:r w:rsidR="003C4159" w:rsidRPr="00FD0C09">
        <w:rPr>
          <w:rFonts w:ascii="Times New Roman" w:hAnsi="Times New Roman" w:cs="Times New Roman"/>
          <w:sz w:val="24"/>
          <w:szCs w:val="24"/>
        </w:rPr>
        <w:t>Amaranthaceae</w:t>
      </w:r>
      <w:proofErr w:type="spellEnd"/>
      <w:r w:rsidR="003C4159" w:rsidRPr="00FD0C09">
        <w:rPr>
          <w:rFonts w:ascii="Times New Roman" w:hAnsi="Times New Roman" w:cs="Times New Roman"/>
          <w:sz w:val="24"/>
          <w:szCs w:val="24"/>
        </w:rPr>
        <w:t xml:space="preserve"> species </w:t>
      </w:r>
      <w:commentRangeStart w:id="71"/>
      <w:r w:rsidR="003C4159" w:rsidRPr="00FD0C09">
        <w:rPr>
          <w:rFonts w:ascii="Times New Roman" w:hAnsi="Times New Roman" w:cs="Times New Roman"/>
          <w:sz w:val="24"/>
          <w:szCs w:val="24"/>
        </w:rPr>
        <w:t xml:space="preserve">support populations </w:t>
      </w:r>
      <w:commentRangeEnd w:id="71"/>
      <w:r w:rsidR="00B978AD">
        <w:rPr>
          <w:rStyle w:val="CommentReference"/>
        </w:rPr>
        <w:commentReference w:id="71"/>
      </w:r>
      <w:r w:rsidR="003C4159" w:rsidRPr="00FD0C09">
        <w:rPr>
          <w:rFonts w:ascii="Times New Roman" w:hAnsi="Times New Roman" w:cs="Times New Roman"/>
          <w:sz w:val="24"/>
          <w:szCs w:val="24"/>
        </w:rPr>
        <w:t xml:space="preserve">during the growing season (Horton et al. 2018). </w:t>
      </w:r>
      <w:r w:rsidR="00852AD6" w:rsidRPr="00FD0C09">
        <w:rPr>
          <w:rFonts w:ascii="Times New Roman" w:hAnsi="Times New Roman" w:cs="Times New Roman"/>
          <w:sz w:val="24"/>
          <w:szCs w:val="24"/>
        </w:rPr>
        <w:t xml:space="preserve">However, it is still unknown which non-crop and crop hosts are </w:t>
      </w:r>
      <w:del w:id="72" w:author="Krell, Rayda" w:date="2025-12-29T10:32:00Z" w16du:dateUtc="2025-12-29T15:32:00Z">
        <w:r w:rsidR="00852AD6" w:rsidRPr="00FD0C09" w:rsidDel="00C33926">
          <w:rPr>
            <w:rFonts w:ascii="Times New Roman" w:hAnsi="Times New Roman" w:cs="Times New Roman"/>
            <w:sz w:val="24"/>
            <w:szCs w:val="24"/>
          </w:rPr>
          <w:delText>most associated with</w:delText>
        </w:r>
      </w:del>
      <w:ins w:id="73" w:author="Krell, Rayda" w:date="2025-12-29T10:32:00Z" w16du:dateUtc="2025-12-29T15:32:00Z">
        <w:r w:rsidR="00C33926">
          <w:rPr>
            <w:rFonts w:ascii="Times New Roman" w:hAnsi="Times New Roman" w:cs="Times New Roman"/>
            <w:sz w:val="24"/>
            <w:szCs w:val="24"/>
          </w:rPr>
          <w:t>primary</w:t>
        </w:r>
      </w:ins>
      <w:r w:rsidR="00C75D24" w:rsidRPr="00FD0C09">
        <w:rPr>
          <w:rFonts w:ascii="Times New Roman" w:hAnsi="Times New Roman" w:cs="Times New Roman"/>
          <w:sz w:val="24"/>
          <w:szCs w:val="24"/>
        </w:rPr>
        <w:t xml:space="preserve"> </w:t>
      </w:r>
      <w:r w:rsidR="00852AD6" w:rsidRPr="00FD0C09">
        <w:rPr>
          <w:rFonts w:ascii="Times New Roman" w:hAnsi="Times New Roman" w:cs="Times New Roman"/>
          <w:sz w:val="24"/>
          <w:szCs w:val="24"/>
        </w:rPr>
        <w:t>pathogen</w:t>
      </w:r>
      <w:ins w:id="74" w:author="Krell, Rayda" w:date="2025-12-29T10:32:00Z" w16du:dateUtc="2025-12-29T15:32:00Z">
        <w:r w:rsidR="00C33926">
          <w:rPr>
            <w:rFonts w:ascii="Times New Roman" w:hAnsi="Times New Roman" w:cs="Times New Roman"/>
            <w:sz w:val="24"/>
            <w:szCs w:val="24"/>
          </w:rPr>
          <w:t xml:space="preserve"> reservoirs</w:t>
        </w:r>
      </w:ins>
      <w:del w:id="75" w:author="Krell, Rayda" w:date="2025-12-29T10:32:00Z" w16du:dateUtc="2025-12-29T15:32:00Z">
        <w:r w:rsidR="00852AD6" w:rsidRPr="00FD0C09" w:rsidDel="00C33926">
          <w:rPr>
            <w:rFonts w:ascii="Times New Roman" w:hAnsi="Times New Roman" w:cs="Times New Roman"/>
            <w:sz w:val="24"/>
            <w:szCs w:val="24"/>
          </w:rPr>
          <w:delText>s</w:delText>
        </w:r>
      </w:del>
      <w:r w:rsidR="00852AD6" w:rsidRPr="00FD0C09">
        <w:rPr>
          <w:rFonts w:ascii="Times New Roman" w:hAnsi="Times New Roman" w:cs="Times New Roman"/>
          <w:sz w:val="24"/>
          <w:szCs w:val="24"/>
        </w:rPr>
        <w:t xml:space="preserve">. </w:t>
      </w:r>
      <w:r w:rsidR="003C4159" w:rsidRPr="00FD0C09">
        <w:rPr>
          <w:rFonts w:ascii="Times New Roman" w:hAnsi="Times New Roman" w:cs="Times New Roman"/>
          <w:sz w:val="24"/>
          <w:szCs w:val="24"/>
        </w:rPr>
        <w:t xml:space="preserve">Over three years, we analyzed </w:t>
      </w:r>
      <w:ins w:id="76" w:author="Krell, Rayda" w:date="2025-12-29T10:33:00Z" w16du:dateUtc="2025-12-29T15:33:00Z">
        <w:r w:rsidR="00811983">
          <w:rPr>
            <w:rFonts w:ascii="Times New Roman" w:hAnsi="Times New Roman" w:cs="Times New Roman"/>
            <w:sz w:val="24"/>
            <w:szCs w:val="24"/>
          </w:rPr>
          <w:t xml:space="preserve">gut contents from </w:t>
        </w:r>
      </w:ins>
      <w:r w:rsidR="00F116B7" w:rsidRPr="00FD0C09">
        <w:rPr>
          <w:rFonts w:ascii="Times New Roman" w:hAnsi="Times New Roman" w:cs="Times New Roman"/>
          <w:sz w:val="24"/>
          <w:szCs w:val="24"/>
        </w:rPr>
        <w:t>230</w:t>
      </w:r>
      <w:r w:rsidR="003C4159" w:rsidRPr="00FD0C09">
        <w:rPr>
          <w:rFonts w:ascii="Times New Roman" w:hAnsi="Times New Roman" w:cs="Times New Roman"/>
          <w:sz w:val="24"/>
          <w:szCs w:val="24"/>
        </w:rPr>
        <w:t xml:space="preserve"> adult </w:t>
      </w:r>
      <w:r w:rsidR="00FE742F" w:rsidRPr="00FD0C09">
        <w:rPr>
          <w:rFonts w:ascii="Times New Roman" w:hAnsi="Times New Roman" w:cs="Times New Roman"/>
          <w:i/>
          <w:iCs/>
          <w:sz w:val="24"/>
          <w:szCs w:val="24"/>
        </w:rPr>
        <w:t>N. tenellus</w:t>
      </w:r>
      <w:r w:rsidR="003C4159" w:rsidRPr="00FD0C09">
        <w:rPr>
          <w:rFonts w:ascii="Times New Roman" w:hAnsi="Times New Roman" w:cs="Times New Roman"/>
          <w:sz w:val="24"/>
          <w:szCs w:val="24"/>
        </w:rPr>
        <w:t xml:space="preserve"> from 15 sites to </w:t>
      </w:r>
      <w:r w:rsidR="00FD7695" w:rsidRPr="00FD0C09">
        <w:rPr>
          <w:rFonts w:ascii="Times New Roman" w:hAnsi="Times New Roman" w:cs="Times New Roman"/>
          <w:sz w:val="24"/>
          <w:szCs w:val="24"/>
        </w:rPr>
        <w:t xml:space="preserve">assess </w:t>
      </w:r>
      <w:r w:rsidR="003C4159" w:rsidRPr="00FD0C09">
        <w:rPr>
          <w:rFonts w:ascii="Times New Roman" w:hAnsi="Times New Roman" w:cs="Times New Roman"/>
          <w:sz w:val="24"/>
          <w:szCs w:val="24"/>
        </w:rPr>
        <w:t xml:space="preserve">seasonal host use and pathogen incidence. </w:t>
      </w:r>
      <w:r w:rsidR="00C338F1" w:rsidRPr="00FD0C09">
        <w:rPr>
          <w:rFonts w:ascii="Times New Roman" w:hAnsi="Times New Roman" w:cs="Times New Roman"/>
          <w:sz w:val="24"/>
          <w:szCs w:val="24"/>
        </w:rPr>
        <w:t xml:space="preserve">This knowledge </w:t>
      </w:r>
      <w:r w:rsidR="00B0354B" w:rsidRPr="00FD0C09">
        <w:rPr>
          <w:rFonts w:ascii="Times New Roman" w:hAnsi="Times New Roman" w:cs="Times New Roman"/>
          <w:sz w:val="24"/>
          <w:szCs w:val="24"/>
        </w:rPr>
        <w:t>s</w:t>
      </w:r>
      <w:r w:rsidR="00C338F1" w:rsidRPr="00FD0C09">
        <w:rPr>
          <w:rFonts w:ascii="Times New Roman" w:hAnsi="Times New Roman" w:cs="Times New Roman"/>
          <w:sz w:val="24"/>
          <w:szCs w:val="24"/>
        </w:rPr>
        <w:t xml:space="preserve">upports improved vector management by identifying peak periods of </w:t>
      </w:r>
      <w:r w:rsidR="00C338F1" w:rsidRPr="00FD0C09">
        <w:rPr>
          <w:rFonts w:ascii="Times New Roman" w:hAnsi="Times New Roman" w:cs="Times New Roman"/>
          <w:i/>
          <w:iCs/>
          <w:sz w:val="24"/>
          <w:szCs w:val="24"/>
        </w:rPr>
        <w:t>N. tenellus</w:t>
      </w:r>
      <w:r w:rsidR="00C338F1" w:rsidRPr="00FD0C09">
        <w:rPr>
          <w:rFonts w:ascii="Times New Roman" w:hAnsi="Times New Roman" w:cs="Times New Roman"/>
          <w:sz w:val="24"/>
          <w:szCs w:val="24"/>
        </w:rPr>
        <w:t xml:space="preserve"> activity and pathogen carriage, </w:t>
      </w:r>
      <w:del w:id="77" w:author="Krell, Rayda" w:date="2025-12-29T10:33:00Z" w16du:dateUtc="2025-12-29T15:33:00Z">
        <w:r w:rsidR="00C338F1" w:rsidRPr="00FD0C09" w:rsidDel="00811983">
          <w:rPr>
            <w:rFonts w:ascii="Times New Roman" w:hAnsi="Times New Roman" w:cs="Times New Roman"/>
            <w:sz w:val="24"/>
            <w:szCs w:val="24"/>
          </w:rPr>
          <w:delText xml:space="preserve">allowing </w:delText>
        </w:r>
      </w:del>
      <w:ins w:id="78" w:author="Krell, Rayda" w:date="2025-12-29T10:33:00Z" w16du:dateUtc="2025-12-29T15:33:00Z">
        <w:r w:rsidR="00811983">
          <w:rPr>
            <w:rFonts w:ascii="Times New Roman" w:hAnsi="Times New Roman" w:cs="Times New Roman"/>
            <w:sz w:val="24"/>
            <w:szCs w:val="24"/>
          </w:rPr>
          <w:t xml:space="preserve">informing </w:t>
        </w:r>
      </w:ins>
      <w:r w:rsidR="00C338F1" w:rsidRPr="00FD0C09">
        <w:rPr>
          <w:rFonts w:ascii="Times New Roman" w:hAnsi="Times New Roman" w:cs="Times New Roman"/>
          <w:sz w:val="24"/>
          <w:szCs w:val="24"/>
        </w:rPr>
        <w:t xml:space="preserve">pesticide </w:t>
      </w:r>
      <w:del w:id="79" w:author="Krell, Rayda" w:date="2025-12-29T10:34:00Z" w16du:dateUtc="2025-12-29T15:34:00Z">
        <w:r w:rsidR="00C338F1" w:rsidRPr="00FD0C09" w:rsidDel="003E4A2F">
          <w:rPr>
            <w:rFonts w:ascii="Times New Roman" w:hAnsi="Times New Roman" w:cs="Times New Roman"/>
            <w:sz w:val="24"/>
            <w:szCs w:val="24"/>
          </w:rPr>
          <w:delText xml:space="preserve">sprays </w:delText>
        </w:r>
      </w:del>
      <w:ins w:id="80" w:author="Krell, Rayda" w:date="2025-12-29T10:34:00Z" w16du:dateUtc="2025-12-29T15:34:00Z">
        <w:r w:rsidR="003E4A2F">
          <w:rPr>
            <w:rFonts w:ascii="Times New Roman" w:hAnsi="Times New Roman" w:cs="Times New Roman"/>
            <w:sz w:val="24"/>
            <w:szCs w:val="24"/>
          </w:rPr>
          <w:t>application</w:t>
        </w:r>
        <w:r w:rsidR="003E4A2F" w:rsidRPr="00FD0C09">
          <w:rPr>
            <w:rFonts w:ascii="Times New Roman" w:hAnsi="Times New Roman" w:cs="Times New Roman"/>
            <w:sz w:val="24"/>
            <w:szCs w:val="24"/>
          </w:rPr>
          <w:t xml:space="preserve"> </w:t>
        </w:r>
      </w:ins>
      <w:del w:id="81" w:author="Krell, Rayda" w:date="2025-12-29T10:35:00Z" w16du:dateUtc="2025-12-29T15:35:00Z">
        <w:r w:rsidR="00C338F1" w:rsidRPr="00FD0C09" w:rsidDel="007B099A">
          <w:rPr>
            <w:rFonts w:ascii="Times New Roman" w:hAnsi="Times New Roman" w:cs="Times New Roman"/>
            <w:sz w:val="24"/>
            <w:szCs w:val="24"/>
          </w:rPr>
          <w:delText>to be timed more precisely</w:delText>
        </w:r>
      </w:del>
      <w:ins w:id="82" w:author="Krell, Rayda" w:date="2025-12-29T10:35:00Z" w16du:dateUtc="2025-12-29T15:35:00Z">
        <w:r w:rsidR="007B099A">
          <w:rPr>
            <w:rFonts w:ascii="Times New Roman" w:hAnsi="Times New Roman" w:cs="Times New Roman"/>
            <w:sz w:val="24"/>
            <w:szCs w:val="24"/>
          </w:rPr>
          <w:t xml:space="preserve">at </w:t>
        </w:r>
        <w:r w:rsidR="007B099A">
          <w:rPr>
            <w:rFonts w:ascii="Times New Roman" w:hAnsi="Times New Roman" w:cs="Times New Roman"/>
            <w:sz w:val="24"/>
            <w:szCs w:val="24"/>
          </w:rPr>
          <w:lastRenderedPageBreak/>
          <w:t>times of peak pathogen transmission activity</w:t>
        </w:r>
      </w:ins>
      <w:r w:rsidR="00C338F1" w:rsidRPr="00FD0C09">
        <w:rPr>
          <w:rFonts w:ascii="Times New Roman" w:hAnsi="Times New Roman" w:cs="Times New Roman"/>
          <w:sz w:val="24"/>
          <w:szCs w:val="24"/>
        </w:rPr>
        <w:t xml:space="preserve">. </w:t>
      </w:r>
      <w:del w:id="83" w:author="Krell, Rayda" w:date="2025-12-29T10:35:00Z" w16du:dateUtc="2025-12-29T15:35:00Z">
        <w:r w:rsidR="00C338F1" w:rsidRPr="00FD0C09" w:rsidDel="007B099A">
          <w:rPr>
            <w:rFonts w:ascii="Times New Roman" w:hAnsi="Times New Roman" w:cs="Times New Roman"/>
            <w:sz w:val="24"/>
            <w:szCs w:val="24"/>
          </w:rPr>
          <w:delText xml:space="preserve">It </w:delText>
        </w:r>
      </w:del>
      <w:ins w:id="84" w:author="Krell, Rayda" w:date="2025-12-29T10:35:00Z" w16du:dateUtc="2025-12-29T15:35:00Z">
        <w:r w:rsidR="007B099A">
          <w:rPr>
            <w:rFonts w:ascii="Times New Roman" w:hAnsi="Times New Roman" w:cs="Times New Roman"/>
            <w:sz w:val="24"/>
            <w:szCs w:val="24"/>
          </w:rPr>
          <w:t>This study</w:t>
        </w:r>
        <w:r w:rsidR="007B099A" w:rsidRPr="00FD0C09">
          <w:rPr>
            <w:rFonts w:ascii="Times New Roman" w:hAnsi="Times New Roman" w:cs="Times New Roman"/>
            <w:sz w:val="24"/>
            <w:szCs w:val="24"/>
          </w:rPr>
          <w:t xml:space="preserve"> </w:t>
        </w:r>
      </w:ins>
      <w:r w:rsidR="00C338F1" w:rsidRPr="00FD0C09">
        <w:rPr>
          <w:rFonts w:ascii="Times New Roman" w:hAnsi="Times New Roman" w:cs="Times New Roman"/>
          <w:sz w:val="24"/>
          <w:szCs w:val="24"/>
        </w:rPr>
        <w:t>also highlights key non-crop host plants that maintain</w:t>
      </w:r>
      <w:r w:rsidR="005D04F8" w:rsidRPr="00FD0C09">
        <w:rPr>
          <w:rFonts w:ascii="Times New Roman" w:hAnsi="Times New Roman" w:cs="Times New Roman"/>
          <w:sz w:val="24"/>
          <w:szCs w:val="24"/>
        </w:rPr>
        <w:t xml:space="preserve"> </w:t>
      </w:r>
      <w:r w:rsidR="005D04F8" w:rsidRPr="00FD0C09">
        <w:rPr>
          <w:rFonts w:ascii="Times New Roman" w:hAnsi="Times New Roman" w:cs="Times New Roman"/>
          <w:i/>
          <w:iCs/>
          <w:sz w:val="24"/>
          <w:szCs w:val="24"/>
        </w:rPr>
        <w:t>N. tenellus</w:t>
      </w:r>
      <w:r w:rsidR="00C338F1" w:rsidRPr="00FD0C09">
        <w:rPr>
          <w:rFonts w:ascii="Times New Roman" w:hAnsi="Times New Roman" w:cs="Times New Roman"/>
          <w:sz w:val="24"/>
          <w:szCs w:val="24"/>
        </w:rPr>
        <w:t xml:space="preserve"> </w:t>
      </w:r>
      <w:ins w:id="85" w:author="Krell, Rayda" w:date="2025-12-29T10:36:00Z" w16du:dateUtc="2025-12-29T15:36:00Z">
        <w:r w:rsidR="007B099A">
          <w:rPr>
            <w:rFonts w:ascii="Times New Roman" w:hAnsi="Times New Roman" w:cs="Times New Roman"/>
            <w:sz w:val="24"/>
            <w:szCs w:val="24"/>
          </w:rPr>
          <w:t xml:space="preserve">and pathogen </w:t>
        </w:r>
      </w:ins>
      <w:r w:rsidR="00C338F1" w:rsidRPr="00FD0C09">
        <w:rPr>
          <w:rFonts w:ascii="Times New Roman" w:hAnsi="Times New Roman" w:cs="Times New Roman"/>
          <w:sz w:val="24"/>
          <w:szCs w:val="24"/>
        </w:rPr>
        <w:t xml:space="preserve">populations, </w:t>
      </w:r>
      <w:del w:id="86" w:author="Krell, Rayda" w:date="2025-12-29T10:36:00Z" w16du:dateUtc="2025-12-29T15:36:00Z">
        <w:r w:rsidR="00C338F1" w:rsidRPr="00FD0C09" w:rsidDel="007B099A">
          <w:rPr>
            <w:rFonts w:ascii="Times New Roman" w:hAnsi="Times New Roman" w:cs="Times New Roman"/>
            <w:sz w:val="24"/>
            <w:szCs w:val="24"/>
          </w:rPr>
          <w:delText xml:space="preserve">informing </w:delText>
        </w:r>
      </w:del>
      <w:ins w:id="87" w:author="Krell, Rayda" w:date="2025-12-29T10:36:00Z" w16du:dateUtc="2025-12-29T15:36:00Z">
        <w:r w:rsidR="007B099A">
          <w:rPr>
            <w:rFonts w:ascii="Times New Roman" w:hAnsi="Times New Roman" w:cs="Times New Roman"/>
            <w:sz w:val="24"/>
            <w:szCs w:val="24"/>
          </w:rPr>
          <w:t xml:space="preserve">that could support </w:t>
        </w:r>
      </w:ins>
      <w:r w:rsidR="00C338F1" w:rsidRPr="00FD0C09">
        <w:rPr>
          <w:rFonts w:ascii="Times New Roman" w:hAnsi="Times New Roman" w:cs="Times New Roman"/>
          <w:sz w:val="24"/>
          <w:szCs w:val="24"/>
        </w:rPr>
        <w:t xml:space="preserve">targeted weed management for inoculum reduction. Collectively, </w:t>
      </w:r>
      <w:del w:id="88" w:author="Krell, Rayda" w:date="2025-12-29T10:36:00Z" w16du:dateUtc="2025-12-29T15:36:00Z">
        <w:r w:rsidR="00C338F1" w:rsidRPr="00FD0C09" w:rsidDel="00284B61">
          <w:rPr>
            <w:rFonts w:ascii="Times New Roman" w:hAnsi="Times New Roman" w:cs="Times New Roman"/>
            <w:sz w:val="24"/>
            <w:szCs w:val="24"/>
          </w:rPr>
          <w:delText xml:space="preserve">these </w:delText>
        </w:r>
      </w:del>
      <w:ins w:id="89" w:author="Krell, Rayda" w:date="2025-12-29T10:36:00Z" w16du:dateUtc="2025-12-29T15:36:00Z">
        <w:r w:rsidR="00284B61">
          <w:rPr>
            <w:rFonts w:ascii="Times New Roman" w:hAnsi="Times New Roman" w:cs="Times New Roman"/>
            <w:sz w:val="24"/>
            <w:szCs w:val="24"/>
          </w:rPr>
          <w:t>timely pesticide</w:t>
        </w:r>
        <w:r w:rsidR="00284B61" w:rsidRPr="00FD0C09">
          <w:rPr>
            <w:rFonts w:ascii="Times New Roman" w:hAnsi="Times New Roman" w:cs="Times New Roman"/>
            <w:sz w:val="24"/>
            <w:szCs w:val="24"/>
          </w:rPr>
          <w:t xml:space="preserve"> </w:t>
        </w:r>
      </w:ins>
      <w:r w:rsidR="00C338F1" w:rsidRPr="00FD0C09">
        <w:rPr>
          <w:rFonts w:ascii="Times New Roman" w:hAnsi="Times New Roman" w:cs="Times New Roman"/>
          <w:sz w:val="24"/>
          <w:szCs w:val="24"/>
        </w:rPr>
        <w:t>application</w:t>
      </w:r>
      <w:ins w:id="90" w:author="Krell, Rayda" w:date="2025-12-29T10:36:00Z" w16du:dateUtc="2025-12-29T15:36:00Z">
        <w:r w:rsidR="00284B61">
          <w:rPr>
            <w:rFonts w:ascii="Times New Roman" w:hAnsi="Times New Roman" w:cs="Times New Roman"/>
            <w:sz w:val="24"/>
            <w:szCs w:val="24"/>
          </w:rPr>
          <w:t xml:space="preserve"> and weed removal</w:t>
        </w:r>
      </w:ins>
      <w:del w:id="91" w:author="Krell, Rayda" w:date="2025-12-29T10:36:00Z" w16du:dateUtc="2025-12-29T15:36:00Z">
        <w:r w:rsidR="00C338F1" w:rsidRPr="00FD0C09" w:rsidDel="00284B61">
          <w:rPr>
            <w:rFonts w:ascii="Times New Roman" w:hAnsi="Times New Roman" w:cs="Times New Roman"/>
            <w:sz w:val="24"/>
            <w:szCs w:val="24"/>
          </w:rPr>
          <w:delText>s</w:delText>
        </w:r>
      </w:del>
      <w:r w:rsidR="00C338F1" w:rsidRPr="00FD0C09">
        <w:rPr>
          <w:rFonts w:ascii="Times New Roman" w:hAnsi="Times New Roman" w:cs="Times New Roman"/>
          <w:sz w:val="24"/>
          <w:szCs w:val="24"/>
        </w:rPr>
        <w:t xml:space="preserve"> </w:t>
      </w:r>
      <w:proofErr w:type="spellStart"/>
      <w:r w:rsidR="00C338F1" w:rsidRPr="00FD0C09">
        <w:rPr>
          <w:rFonts w:ascii="Times New Roman" w:hAnsi="Times New Roman" w:cs="Times New Roman"/>
          <w:sz w:val="24"/>
          <w:szCs w:val="24"/>
        </w:rPr>
        <w:t>c</w:t>
      </w:r>
      <w:ins w:id="92" w:author="Krell, Rayda" w:date="2025-12-29T10:37:00Z" w16du:dateUtc="2025-12-29T15:37:00Z">
        <w:r w:rsidR="00284B61">
          <w:rPr>
            <w:rFonts w:ascii="Times New Roman" w:hAnsi="Times New Roman" w:cs="Times New Roman"/>
            <w:sz w:val="24"/>
            <w:szCs w:val="24"/>
          </w:rPr>
          <w:t>ould</w:t>
        </w:r>
      </w:ins>
      <w:del w:id="93" w:author="Krell, Rayda" w:date="2025-12-29T10:36:00Z" w16du:dateUtc="2025-12-29T15:36:00Z">
        <w:r w:rsidR="00C338F1" w:rsidRPr="00FD0C09" w:rsidDel="00284B61">
          <w:rPr>
            <w:rFonts w:ascii="Times New Roman" w:hAnsi="Times New Roman" w:cs="Times New Roman"/>
            <w:sz w:val="24"/>
            <w:szCs w:val="24"/>
          </w:rPr>
          <w:delText xml:space="preserve">an </w:delText>
        </w:r>
      </w:del>
      <w:r w:rsidR="00C338F1" w:rsidRPr="00FD0C09">
        <w:rPr>
          <w:rFonts w:ascii="Times New Roman" w:hAnsi="Times New Roman" w:cs="Times New Roman"/>
          <w:sz w:val="24"/>
          <w:szCs w:val="24"/>
        </w:rPr>
        <w:t>reduce</w:t>
      </w:r>
      <w:proofErr w:type="spellEnd"/>
      <w:r w:rsidR="00C338F1" w:rsidRPr="00FD0C09">
        <w:rPr>
          <w:rFonts w:ascii="Times New Roman" w:hAnsi="Times New Roman" w:cs="Times New Roman"/>
          <w:sz w:val="24"/>
          <w:szCs w:val="24"/>
        </w:rPr>
        <w:t xml:space="preserve"> </w:t>
      </w:r>
      <w:del w:id="94" w:author="Krell, Rayda" w:date="2025-12-29T10:37:00Z" w16du:dateUtc="2025-12-29T15:37:00Z">
        <w:r w:rsidR="00C338F1" w:rsidRPr="00FD0C09" w:rsidDel="004D6B0C">
          <w:rPr>
            <w:rFonts w:ascii="Times New Roman" w:hAnsi="Times New Roman" w:cs="Times New Roman"/>
            <w:sz w:val="24"/>
            <w:szCs w:val="24"/>
          </w:rPr>
          <w:delText xml:space="preserve">both </w:delText>
        </w:r>
      </w:del>
      <w:r w:rsidR="00C338F1" w:rsidRPr="00FD0C09">
        <w:rPr>
          <w:rFonts w:ascii="Times New Roman" w:hAnsi="Times New Roman" w:cs="Times New Roman"/>
          <w:sz w:val="24"/>
          <w:szCs w:val="24"/>
        </w:rPr>
        <w:t>vector pressure and disease incidence in susceptible crops.</w:t>
      </w:r>
    </w:p>
    <w:p w14:paraId="205237D7" w14:textId="77777777" w:rsidR="00ED5EFB" w:rsidRPr="00FD0C09" w:rsidRDefault="00ED5EFB" w:rsidP="00ED5EFB">
      <w:pPr>
        <w:spacing w:after="0" w:line="480" w:lineRule="auto"/>
        <w:ind w:firstLine="540"/>
        <w:contextualSpacing/>
        <w:rPr>
          <w:rStyle w:val="normaltextrun"/>
          <w:rFonts w:ascii="Times New Roman" w:hAnsi="Times New Roman" w:cs="Times New Roman"/>
          <w:sz w:val="24"/>
          <w:szCs w:val="24"/>
        </w:rPr>
      </w:pPr>
    </w:p>
    <w:p w14:paraId="49DD218F" w14:textId="059B256F" w:rsidR="003D4F8C" w:rsidRPr="00FD0C09" w:rsidRDefault="003D4F8C" w:rsidP="002A22D6">
      <w:pPr>
        <w:spacing w:after="0" w:line="480" w:lineRule="auto"/>
        <w:contextualSpacing/>
        <w:rPr>
          <w:rFonts w:ascii="Times New Roman" w:hAnsi="Times New Roman" w:cs="Times New Roman"/>
          <w:b/>
          <w:bCs/>
          <w:sz w:val="24"/>
          <w:szCs w:val="24"/>
        </w:rPr>
      </w:pPr>
      <w:r w:rsidRPr="00FD0C09">
        <w:rPr>
          <w:rFonts w:ascii="Times New Roman" w:hAnsi="Times New Roman" w:cs="Times New Roman"/>
          <w:b/>
          <w:bCs/>
          <w:sz w:val="24"/>
          <w:szCs w:val="24"/>
        </w:rPr>
        <w:t>Materials &amp; Methods</w:t>
      </w:r>
      <w:r w:rsidR="00D76D9B" w:rsidRPr="00FD0C09">
        <w:rPr>
          <w:rFonts w:ascii="Times New Roman" w:hAnsi="Times New Roman" w:cs="Times New Roman"/>
          <w:b/>
          <w:bCs/>
          <w:sz w:val="24"/>
          <w:szCs w:val="24"/>
        </w:rPr>
        <w:t>:</w:t>
      </w:r>
    </w:p>
    <w:p w14:paraId="3317704E" w14:textId="108FD8FD" w:rsidR="00640E7F" w:rsidRPr="00FD0C09" w:rsidRDefault="00640E7F" w:rsidP="002A22D6">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Study system</w:t>
      </w:r>
    </w:p>
    <w:p w14:paraId="56AE5762" w14:textId="67346408" w:rsidR="001C6A75" w:rsidRPr="00FD0C09" w:rsidRDefault="00D76D9B" w:rsidP="00581467">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Leafhopper-transmitted pathogens threat</w:t>
      </w:r>
      <w:r w:rsidR="001C6A75" w:rsidRPr="00FD0C09">
        <w:rPr>
          <w:rFonts w:ascii="Times New Roman" w:hAnsi="Times New Roman" w:cs="Times New Roman"/>
          <w:sz w:val="24"/>
          <w:szCs w:val="24"/>
        </w:rPr>
        <w:t>en</w:t>
      </w:r>
      <w:r w:rsidRPr="00FD0C09">
        <w:rPr>
          <w:rFonts w:ascii="Times New Roman" w:hAnsi="Times New Roman" w:cs="Times New Roman"/>
          <w:sz w:val="24"/>
          <w:szCs w:val="24"/>
        </w:rPr>
        <w:t xml:space="preserve"> </w:t>
      </w:r>
      <w:r w:rsidR="00852AD6" w:rsidRPr="00FD0C09">
        <w:rPr>
          <w:rFonts w:ascii="Times New Roman" w:hAnsi="Times New Roman" w:cs="Times New Roman"/>
          <w:sz w:val="24"/>
          <w:szCs w:val="24"/>
        </w:rPr>
        <w:t>many</w:t>
      </w:r>
      <w:r w:rsidRPr="00FD0C09">
        <w:rPr>
          <w:rFonts w:ascii="Times New Roman" w:hAnsi="Times New Roman" w:cs="Times New Roman"/>
          <w:sz w:val="24"/>
          <w:szCs w:val="24"/>
        </w:rPr>
        <w:t xml:space="preserve"> crops in the western United States, including potatoes and seed crops such as sugar beet, carrot, spinach, </w:t>
      </w:r>
      <w:r w:rsidR="006D63F0" w:rsidRPr="00FD0C09">
        <w:rPr>
          <w:rFonts w:ascii="Times New Roman" w:hAnsi="Times New Roman" w:cs="Times New Roman"/>
          <w:sz w:val="24"/>
          <w:szCs w:val="24"/>
        </w:rPr>
        <w:t xml:space="preserve">and </w:t>
      </w:r>
      <w:r w:rsidRPr="00FD0C09">
        <w:rPr>
          <w:rFonts w:ascii="Times New Roman" w:hAnsi="Times New Roman" w:cs="Times New Roman"/>
          <w:sz w:val="24"/>
          <w:szCs w:val="24"/>
        </w:rPr>
        <w:t>hemp (</w:t>
      </w:r>
      <w:r w:rsidR="00537BDB" w:rsidRPr="00FD0C09">
        <w:rPr>
          <w:rFonts w:ascii="Times New Roman" w:hAnsi="Times New Roman" w:cs="Times New Roman"/>
          <w:sz w:val="24"/>
          <w:szCs w:val="24"/>
        </w:rPr>
        <w:t xml:space="preserve">Soto and Gilbertson 2003; </w:t>
      </w:r>
      <w:proofErr w:type="spellStart"/>
      <w:r w:rsidR="00025DF1" w:rsidRPr="00FD0C09">
        <w:rPr>
          <w:rFonts w:ascii="Times New Roman" w:hAnsi="Times New Roman" w:cs="Times New Roman"/>
          <w:sz w:val="24"/>
          <w:szCs w:val="24"/>
        </w:rPr>
        <w:t>Munyaneza</w:t>
      </w:r>
      <w:proofErr w:type="spellEnd"/>
      <w:r w:rsidR="00025DF1" w:rsidRPr="00FD0C09">
        <w:rPr>
          <w:rFonts w:ascii="Times New Roman" w:hAnsi="Times New Roman" w:cs="Times New Roman"/>
          <w:sz w:val="24"/>
          <w:szCs w:val="24"/>
        </w:rPr>
        <w:t xml:space="preserve"> et al. 2006a; </w:t>
      </w:r>
      <w:r w:rsidRPr="00FD0C09">
        <w:rPr>
          <w:rFonts w:ascii="Times New Roman" w:hAnsi="Times New Roman" w:cs="Times New Roman"/>
          <w:sz w:val="24"/>
          <w:szCs w:val="24"/>
        </w:rPr>
        <w:t>Rondon and Murphy 2016;</w:t>
      </w:r>
      <w:r w:rsidR="00537BDB" w:rsidRPr="00FD0C09">
        <w:rPr>
          <w:rFonts w:ascii="Times New Roman" w:hAnsi="Times New Roman" w:cs="Times New Roman"/>
          <w:sz w:val="24"/>
          <w:szCs w:val="24"/>
        </w:rPr>
        <w:t xml:space="preserve"> </w:t>
      </w:r>
      <w:r w:rsidR="00C338F1" w:rsidRPr="00FD0C09">
        <w:rPr>
          <w:rFonts w:ascii="Times New Roman" w:hAnsi="Times New Roman" w:cs="Times New Roman"/>
          <w:sz w:val="24"/>
          <w:szCs w:val="24"/>
        </w:rPr>
        <w:t>Giladi et al. 20</w:t>
      </w:r>
      <w:r w:rsidR="00B0354B" w:rsidRPr="00FD0C09">
        <w:rPr>
          <w:rFonts w:ascii="Times New Roman" w:hAnsi="Times New Roman" w:cs="Times New Roman"/>
          <w:sz w:val="24"/>
          <w:szCs w:val="24"/>
        </w:rPr>
        <w:t>20</w:t>
      </w:r>
      <w:r w:rsidRPr="00FD0C09">
        <w:rPr>
          <w:rFonts w:ascii="Times New Roman" w:hAnsi="Times New Roman" w:cs="Times New Roman"/>
          <w:sz w:val="24"/>
          <w:szCs w:val="24"/>
        </w:rPr>
        <w:t xml:space="preserve">). </w:t>
      </w:r>
      <w:bookmarkStart w:id="95" w:name="_Hlk197430165"/>
      <w:r w:rsidR="00852AD6" w:rsidRPr="00FD0C09">
        <w:rPr>
          <w:rFonts w:ascii="Times New Roman" w:hAnsi="Times New Roman" w:cs="Times New Roman"/>
          <w:sz w:val="24"/>
          <w:szCs w:val="24"/>
        </w:rPr>
        <w:t>G</w:t>
      </w:r>
      <w:r w:rsidR="00A26AFA" w:rsidRPr="00FD0C09">
        <w:rPr>
          <w:rFonts w:ascii="Times New Roman" w:hAnsi="Times New Roman" w:cs="Times New Roman"/>
          <w:sz w:val="24"/>
          <w:szCs w:val="24"/>
        </w:rPr>
        <w:t>ut adaptation</w:t>
      </w:r>
      <w:r w:rsidR="00852AD6" w:rsidRPr="00FD0C09">
        <w:rPr>
          <w:rFonts w:ascii="Times New Roman" w:hAnsi="Times New Roman" w:cs="Times New Roman"/>
          <w:sz w:val="24"/>
          <w:szCs w:val="24"/>
        </w:rPr>
        <w:t>s</w:t>
      </w:r>
      <w:r w:rsidR="00A26AFA" w:rsidRPr="00FD0C09">
        <w:rPr>
          <w:rFonts w:ascii="Times New Roman" w:hAnsi="Times New Roman" w:cs="Times New Roman"/>
          <w:sz w:val="24"/>
          <w:szCs w:val="24"/>
        </w:rPr>
        <w:t xml:space="preserve"> of </w:t>
      </w:r>
      <w:r w:rsidR="00FE742F" w:rsidRPr="00FD0C09">
        <w:rPr>
          <w:rFonts w:ascii="Times New Roman" w:hAnsi="Times New Roman" w:cs="Times New Roman"/>
          <w:i/>
          <w:iCs/>
          <w:sz w:val="24"/>
          <w:szCs w:val="24"/>
        </w:rPr>
        <w:t>N. tenellus</w:t>
      </w:r>
      <w:r w:rsidR="00A26AFA" w:rsidRPr="00FD0C09">
        <w:rPr>
          <w:rFonts w:ascii="Times New Roman" w:hAnsi="Times New Roman" w:cs="Times New Roman"/>
          <w:sz w:val="24"/>
          <w:szCs w:val="24"/>
        </w:rPr>
        <w:t xml:space="preserve"> allow pathogens to traverse the</w:t>
      </w:r>
      <w:r w:rsidR="00852AD6" w:rsidRPr="00FD0C09">
        <w:rPr>
          <w:rFonts w:ascii="Times New Roman" w:hAnsi="Times New Roman" w:cs="Times New Roman"/>
          <w:sz w:val="24"/>
          <w:szCs w:val="24"/>
        </w:rPr>
        <w:t xml:space="preserve"> </w:t>
      </w:r>
      <w:r w:rsidR="00A26AFA" w:rsidRPr="00FD0C09">
        <w:rPr>
          <w:rFonts w:ascii="Times New Roman" w:hAnsi="Times New Roman" w:cs="Times New Roman"/>
          <w:sz w:val="24"/>
          <w:szCs w:val="24"/>
        </w:rPr>
        <w:t xml:space="preserve">stomach lining and colonize within salivary glands, </w:t>
      </w:r>
      <w:r w:rsidRPr="00FD0C09">
        <w:rPr>
          <w:rFonts w:ascii="Times New Roman" w:hAnsi="Times New Roman" w:cs="Times New Roman"/>
          <w:sz w:val="24"/>
          <w:szCs w:val="24"/>
        </w:rPr>
        <w:t>facilitating transmission (Knowlton 1929; Suzuki et al. 2006</w:t>
      </w:r>
      <w:r w:rsidR="00852AD6" w:rsidRPr="00FD0C09">
        <w:rPr>
          <w:rFonts w:ascii="Times New Roman" w:hAnsi="Times New Roman" w:cs="Times New Roman"/>
          <w:sz w:val="24"/>
          <w:szCs w:val="24"/>
        </w:rPr>
        <w:t xml:space="preserve">; </w:t>
      </w:r>
      <w:r w:rsidR="00C338F1" w:rsidRPr="00FD0C09">
        <w:rPr>
          <w:rFonts w:ascii="Times New Roman" w:hAnsi="Times New Roman" w:cs="Times New Roman"/>
          <w:sz w:val="24"/>
          <w:szCs w:val="24"/>
        </w:rPr>
        <w:t xml:space="preserve">Chen and Gilbertson 2016; </w:t>
      </w:r>
      <w:r w:rsidRPr="00FD0C09">
        <w:rPr>
          <w:rFonts w:ascii="Times New Roman" w:hAnsi="Times New Roman" w:cs="Times New Roman"/>
          <w:sz w:val="24"/>
          <w:szCs w:val="24"/>
        </w:rPr>
        <w:t xml:space="preserve">Frantz et al. 2023). </w:t>
      </w:r>
      <w:bookmarkEnd w:id="95"/>
      <w:r w:rsidR="00581467" w:rsidRPr="00FD0C09">
        <w:rPr>
          <w:rFonts w:ascii="Times New Roman" w:hAnsi="Times New Roman" w:cs="Times New Roman"/>
          <w:sz w:val="24"/>
          <w:szCs w:val="24"/>
        </w:rPr>
        <w:t xml:space="preserve">Further, </w:t>
      </w:r>
      <w:r w:rsidR="00581467" w:rsidRPr="00FD0C09">
        <w:rPr>
          <w:rFonts w:ascii="Times New Roman" w:hAnsi="Times New Roman" w:cs="Times New Roman"/>
          <w:i/>
          <w:iCs/>
          <w:sz w:val="24"/>
          <w:szCs w:val="24"/>
        </w:rPr>
        <w:t>N. tenellus</w:t>
      </w:r>
      <w:r w:rsidR="00581467" w:rsidRPr="00FD0C09">
        <w:rPr>
          <w:rFonts w:ascii="Times New Roman" w:hAnsi="Times New Roman" w:cs="Times New Roman"/>
          <w:sz w:val="24"/>
          <w:szCs w:val="24"/>
        </w:rPr>
        <w:t xml:space="preserve"> </w:t>
      </w:r>
      <w:proofErr w:type="gramStart"/>
      <w:r w:rsidR="00581467" w:rsidRPr="00FD0C09">
        <w:rPr>
          <w:rFonts w:ascii="Times New Roman" w:hAnsi="Times New Roman" w:cs="Times New Roman"/>
          <w:sz w:val="24"/>
          <w:szCs w:val="24"/>
        </w:rPr>
        <w:t>lack</w:t>
      </w:r>
      <w:proofErr w:type="gramEnd"/>
      <w:r w:rsidR="00581467" w:rsidRPr="00FD0C09">
        <w:rPr>
          <w:rFonts w:ascii="Times New Roman" w:hAnsi="Times New Roman" w:cs="Times New Roman"/>
          <w:sz w:val="24"/>
          <w:szCs w:val="24"/>
        </w:rPr>
        <w:t xml:space="preserve"> strong host specificity by feeding on many plant species that cannot support oviposition or development. This separation is epidemiologically important, </w:t>
      </w:r>
      <w:del w:id="96" w:author="Krell, Rayda" w:date="2025-12-29T10:38:00Z" w16du:dateUtc="2025-12-29T15:38:00Z">
        <w:r w:rsidR="00581467" w:rsidRPr="00FD0C09" w:rsidDel="00266168">
          <w:rPr>
            <w:rFonts w:ascii="Times New Roman" w:hAnsi="Times New Roman" w:cs="Times New Roman"/>
            <w:sz w:val="24"/>
            <w:szCs w:val="24"/>
          </w:rPr>
          <w:delText xml:space="preserve">as </w:delText>
        </w:r>
      </w:del>
      <w:ins w:id="97" w:author="Krell, Rayda" w:date="2025-12-29T10:38:00Z" w16du:dateUtc="2025-12-29T15:38:00Z">
        <w:r w:rsidR="00266168">
          <w:rPr>
            <w:rFonts w:ascii="Times New Roman" w:hAnsi="Times New Roman" w:cs="Times New Roman"/>
            <w:sz w:val="24"/>
            <w:szCs w:val="24"/>
          </w:rPr>
          <w:t>because</w:t>
        </w:r>
        <w:r w:rsidR="00266168" w:rsidRPr="00FD0C09">
          <w:rPr>
            <w:rFonts w:ascii="Times New Roman" w:hAnsi="Times New Roman" w:cs="Times New Roman"/>
            <w:sz w:val="24"/>
            <w:szCs w:val="24"/>
          </w:rPr>
          <w:t xml:space="preserve"> </w:t>
        </w:r>
      </w:ins>
      <w:r w:rsidR="00581467" w:rsidRPr="00FD0C09">
        <w:rPr>
          <w:rFonts w:ascii="Times New Roman" w:hAnsi="Times New Roman" w:cs="Times New Roman"/>
          <w:sz w:val="24"/>
          <w:szCs w:val="24"/>
        </w:rPr>
        <w:t xml:space="preserve">pathogen persistence depends on </w:t>
      </w:r>
      <w:del w:id="98" w:author="Krell, Rayda" w:date="2025-12-29T10:38:00Z" w16du:dateUtc="2025-12-29T15:38:00Z">
        <w:r w:rsidR="00581467" w:rsidRPr="00FD0C09" w:rsidDel="00266168">
          <w:rPr>
            <w:rFonts w:ascii="Times New Roman" w:hAnsi="Times New Roman" w:cs="Times New Roman"/>
            <w:sz w:val="24"/>
            <w:szCs w:val="24"/>
          </w:rPr>
          <w:delText xml:space="preserve">how </w:delText>
        </w:r>
      </w:del>
      <w:r w:rsidR="00581467" w:rsidRPr="00FD0C09">
        <w:rPr>
          <w:rFonts w:ascii="Times New Roman" w:hAnsi="Times New Roman" w:cs="Times New Roman"/>
          <w:i/>
          <w:iCs/>
          <w:sz w:val="24"/>
          <w:szCs w:val="24"/>
        </w:rPr>
        <w:t>N. tenellus</w:t>
      </w:r>
      <w:r w:rsidR="00581467" w:rsidRPr="00FD0C09">
        <w:rPr>
          <w:rFonts w:ascii="Times New Roman" w:hAnsi="Times New Roman" w:cs="Times New Roman"/>
          <w:sz w:val="24"/>
          <w:szCs w:val="24"/>
        </w:rPr>
        <w:t xml:space="preserve"> move</w:t>
      </w:r>
      <w:ins w:id="99" w:author="Krell, Rayda" w:date="2025-12-29T10:38:00Z" w16du:dateUtc="2025-12-29T15:38:00Z">
        <w:r w:rsidR="00266168">
          <w:rPr>
            <w:rFonts w:ascii="Times New Roman" w:hAnsi="Times New Roman" w:cs="Times New Roman"/>
            <w:sz w:val="24"/>
            <w:szCs w:val="24"/>
          </w:rPr>
          <w:t xml:space="preserve">ment </w:t>
        </w:r>
      </w:ins>
      <w:del w:id="100" w:author="Krell, Rayda" w:date="2025-12-29T10:38:00Z" w16du:dateUtc="2025-12-29T15:38:00Z">
        <w:r w:rsidR="00581467" w:rsidRPr="00FD0C09" w:rsidDel="00266168">
          <w:rPr>
            <w:rFonts w:ascii="Times New Roman" w:hAnsi="Times New Roman" w:cs="Times New Roman"/>
            <w:sz w:val="24"/>
            <w:szCs w:val="24"/>
          </w:rPr>
          <w:delText xml:space="preserve">s </w:delText>
        </w:r>
      </w:del>
      <w:r w:rsidR="00581467" w:rsidRPr="00FD0C09">
        <w:rPr>
          <w:rFonts w:ascii="Times New Roman" w:hAnsi="Times New Roman" w:cs="Times New Roman"/>
          <w:sz w:val="24"/>
          <w:szCs w:val="24"/>
        </w:rPr>
        <w:t xml:space="preserve">between </w:t>
      </w:r>
      <w:r w:rsidR="00932AC5" w:rsidRPr="00FD0C09">
        <w:rPr>
          <w:rFonts w:ascii="Times New Roman" w:hAnsi="Times New Roman" w:cs="Times New Roman"/>
          <w:sz w:val="24"/>
          <w:szCs w:val="24"/>
        </w:rPr>
        <w:t xml:space="preserve">probing and </w:t>
      </w:r>
      <w:r w:rsidR="00581467" w:rsidRPr="00FD0C09">
        <w:rPr>
          <w:rFonts w:ascii="Times New Roman" w:hAnsi="Times New Roman" w:cs="Times New Roman"/>
          <w:sz w:val="24"/>
          <w:szCs w:val="24"/>
        </w:rPr>
        <w:t xml:space="preserve">feeding hosts—where acquisition may occur—and reproductive hosts that </w:t>
      </w:r>
      <w:del w:id="101" w:author="Krell, Rayda" w:date="2025-12-29T10:38:00Z" w16du:dateUtc="2025-12-29T15:38:00Z">
        <w:r w:rsidR="00581467" w:rsidRPr="00FD0C09" w:rsidDel="00B90E21">
          <w:rPr>
            <w:rFonts w:ascii="Times New Roman" w:hAnsi="Times New Roman" w:cs="Times New Roman"/>
            <w:sz w:val="24"/>
            <w:szCs w:val="24"/>
          </w:rPr>
          <w:delText xml:space="preserve">sustain </w:delText>
        </w:r>
      </w:del>
      <w:ins w:id="102" w:author="Krell, Rayda" w:date="2025-12-29T10:38:00Z" w16du:dateUtc="2025-12-29T15:38:00Z">
        <w:r w:rsidR="00B90E21">
          <w:rPr>
            <w:rFonts w:ascii="Times New Roman" w:hAnsi="Times New Roman" w:cs="Times New Roman"/>
            <w:sz w:val="24"/>
            <w:szCs w:val="24"/>
          </w:rPr>
          <w:t>support</w:t>
        </w:r>
        <w:r w:rsidR="00B90E21" w:rsidRPr="00FD0C09">
          <w:rPr>
            <w:rFonts w:ascii="Times New Roman" w:hAnsi="Times New Roman" w:cs="Times New Roman"/>
            <w:sz w:val="24"/>
            <w:szCs w:val="24"/>
          </w:rPr>
          <w:t xml:space="preserve"> </w:t>
        </w:r>
      </w:ins>
      <w:r w:rsidR="00581467" w:rsidRPr="00FD0C09">
        <w:rPr>
          <w:rFonts w:ascii="Times New Roman" w:hAnsi="Times New Roman" w:cs="Times New Roman"/>
          <w:sz w:val="24"/>
          <w:szCs w:val="24"/>
        </w:rPr>
        <w:t xml:space="preserve">population increases. As a result, pathogen persistence is shaped by the </w:t>
      </w:r>
      <w:r w:rsidR="005D04F8" w:rsidRPr="00FD0C09">
        <w:rPr>
          <w:rFonts w:ascii="Times New Roman" w:hAnsi="Times New Roman" w:cs="Times New Roman"/>
          <w:i/>
          <w:iCs/>
          <w:sz w:val="24"/>
          <w:szCs w:val="24"/>
        </w:rPr>
        <w:t>N. tenellus</w:t>
      </w:r>
      <w:r w:rsidR="00581467" w:rsidRPr="00FD0C09">
        <w:rPr>
          <w:rFonts w:ascii="Times New Roman" w:hAnsi="Times New Roman" w:cs="Times New Roman"/>
          <w:sz w:val="24"/>
          <w:szCs w:val="24"/>
        </w:rPr>
        <w:t xml:space="preserve"> movement between feeding hosts and reproductive hosts</w:t>
      </w:r>
      <w:r w:rsidR="00852AD6" w:rsidRPr="00FD0C09">
        <w:rPr>
          <w:rFonts w:ascii="Times New Roman" w:hAnsi="Times New Roman" w:cs="Times New Roman"/>
          <w:sz w:val="24"/>
          <w:szCs w:val="24"/>
        </w:rPr>
        <w:t>,</w:t>
      </w:r>
      <w:r w:rsidR="006D63F0" w:rsidRPr="00FD0C09">
        <w:rPr>
          <w:rFonts w:ascii="Times New Roman" w:hAnsi="Times New Roman" w:cs="Times New Roman"/>
          <w:sz w:val="24"/>
          <w:szCs w:val="24"/>
        </w:rPr>
        <w:t xml:space="preserve"> and</w:t>
      </w:r>
      <w:r w:rsidR="001C6A75" w:rsidRPr="00FD0C09">
        <w:rPr>
          <w:rFonts w:ascii="Times New Roman" w:hAnsi="Times New Roman" w:cs="Times New Roman"/>
          <w:sz w:val="24"/>
          <w:szCs w:val="24"/>
        </w:rPr>
        <w:t xml:space="preserve"> t</w:t>
      </w:r>
      <w:r w:rsidRPr="00FD0C09">
        <w:rPr>
          <w:rFonts w:ascii="Times New Roman" w:hAnsi="Times New Roman" w:cs="Times New Roman"/>
          <w:sz w:val="24"/>
          <w:szCs w:val="24"/>
        </w:rPr>
        <w:t xml:space="preserve">he persistence of pathogens </w:t>
      </w:r>
      <w:proofErr w:type="gramStart"/>
      <w:r w:rsidRPr="00FD0C09">
        <w:rPr>
          <w:rFonts w:ascii="Times New Roman" w:hAnsi="Times New Roman" w:cs="Times New Roman"/>
          <w:sz w:val="24"/>
          <w:szCs w:val="24"/>
        </w:rPr>
        <w:t>are</w:t>
      </w:r>
      <w:proofErr w:type="gramEnd"/>
      <w:r w:rsidRPr="00FD0C09">
        <w:rPr>
          <w:rFonts w:ascii="Times New Roman" w:hAnsi="Times New Roman" w:cs="Times New Roman"/>
          <w:sz w:val="24"/>
          <w:szCs w:val="24"/>
        </w:rPr>
        <w:t xml:space="preserve"> closely linked to the life cycle and migratory behavior of </w:t>
      </w:r>
      <w:r w:rsidR="00FE742F" w:rsidRPr="00FD0C09">
        <w:rPr>
          <w:rFonts w:ascii="Times New Roman" w:hAnsi="Times New Roman" w:cs="Times New Roman"/>
          <w:i/>
          <w:iCs/>
          <w:sz w:val="24"/>
          <w:szCs w:val="24"/>
        </w:rPr>
        <w:t>N. tenellus</w:t>
      </w:r>
      <w:r w:rsidR="006D63F0" w:rsidRPr="00FD0C09">
        <w:rPr>
          <w:rFonts w:ascii="Times New Roman" w:hAnsi="Times New Roman" w:cs="Times New Roman"/>
          <w:i/>
          <w:iCs/>
          <w:sz w:val="24"/>
          <w:szCs w:val="24"/>
        </w:rPr>
        <w:t xml:space="preserve"> </w:t>
      </w:r>
      <w:r w:rsidR="006D63F0" w:rsidRPr="00FD0C09">
        <w:rPr>
          <w:rFonts w:ascii="Times New Roman" w:hAnsi="Times New Roman" w:cs="Times New Roman"/>
          <w:sz w:val="24"/>
          <w:szCs w:val="24"/>
        </w:rPr>
        <w:t>(Thomas and Boll 1977)</w:t>
      </w:r>
      <w:r w:rsidRPr="00FD0C09">
        <w:rPr>
          <w:rFonts w:ascii="Times New Roman" w:hAnsi="Times New Roman" w:cs="Times New Roman"/>
          <w:sz w:val="24"/>
          <w:szCs w:val="24"/>
        </w:rPr>
        <w:t>. Overwintering females lay eggs in spring, and</w:t>
      </w:r>
      <w:r w:rsidR="001C6A75" w:rsidRPr="00FD0C09">
        <w:rPr>
          <w:rFonts w:ascii="Times New Roman" w:hAnsi="Times New Roman" w:cs="Times New Roman"/>
          <w:sz w:val="24"/>
          <w:szCs w:val="24"/>
        </w:rPr>
        <w:t xml:space="preserve"> </w:t>
      </w:r>
      <w:r w:rsidRPr="00FD0C09">
        <w:rPr>
          <w:rFonts w:ascii="Times New Roman" w:hAnsi="Times New Roman" w:cs="Times New Roman"/>
          <w:sz w:val="24"/>
          <w:szCs w:val="24"/>
        </w:rPr>
        <w:t>nymphs acquire pathogens from weedy host plants before dispersing into agricultural fields</w:t>
      </w:r>
      <w:r w:rsidR="001C6A75" w:rsidRPr="00FD0C09">
        <w:rPr>
          <w:rFonts w:ascii="Times New Roman" w:hAnsi="Times New Roman" w:cs="Times New Roman"/>
          <w:sz w:val="24"/>
          <w:szCs w:val="24"/>
        </w:rPr>
        <w:t xml:space="preserve"> </w:t>
      </w:r>
      <w:r w:rsidR="000D5040" w:rsidRPr="00FD0C09">
        <w:rPr>
          <w:rFonts w:ascii="Times New Roman" w:hAnsi="Times New Roman" w:cs="Times New Roman"/>
          <w:sz w:val="24"/>
          <w:szCs w:val="24"/>
        </w:rPr>
        <w:t xml:space="preserve">(Meyerdirk and </w:t>
      </w:r>
      <w:proofErr w:type="spellStart"/>
      <w:r w:rsidR="000D5040" w:rsidRPr="00FD0C09">
        <w:rPr>
          <w:rFonts w:ascii="Times New Roman" w:hAnsi="Times New Roman" w:cs="Times New Roman"/>
          <w:sz w:val="24"/>
          <w:szCs w:val="24"/>
        </w:rPr>
        <w:t>Hessein</w:t>
      </w:r>
      <w:proofErr w:type="spellEnd"/>
      <w:r w:rsidR="000D5040" w:rsidRPr="00FD0C09">
        <w:rPr>
          <w:rFonts w:ascii="Times New Roman" w:hAnsi="Times New Roman" w:cs="Times New Roman"/>
          <w:sz w:val="24"/>
          <w:szCs w:val="24"/>
        </w:rPr>
        <w:t xml:space="preserve"> 1985</w:t>
      </w:r>
      <w:r w:rsidR="00025DF1" w:rsidRPr="00FD0C09">
        <w:rPr>
          <w:rFonts w:ascii="Times New Roman" w:hAnsi="Times New Roman" w:cs="Times New Roman"/>
          <w:sz w:val="24"/>
          <w:szCs w:val="24"/>
        </w:rPr>
        <w:t>;</w:t>
      </w:r>
      <w:r w:rsidR="000D5040" w:rsidRPr="00FD0C09">
        <w:rPr>
          <w:rFonts w:ascii="Times New Roman" w:hAnsi="Times New Roman" w:cs="Times New Roman"/>
          <w:sz w:val="24"/>
          <w:szCs w:val="24"/>
        </w:rPr>
        <w:t xml:space="preserve"> Meyerdirk and </w:t>
      </w:r>
      <w:proofErr w:type="spellStart"/>
      <w:r w:rsidR="000D5040" w:rsidRPr="00FD0C09">
        <w:rPr>
          <w:rFonts w:ascii="Times New Roman" w:hAnsi="Times New Roman" w:cs="Times New Roman"/>
          <w:sz w:val="24"/>
          <w:szCs w:val="24"/>
        </w:rPr>
        <w:t>Moratorio</w:t>
      </w:r>
      <w:proofErr w:type="spellEnd"/>
      <w:r w:rsidR="000D5040" w:rsidRPr="00FD0C09">
        <w:rPr>
          <w:rFonts w:ascii="Times New Roman" w:hAnsi="Times New Roman" w:cs="Times New Roman"/>
          <w:sz w:val="24"/>
          <w:szCs w:val="24"/>
        </w:rPr>
        <w:t xml:space="preserve"> 1987</w:t>
      </w:r>
      <w:r w:rsidR="00537BDB" w:rsidRPr="00FD0C09">
        <w:rPr>
          <w:rFonts w:ascii="Times New Roman" w:hAnsi="Times New Roman" w:cs="Times New Roman"/>
          <w:sz w:val="24"/>
          <w:szCs w:val="24"/>
        </w:rPr>
        <w:t>;</w:t>
      </w:r>
      <w:r w:rsidR="00581467" w:rsidRPr="00FD0C09">
        <w:rPr>
          <w:rFonts w:ascii="Times New Roman" w:hAnsi="Times New Roman" w:cs="Times New Roman"/>
          <w:sz w:val="24"/>
          <w:szCs w:val="24"/>
        </w:rPr>
        <w:t xml:space="preserve"> Creamer 2020;</w:t>
      </w:r>
      <w:r w:rsidR="00537BDB" w:rsidRPr="00FD0C09">
        <w:rPr>
          <w:rFonts w:ascii="Times New Roman" w:hAnsi="Times New Roman" w:cs="Times New Roman"/>
          <w:sz w:val="24"/>
          <w:szCs w:val="24"/>
        </w:rPr>
        <w:t xml:space="preserve"> Lee et al. 2022</w:t>
      </w:r>
      <w:r w:rsidR="000D5040" w:rsidRPr="00FD0C09">
        <w:rPr>
          <w:rFonts w:ascii="Times New Roman" w:hAnsi="Times New Roman" w:cs="Times New Roman"/>
          <w:sz w:val="24"/>
          <w:szCs w:val="24"/>
        </w:rPr>
        <w:t xml:space="preserve">). </w:t>
      </w:r>
      <w:r w:rsidR="006D63F0" w:rsidRPr="00FD0C09">
        <w:rPr>
          <w:rFonts w:ascii="Times New Roman" w:hAnsi="Times New Roman" w:cs="Times New Roman"/>
          <w:sz w:val="24"/>
          <w:szCs w:val="24"/>
        </w:rPr>
        <w:t>P</w:t>
      </w:r>
      <w:r w:rsidRPr="00FD0C09">
        <w:rPr>
          <w:rFonts w:ascii="Times New Roman" w:hAnsi="Times New Roman" w:cs="Times New Roman"/>
          <w:sz w:val="24"/>
          <w:szCs w:val="24"/>
        </w:rPr>
        <w:t xml:space="preserve">opulations tend to </w:t>
      </w:r>
      <w:proofErr w:type="gramStart"/>
      <w:r w:rsidRPr="00FD0C09">
        <w:rPr>
          <w:rFonts w:ascii="Times New Roman" w:hAnsi="Times New Roman" w:cs="Times New Roman"/>
          <w:sz w:val="24"/>
          <w:szCs w:val="24"/>
        </w:rPr>
        <w:t>establish on</w:t>
      </w:r>
      <w:proofErr w:type="gramEnd"/>
      <w:r w:rsidRPr="00FD0C09">
        <w:rPr>
          <w:rFonts w:ascii="Times New Roman" w:hAnsi="Times New Roman" w:cs="Times New Roman"/>
          <w:sz w:val="24"/>
          <w:szCs w:val="24"/>
        </w:rPr>
        <w:t xml:space="preserve"> weeds in the Brassicaceae famil</w:t>
      </w:r>
      <w:r w:rsidR="0080688C" w:rsidRPr="00FD0C09">
        <w:rPr>
          <w:rFonts w:ascii="Times New Roman" w:hAnsi="Times New Roman" w:cs="Times New Roman"/>
          <w:sz w:val="24"/>
          <w:szCs w:val="24"/>
        </w:rPr>
        <w:t>y</w:t>
      </w:r>
      <w:r w:rsidRPr="00FD0C09">
        <w:rPr>
          <w:rFonts w:ascii="Times New Roman" w:hAnsi="Times New Roman" w:cs="Times New Roman"/>
          <w:sz w:val="24"/>
          <w:szCs w:val="24"/>
        </w:rPr>
        <w:t xml:space="preserve"> </w:t>
      </w:r>
      <w:r w:rsidR="002D3F51" w:rsidRPr="00FD0C09">
        <w:rPr>
          <w:rFonts w:ascii="Times New Roman" w:hAnsi="Times New Roman" w:cs="Times New Roman"/>
          <w:sz w:val="24"/>
          <w:szCs w:val="24"/>
        </w:rPr>
        <w:t>in spring</w:t>
      </w:r>
      <w:r w:rsidR="006D63F0" w:rsidRPr="00FD0C09">
        <w:rPr>
          <w:rFonts w:ascii="Times New Roman" w:hAnsi="Times New Roman" w:cs="Times New Roman"/>
          <w:sz w:val="24"/>
          <w:szCs w:val="24"/>
        </w:rPr>
        <w:t>, but a</w:t>
      </w:r>
      <w:r w:rsidRPr="00FD0C09">
        <w:rPr>
          <w:rFonts w:ascii="Times New Roman" w:hAnsi="Times New Roman" w:cs="Times New Roman"/>
          <w:sz w:val="24"/>
          <w:szCs w:val="24"/>
        </w:rPr>
        <w:t xml:space="preserve">s temperatures rise in mid-April and these weed hosts dry out, </w:t>
      </w:r>
      <w:r w:rsidR="00FE742F" w:rsidRPr="00FD0C09">
        <w:rPr>
          <w:rFonts w:ascii="Times New Roman" w:hAnsi="Times New Roman" w:cs="Times New Roman"/>
          <w:i/>
          <w:iCs/>
          <w:sz w:val="24"/>
          <w:szCs w:val="24"/>
        </w:rPr>
        <w:t>N. tenellus</w:t>
      </w:r>
      <w:r w:rsidR="0080688C" w:rsidRPr="00FD0C09">
        <w:rPr>
          <w:rFonts w:ascii="Times New Roman" w:hAnsi="Times New Roman" w:cs="Times New Roman"/>
          <w:sz w:val="24"/>
          <w:szCs w:val="24"/>
        </w:rPr>
        <w:t xml:space="preserve"> </w:t>
      </w:r>
      <w:r w:rsidRPr="00FD0C09">
        <w:rPr>
          <w:rFonts w:ascii="Times New Roman" w:hAnsi="Times New Roman" w:cs="Times New Roman"/>
          <w:sz w:val="24"/>
          <w:szCs w:val="24"/>
        </w:rPr>
        <w:lastRenderedPageBreak/>
        <w:t>disperse into summer crops</w:t>
      </w:r>
      <w:r w:rsidR="001C6A75" w:rsidRPr="00FD0C09">
        <w:rPr>
          <w:rFonts w:ascii="Times New Roman" w:hAnsi="Times New Roman" w:cs="Times New Roman"/>
          <w:sz w:val="24"/>
          <w:szCs w:val="24"/>
        </w:rPr>
        <w:t xml:space="preserve"> (</w:t>
      </w:r>
      <w:proofErr w:type="spellStart"/>
      <w:r w:rsidR="00025DF1" w:rsidRPr="00FD0C09">
        <w:rPr>
          <w:rFonts w:ascii="Times New Roman" w:hAnsi="Times New Roman" w:cs="Times New Roman"/>
          <w:sz w:val="24"/>
          <w:szCs w:val="24"/>
        </w:rPr>
        <w:t>Munyaneza</w:t>
      </w:r>
      <w:proofErr w:type="spellEnd"/>
      <w:r w:rsidR="00025DF1" w:rsidRPr="00FD0C09">
        <w:rPr>
          <w:rFonts w:ascii="Times New Roman" w:hAnsi="Times New Roman" w:cs="Times New Roman"/>
          <w:sz w:val="24"/>
          <w:szCs w:val="24"/>
        </w:rPr>
        <w:t xml:space="preserve"> et al. 2006b</w:t>
      </w:r>
      <w:r w:rsidR="00537BDB" w:rsidRPr="00FD0C09">
        <w:rPr>
          <w:rFonts w:ascii="Times New Roman" w:hAnsi="Times New Roman" w:cs="Times New Roman"/>
          <w:sz w:val="24"/>
          <w:szCs w:val="24"/>
        </w:rPr>
        <w:t>; Horton et al 2018</w:t>
      </w:r>
      <w:r w:rsidR="00025DF1" w:rsidRPr="00FD0C09">
        <w:rPr>
          <w:rFonts w:ascii="Times New Roman" w:hAnsi="Times New Roman" w:cs="Times New Roman"/>
          <w:sz w:val="24"/>
          <w:szCs w:val="24"/>
        </w:rPr>
        <w:t xml:space="preserve">). </w:t>
      </w:r>
      <w:r w:rsidRPr="00FD0C09">
        <w:rPr>
          <w:rFonts w:ascii="Times New Roman" w:hAnsi="Times New Roman" w:cs="Times New Roman"/>
          <w:sz w:val="24"/>
          <w:szCs w:val="24"/>
        </w:rPr>
        <w:t>This movement plays a role in</w:t>
      </w:r>
      <w:r w:rsidR="006D63F0" w:rsidRPr="00FD0C09">
        <w:rPr>
          <w:rFonts w:ascii="Times New Roman" w:hAnsi="Times New Roman" w:cs="Times New Roman"/>
          <w:sz w:val="24"/>
          <w:szCs w:val="24"/>
        </w:rPr>
        <w:t xml:space="preserve"> </w:t>
      </w:r>
      <w:r w:rsidR="00581467" w:rsidRPr="00FD0C09">
        <w:rPr>
          <w:rFonts w:ascii="Times New Roman" w:hAnsi="Times New Roman" w:cs="Times New Roman"/>
          <w:sz w:val="24"/>
          <w:szCs w:val="24"/>
        </w:rPr>
        <w:t xml:space="preserve">BCTV and CPt </w:t>
      </w:r>
      <w:r w:rsidR="006D63F0" w:rsidRPr="00FD0C09">
        <w:rPr>
          <w:rFonts w:ascii="Times New Roman" w:hAnsi="Times New Roman" w:cs="Times New Roman"/>
          <w:sz w:val="24"/>
          <w:szCs w:val="24"/>
        </w:rPr>
        <w:t>transmission</w:t>
      </w:r>
      <w:r w:rsidRPr="00FD0C09">
        <w:rPr>
          <w:rFonts w:ascii="Times New Roman" w:hAnsi="Times New Roman" w:cs="Times New Roman"/>
          <w:sz w:val="24"/>
          <w:szCs w:val="24"/>
        </w:rPr>
        <w:t xml:space="preserve">, yet </w:t>
      </w:r>
      <w:r w:rsidR="006D63F0" w:rsidRPr="00FD0C09">
        <w:rPr>
          <w:rFonts w:ascii="Times New Roman" w:hAnsi="Times New Roman" w:cs="Times New Roman"/>
          <w:sz w:val="24"/>
          <w:szCs w:val="24"/>
        </w:rPr>
        <w:t xml:space="preserve">how host use relates to </w:t>
      </w:r>
      <w:del w:id="103" w:author="Krell, Rayda" w:date="2025-12-29T10:39:00Z" w16du:dateUtc="2025-12-29T15:39:00Z">
        <w:r w:rsidR="00581467" w:rsidRPr="00FD0C09" w:rsidDel="00B90E21">
          <w:rPr>
            <w:rFonts w:ascii="Times New Roman" w:hAnsi="Times New Roman" w:cs="Times New Roman"/>
            <w:sz w:val="24"/>
            <w:szCs w:val="24"/>
          </w:rPr>
          <w:delText xml:space="preserve">these </w:delText>
        </w:r>
        <w:r w:rsidR="006D63F0" w:rsidRPr="00FD0C09" w:rsidDel="00B90E21">
          <w:rPr>
            <w:rFonts w:ascii="Times New Roman" w:hAnsi="Times New Roman" w:cs="Times New Roman"/>
            <w:sz w:val="24"/>
            <w:szCs w:val="24"/>
          </w:rPr>
          <w:delText>pathogen</w:delText>
        </w:r>
        <w:r w:rsidR="00581467" w:rsidRPr="00FD0C09" w:rsidDel="00B90E21">
          <w:rPr>
            <w:rFonts w:ascii="Times New Roman" w:hAnsi="Times New Roman" w:cs="Times New Roman"/>
            <w:sz w:val="24"/>
            <w:szCs w:val="24"/>
          </w:rPr>
          <w:delText>s</w:delText>
        </w:r>
        <w:r w:rsidR="006D63F0" w:rsidRPr="00FD0C09" w:rsidDel="00B90E21">
          <w:rPr>
            <w:rFonts w:ascii="Times New Roman" w:hAnsi="Times New Roman" w:cs="Times New Roman"/>
            <w:sz w:val="24"/>
            <w:szCs w:val="24"/>
          </w:rPr>
          <w:delText xml:space="preserve"> </w:delText>
        </w:r>
      </w:del>
      <w:r w:rsidR="006D63F0" w:rsidRPr="00FD0C09">
        <w:rPr>
          <w:rFonts w:ascii="Times New Roman" w:hAnsi="Times New Roman" w:cs="Times New Roman"/>
          <w:sz w:val="24"/>
          <w:szCs w:val="24"/>
        </w:rPr>
        <w:t>prevalence</w:t>
      </w:r>
      <w:ins w:id="104" w:author="Krell, Rayda" w:date="2025-12-29T10:39:00Z" w16du:dateUtc="2025-12-29T15:39:00Z">
        <w:r w:rsidR="00B90E21">
          <w:rPr>
            <w:rFonts w:ascii="Times New Roman" w:hAnsi="Times New Roman" w:cs="Times New Roman"/>
            <w:sz w:val="24"/>
            <w:szCs w:val="24"/>
          </w:rPr>
          <w:t xml:space="preserve"> of these pathogens</w:t>
        </w:r>
      </w:ins>
      <w:r w:rsidR="006D63F0" w:rsidRPr="00FD0C09">
        <w:rPr>
          <w:rFonts w:ascii="Times New Roman" w:hAnsi="Times New Roman" w:cs="Times New Roman"/>
          <w:sz w:val="24"/>
          <w:szCs w:val="24"/>
        </w:rPr>
        <w:t xml:space="preserve"> </w:t>
      </w:r>
      <w:r w:rsidR="00635904" w:rsidRPr="00FD0C09">
        <w:rPr>
          <w:rFonts w:ascii="Times New Roman" w:hAnsi="Times New Roman" w:cs="Times New Roman"/>
          <w:sz w:val="24"/>
          <w:szCs w:val="24"/>
        </w:rPr>
        <w:t xml:space="preserve">is </w:t>
      </w:r>
      <w:r w:rsidRPr="00FD0C09">
        <w:rPr>
          <w:rFonts w:ascii="Times New Roman" w:hAnsi="Times New Roman" w:cs="Times New Roman"/>
          <w:sz w:val="24"/>
          <w:szCs w:val="24"/>
        </w:rPr>
        <w:t>poorly understood.</w:t>
      </w:r>
      <w:r w:rsidR="001C6A75"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To better characterize seasonal host use of </w:t>
      </w:r>
      <w:r w:rsidR="00FE742F" w:rsidRPr="00FD0C09">
        <w:rPr>
          <w:rFonts w:ascii="Times New Roman" w:eastAsiaTheme="majorEastAsia" w:hAnsi="Times New Roman" w:cs="Times New Roman"/>
          <w:i/>
          <w:iCs/>
          <w:sz w:val="24"/>
          <w:szCs w:val="24"/>
        </w:rPr>
        <w:t>N. tenellus</w:t>
      </w:r>
      <w:r w:rsidRPr="00FD0C09">
        <w:rPr>
          <w:rFonts w:ascii="Times New Roman" w:hAnsi="Times New Roman" w:cs="Times New Roman"/>
          <w:sz w:val="24"/>
          <w:szCs w:val="24"/>
        </w:rPr>
        <w:t xml:space="preserve"> and its role in </w:t>
      </w:r>
      <w:r w:rsidR="00581467" w:rsidRPr="00FD0C09">
        <w:rPr>
          <w:rFonts w:ascii="Times New Roman" w:hAnsi="Times New Roman" w:cs="Times New Roman"/>
          <w:sz w:val="24"/>
          <w:szCs w:val="24"/>
        </w:rPr>
        <w:t>spreading BCTV and CPt</w:t>
      </w:r>
      <w:r w:rsidRPr="00FD0C09">
        <w:rPr>
          <w:rFonts w:ascii="Times New Roman" w:hAnsi="Times New Roman" w:cs="Times New Roman"/>
          <w:sz w:val="24"/>
          <w:szCs w:val="24"/>
        </w:rPr>
        <w:t xml:space="preserve">, we </w:t>
      </w:r>
      <w:del w:id="105" w:author="Krell, Rayda" w:date="2025-12-29T10:39:00Z" w16du:dateUtc="2025-12-29T15:39:00Z">
        <w:r w:rsidRPr="00FD0C09" w:rsidDel="00B90E21">
          <w:rPr>
            <w:rFonts w:ascii="Times New Roman" w:hAnsi="Times New Roman" w:cs="Times New Roman"/>
            <w:sz w:val="24"/>
            <w:szCs w:val="24"/>
          </w:rPr>
          <w:delText xml:space="preserve">conducted </w:delText>
        </w:r>
      </w:del>
      <w:ins w:id="106" w:author="Krell, Rayda" w:date="2025-12-29T10:39:00Z" w16du:dateUtc="2025-12-29T15:39:00Z">
        <w:r w:rsidR="00B90E21">
          <w:rPr>
            <w:rFonts w:ascii="Times New Roman" w:hAnsi="Times New Roman" w:cs="Times New Roman"/>
            <w:sz w:val="24"/>
            <w:szCs w:val="24"/>
          </w:rPr>
          <w:t>analy</w:t>
        </w:r>
      </w:ins>
      <w:ins w:id="107" w:author="Krell, Rayda" w:date="2025-12-29T10:40:00Z" w16du:dateUtc="2025-12-29T15:40:00Z">
        <w:r w:rsidR="00B90E21">
          <w:rPr>
            <w:rFonts w:ascii="Times New Roman" w:hAnsi="Times New Roman" w:cs="Times New Roman"/>
            <w:sz w:val="24"/>
            <w:szCs w:val="24"/>
          </w:rPr>
          <w:t>zed</w:t>
        </w:r>
      </w:ins>
      <w:ins w:id="108" w:author="Krell, Rayda" w:date="2025-12-29T10:39:00Z" w16du:dateUtc="2025-12-29T15:39:00Z">
        <w:r w:rsidR="00B90E21" w:rsidRPr="00FD0C09">
          <w:rPr>
            <w:rFonts w:ascii="Times New Roman" w:hAnsi="Times New Roman" w:cs="Times New Roman"/>
            <w:sz w:val="24"/>
            <w:szCs w:val="24"/>
          </w:rPr>
          <w:t xml:space="preserve"> </w:t>
        </w:r>
      </w:ins>
      <w:r w:rsidRPr="00FD0C09">
        <w:rPr>
          <w:rFonts w:ascii="Times New Roman" w:hAnsi="Times New Roman" w:cs="Times New Roman"/>
          <w:sz w:val="24"/>
          <w:szCs w:val="24"/>
        </w:rPr>
        <w:t xml:space="preserve">molecular gut content </w:t>
      </w:r>
      <w:del w:id="109" w:author="Krell, Rayda" w:date="2025-12-29T10:40:00Z" w16du:dateUtc="2025-12-29T15:40:00Z">
        <w:r w:rsidRPr="00FD0C09" w:rsidDel="00B90E21">
          <w:rPr>
            <w:rFonts w:ascii="Times New Roman" w:hAnsi="Times New Roman" w:cs="Times New Roman"/>
            <w:sz w:val="24"/>
            <w:szCs w:val="24"/>
          </w:rPr>
          <w:delText>analysis</w:delText>
        </w:r>
        <w:r w:rsidR="00FD7695" w:rsidRPr="00FD0C09" w:rsidDel="00B90E21">
          <w:rPr>
            <w:rFonts w:ascii="Times New Roman" w:hAnsi="Times New Roman" w:cs="Times New Roman"/>
            <w:sz w:val="24"/>
            <w:szCs w:val="24"/>
          </w:rPr>
          <w:delText xml:space="preserve"> </w:delText>
        </w:r>
      </w:del>
      <w:r w:rsidR="00FD7695" w:rsidRPr="00FD0C09">
        <w:rPr>
          <w:rFonts w:ascii="Times New Roman" w:hAnsi="Times New Roman" w:cs="Times New Roman"/>
          <w:sz w:val="24"/>
          <w:szCs w:val="24"/>
        </w:rPr>
        <w:t xml:space="preserve">using </w:t>
      </w:r>
      <w:ins w:id="110" w:author="Krell, Rayda" w:date="2025-12-29T10:40:00Z" w16du:dateUtc="2025-12-29T15:40:00Z">
        <w:r w:rsidR="00B90E21">
          <w:rPr>
            <w:rFonts w:ascii="Times New Roman" w:hAnsi="Times New Roman" w:cs="Times New Roman"/>
            <w:sz w:val="24"/>
            <w:szCs w:val="24"/>
          </w:rPr>
          <w:t xml:space="preserve">insect </w:t>
        </w:r>
      </w:ins>
      <w:r w:rsidR="00FD7695" w:rsidRPr="00FD0C09">
        <w:rPr>
          <w:rFonts w:ascii="Times New Roman" w:hAnsi="Times New Roman" w:cs="Times New Roman"/>
          <w:sz w:val="24"/>
          <w:szCs w:val="24"/>
        </w:rPr>
        <w:t xml:space="preserve">monitoring data from </w:t>
      </w:r>
      <w:commentRangeStart w:id="111"/>
      <w:r w:rsidR="00FD7695" w:rsidRPr="00FD0C09">
        <w:rPr>
          <w:rFonts w:ascii="Times New Roman" w:hAnsi="Times New Roman" w:cs="Times New Roman"/>
          <w:sz w:val="24"/>
          <w:szCs w:val="24"/>
        </w:rPr>
        <w:t xml:space="preserve">many </w:t>
      </w:r>
      <w:commentRangeEnd w:id="111"/>
      <w:r w:rsidR="00B90E21">
        <w:rPr>
          <w:rStyle w:val="CommentReference"/>
        </w:rPr>
        <w:commentReference w:id="111"/>
      </w:r>
      <w:r w:rsidR="00FD7695" w:rsidRPr="00FD0C09">
        <w:rPr>
          <w:rFonts w:ascii="Times New Roman" w:hAnsi="Times New Roman" w:cs="Times New Roman"/>
          <w:sz w:val="24"/>
          <w:szCs w:val="24"/>
        </w:rPr>
        <w:t>sites</w:t>
      </w:r>
      <w:r w:rsidR="001C6A75" w:rsidRPr="00FD0C09">
        <w:rPr>
          <w:rFonts w:ascii="Times New Roman" w:hAnsi="Times New Roman" w:cs="Times New Roman"/>
          <w:sz w:val="24"/>
          <w:szCs w:val="24"/>
        </w:rPr>
        <w:t>.</w:t>
      </w:r>
    </w:p>
    <w:p w14:paraId="5FF58A87" w14:textId="77777777" w:rsidR="001C6A75" w:rsidRPr="00FD0C09" w:rsidRDefault="001C6A75" w:rsidP="001C6A75">
      <w:pPr>
        <w:spacing w:after="0" w:line="480" w:lineRule="auto"/>
        <w:ind w:firstLine="540"/>
        <w:contextualSpacing/>
        <w:rPr>
          <w:rFonts w:ascii="Times New Roman" w:hAnsi="Times New Roman" w:cs="Times New Roman"/>
          <w:sz w:val="24"/>
          <w:szCs w:val="24"/>
        </w:rPr>
      </w:pPr>
    </w:p>
    <w:p w14:paraId="02575829" w14:textId="77777777" w:rsidR="001C6A75" w:rsidRPr="00FD0C09" w:rsidRDefault="001C6A75" w:rsidP="001C6A75">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Site Selection and Sampling</w:t>
      </w:r>
    </w:p>
    <w:p w14:paraId="32962E44" w14:textId="6120E620" w:rsidR="006D63F0" w:rsidRPr="00FD0C09" w:rsidRDefault="001C6A75" w:rsidP="00481E61">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 xml:space="preserve">Sampling was conducted across the Columbia River Basin during the 2019 and 2020 growing seasons and </w:t>
      </w:r>
      <w:r w:rsidR="004D40D3" w:rsidRPr="00FD0C09">
        <w:rPr>
          <w:rFonts w:ascii="Times New Roman" w:hAnsi="Times New Roman" w:cs="Times New Roman"/>
          <w:sz w:val="24"/>
          <w:szCs w:val="24"/>
        </w:rPr>
        <w:t>spring 2021</w:t>
      </w:r>
      <w:r w:rsidRPr="00FD0C09">
        <w:rPr>
          <w:rFonts w:ascii="Times New Roman" w:hAnsi="Times New Roman" w:cs="Times New Roman"/>
          <w:sz w:val="24"/>
          <w:szCs w:val="24"/>
        </w:rPr>
        <w:t xml:space="preserve"> (Fig. 1). Most sites were </w:t>
      </w:r>
      <w:r w:rsidR="00877E9B" w:rsidRPr="00FD0C09">
        <w:rPr>
          <w:rFonts w:ascii="Times New Roman" w:hAnsi="Times New Roman" w:cs="Times New Roman"/>
          <w:sz w:val="24"/>
          <w:szCs w:val="24"/>
        </w:rPr>
        <w:t xml:space="preserve">in </w:t>
      </w:r>
      <w:r w:rsidR="009349C9" w:rsidRPr="00FD0C09">
        <w:rPr>
          <w:rFonts w:ascii="Times New Roman" w:hAnsi="Times New Roman" w:cs="Times New Roman"/>
          <w:sz w:val="24"/>
          <w:szCs w:val="24"/>
        </w:rPr>
        <w:t>Washington</w:t>
      </w:r>
      <w:r w:rsidRPr="00FD0C09">
        <w:rPr>
          <w:rFonts w:ascii="Times New Roman" w:hAnsi="Times New Roman" w:cs="Times New Roman"/>
          <w:sz w:val="24"/>
          <w:szCs w:val="24"/>
        </w:rPr>
        <w:t xml:space="preserve"> State University’s potato pest monitoring network, a </w:t>
      </w:r>
      <w:r w:rsidR="00877E9B" w:rsidRPr="00FD0C09">
        <w:rPr>
          <w:rFonts w:ascii="Times New Roman" w:hAnsi="Times New Roman" w:cs="Times New Roman"/>
          <w:sz w:val="24"/>
          <w:szCs w:val="24"/>
        </w:rPr>
        <w:t>standardized network on commercial farms</w:t>
      </w:r>
      <w:r w:rsidRPr="00FD0C09">
        <w:rPr>
          <w:rFonts w:ascii="Times New Roman" w:hAnsi="Times New Roman" w:cs="Times New Roman"/>
          <w:sz w:val="24"/>
          <w:szCs w:val="24"/>
        </w:rPr>
        <w:t>; a</w:t>
      </w:r>
      <w:r w:rsidR="00877E9B" w:rsidRPr="00FD0C09">
        <w:rPr>
          <w:rFonts w:ascii="Times New Roman" w:hAnsi="Times New Roman" w:cs="Times New Roman"/>
          <w:sz w:val="24"/>
          <w:szCs w:val="24"/>
        </w:rPr>
        <w:t xml:space="preserve">dditional </w:t>
      </w:r>
      <w:r w:rsidRPr="00FD0C09">
        <w:rPr>
          <w:rFonts w:ascii="Times New Roman" w:hAnsi="Times New Roman" w:cs="Times New Roman"/>
          <w:sz w:val="24"/>
          <w:szCs w:val="24"/>
        </w:rPr>
        <w:t xml:space="preserve">sites were at </w:t>
      </w:r>
      <w:r w:rsidR="002D3F51" w:rsidRPr="00FD0C09">
        <w:rPr>
          <w:rFonts w:ascii="Times New Roman" w:hAnsi="Times New Roman" w:cs="Times New Roman"/>
          <w:sz w:val="24"/>
          <w:szCs w:val="24"/>
        </w:rPr>
        <w:t>university</w:t>
      </w:r>
      <w:r w:rsidRPr="00FD0C09">
        <w:rPr>
          <w:rFonts w:ascii="Times New Roman" w:hAnsi="Times New Roman" w:cs="Times New Roman"/>
          <w:sz w:val="24"/>
          <w:szCs w:val="24"/>
        </w:rPr>
        <w:t xml:space="preserve"> research farms. In 2019 and 2020, sampling focused on irrigated potato fields and adjacent weedy areas, while in 2021 collections occurred near potato fields before planting</w:t>
      </w:r>
      <w:r w:rsidR="00877E9B" w:rsidRPr="00FD0C09">
        <w:rPr>
          <w:rFonts w:ascii="Times New Roman" w:hAnsi="Times New Roman" w:cs="Times New Roman"/>
          <w:sz w:val="24"/>
          <w:szCs w:val="24"/>
        </w:rPr>
        <w:t xml:space="preserve"> (Fig. 1)</w:t>
      </w:r>
      <w:r w:rsidRPr="00FD0C09">
        <w:rPr>
          <w:rFonts w:ascii="Times New Roman" w:hAnsi="Times New Roman" w:cs="Times New Roman"/>
          <w:sz w:val="24"/>
          <w:szCs w:val="24"/>
        </w:rPr>
        <w:t xml:space="preserve">. </w:t>
      </w:r>
      <w:r w:rsidR="00877E9B" w:rsidRPr="00FD0C09">
        <w:rPr>
          <w:rFonts w:ascii="Times New Roman" w:hAnsi="Times New Roman" w:cs="Times New Roman"/>
          <w:sz w:val="24"/>
          <w:szCs w:val="24"/>
        </w:rPr>
        <w:t xml:space="preserve">Our </w:t>
      </w:r>
      <w:r w:rsidRPr="00FD0C09">
        <w:rPr>
          <w:rFonts w:ascii="Times New Roman" w:hAnsi="Times New Roman" w:cs="Times New Roman"/>
          <w:sz w:val="24"/>
          <w:szCs w:val="24"/>
        </w:rPr>
        <w:t xml:space="preserve">approach </w:t>
      </w:r>
      <w:r w:rsidR="005F5400" w:rsidRPr="00FD0C09">
        <w:rPr>
          <w:rFonts w:ascii="Times New Roman" w:hAnsi="Times New Roman" w:cs="Times New Roman"/>
          <w:sz w:val="24"/>
          <w:szCs w:val="24"/>
        </w:rPr>
        <w:t>aim</w:t>
      </w:r>
      <w:r w:rsidR="004D40D3" w:rsidRPr="00FD0C09">
        <w:rPr>
          <w:rFonts w:ascii="Times New Roman" w:hAnsi="Times New Roman" w:cs="Times New Roman"/>
          <w:sz w:val="24"/>
          <w:szCs w:val="24"/>
        </w:rPr>
        <w:t>ed</w:t>
      </w:r>
      <w:r w:rsidRPr="00FD0C09">
        <w:rPr>
          <w:rFonts w:ascii="Times New Roman" w:hAnsi="Times New Roman" w:cs="Times New Roman"/>
          <w:sz w:val="24"/>
          <w:szCs w:val="24"/>
        </w:rPr>
        <w:t xml:space="preserve"> to identify plant species that </w:t>
      </w:r>
      <w:r w:rsidR="005F5400" w:rsidRPr="00FD0C09">
        <w:rPr>
          <w:rFonts w:ascii="Times New Roman" w:hAnsi="Times New Roman" w:cs="Times New Roman"/>
          <w:sz w:val="24"/>
          <w:szCs w:val="24"/>
        </w:rPr>
        <w:t xml:space="preserve">may </w:t>
      </w:r>
      <w:r w:rsidRPr="00FD0C09">
        <w:rPr>
          <w:rFonts w:ascii="Times New Roman" w:hAnsi="Times New Roman" w:cs="Times New Roman"/>
          <w:sz w:val="24"/>
          <w:szCs w:val="24"/>
        </w:rPr>
        <w:t>serve as</w:t>
      </w:r>
      <w:r w:rsidR="00581467" w:rsidRPr="00FD0C09">
        <w:rPr>
          <w:rFonts w:ascii="Times New Roman" w:hAnsi="Times New Roman" w:cs="Times New Roman"/>
          <w:sz w:val="24"/>
          <w:szCs w:val="24"/>
        </w:rPr>
        <w:t xml:space="preserve"> </w:t>
      </w:r>
      <w:r w:rsidR="00581467" w:rsidRPr="00FD0C09">
        <w:rPr>
          <w:rFonts w:ascii="Times New Roman" w:hAnsi="Times New Roman" w:cs="Times New Roman"/>
          <w:i/>
          <w:iCs/>
          <w:sz w:val="24"/>
          <w:szCs w:val="24"/>
        </w:rPr>
        <w:t>N. tenellus</w:t>
      </w:r>
      <w:r w:rsidRPr="00FD0C09">
        <w:rPr>
          <w:rFonts w:ascii="Times New Roman" w:hAnsi="Times New Roman" w:cs="Times New Roman"/>
          <w:sz w:val="24"/>
          <w:szCs w:val="24"/>
        </w:rPr>
        <w:t xml:space="preserve"> hosts at different times of the year</w:t>
      </w:r>
      <w:r w:rsidR="009349C9" w:rsidRPr="00FD0C09">
        <w:rPr>
          <w:rFonts w:ascii="Times New Roman" w:hAnsi="Times New Roman" w:cs="Times New Roman"/>
          <w:sz w:val="24"/>
          <w:szCs w:val="24"/>
        </w:rPr>
        <w:t xml:space="preserve">. Our concurrent study </w:t>
      </w:r>
      <w:r w:rsidRPr="00FD0C09">
        <w:rPr>
          <w:rFonts w:ascii="Times New Roman" w:hAnsi="Times New Roman" w:cs="Times New Roman"/>
          <w:sz w:val="24"/>
          <w:szCs w:val="24"/>
        </w:rPr>
        <w:t xml:space="preserve">tested </w:t>
      </w:r>
      <w:r w:rsidR="004D40D3" w:rsidRPr="00FD0C09">
        <w:rPr>
          <w:rFonts w:ascii="Times New Roman" w:hAnsi="Times New Roman" w:cs="Times New Roman"/>
          <w:sz w:val="24"/>
          <w:szCs w:val="24"/>
        </w:rPr>
        <w:t xml:space="preserve">plant samples </w:t>
      </w:r>
      <w:r w:rsidRPr="00FD0C09">
        <w:rPr>
          <w:rFonts w:ascii="Times New Roman" w:hAnsi="Times New Roman" w:cs="Times New Roman"/>
          <w:sz w:val="24"/>
          <w:szCs w:val="24"/>
        </w:rPr>
        <w:t xml:space="preserve">for the presence of </w:t>
      </w:r>
      <w:r w:rsidR="004D40D3" w:rsidRPr="00FD0C09">
        <w:rPr>
          <w:rFonts w:ascii="Times New Roman" w:hAnsi="Times New Roman" w:cs="Times New Roman"/>
          <w:sz w:val="24"/>
          <w:szCs w:val="24"/>
        </w:rPr>
        <w:t>pathogens</w:t>
      </w:r>
      <w:r w:rsidR="009349C9" w:rsidRPr="00FD0C09">
        <w:rPr>
          <w:rFonts w:ascii="Times New Roman" w:hAnsi="Times New Roman" w:cs="Times New Roman"/>
          <w:sz w:val="24"/>
          <w:szCs w:val="24"/>
        </w:rPr>
        <w:t xml:space="preserve"> (Foutz et al. 2025)</w:t>
      </w:r>
      <w:r w:rsidR="004D40D3" w:rsidRPr="00FD0C09">
        <w:rPr>
          <w:rFonts w:ascii="Times New Roman" w:hAnsi="Times New Roman" w:cs="Times New Roman"/>
          <w:sz w:val="24"/>
          <w:szCs w:val="24"/>
        </w:rPr>
        <w:t xml:space="preserve">. </w:t>
      </w:r>
      <w:r w:rsidR="005F5400" w:rsidRPr="00FD0C09">
        <w:rPr>
          <w:rFonts w:ascii="Times New Roman" w:hAnsi="Times New Roman" w:cs="Times New Roman"/>
          <w:sz w:val="24"/>
          <w:szCs w:val="24"/>
        </w:rPr>
        <w:t>L</w:t>
      </w:r>
      <w:r w:rsidR="00877E9B" w:rsidRPr="00FD0C09">
        <w:rPr>
          <w:rFonts w:ascii="Times New Roman" w:hAnsi="Times New Roman" w:cs="Times New Roman"/>
          <w:sz w:val="24"/>
          <w:szCs w:val="24"/>
        </w:rPr>
        <w:t xml:space="preserve">inking vector </w:t>
      </w:r>
      <w:r w:rsidRPr="00FD0C09">
        <w:rPr>
          <w:rFonts w:ascii="Times New Roman" w:hAnsi="Times New Roman" w:cs="Times New Roman"/>
          <w:sz w:val="24"/>
          <w:szCs w:val="24"/>
        </w:rPr>
        <w:t xml:space="preserve">gut content analysis with pathogen </w:t>
      </w:r>
      <w:r w:rsidR="006D63F0" w:rsidRPr="00FD0C09">
        <w:rPr>
          <w:rFonts w:ascii="Times New Roman" w:hAnsi="Times New Roman" w:cs="Times New Roman"/>
          <w:sz w:val="24"/>
          <w:szCs w:val="24"/>
        </w:rPr>
        <w:t xml:space="preserve">incidence </w:t>
      </w:r>
      <w:r w:rsidR="005F5400" w:rsidRPr="00FD0C09">
        <w:rPr>
          <w:rFonts w:ascii="Times New Roman" w:hAnsi="Times New Roman" w:cs="Times New Roman"/>
          <w:sz w:val="24"/>
          <w:szCs w:val="24"/>
        </w:rPr>
        <w:t>may</w:t>
      </w:r>
      <w:r w:rsidR="00581467" w:rsidRPr="00FD0C09">
        <w:rPr>
          <w:rFonts w:ascii="Times New Roman" w:hAnsi="Times New Roman" w:cs="Times New Roman"/>
          <w:sz w:val="24"/>
          <w:szCs w:val="24"/>
        </w:rPr>
        <w:t xml:space="preserve"> bring to light </w:t>
      </w:r>
      <w:r w:rsidRPr="00FD0C09">
        <w:rPr>
          <w:rFonts w:ascii="Times New Roman" w:hAnsi="Times New Roman" w:cs="Times New Roman"/>
          <w:sz w:val="24"/>
          <w:szCs w:val="24"/>
        </w:rPr>
        <w:t xml:space="preserve">host-pathogen </w:t>
      </w:r>
      <w:del w:id="112" w:author="Krell, Rayda" w:date="2025-12-29T10:51:00Z" w16du:dateUtc="2025-12-29T15:51:00Z">
        <w:r w:rsidRPr="00FD0C09" w:rsidDel="008C0969">
          <w:rPr>
            <w:rFonts w:ascii="Times New Roman" w:hAnsi="Times New Roman" w:cs="Times New Roman"/>
            <w:sz w:val="24"/>
            <w:szCs w:val="24"/>
          </w:rPr>
          <w:delText xml:space="preserve">interactions </w:delText>
        </w:r>
      </w:del>
      <w:ins w:id="113" w:author="Krell, Rayda" w:date="2025-12-29T10:51:00Z" w16du:dateUtc="2025-12-29T15:51:00Z">
        <w:r w:rsidR="008C0969">
          <w:rPr>
            <w:rFonts w:ascii="Times New Roman" w:hAnsi="Times New Roman" w:cs="Times New Roman"/>
            <w:sz w:val="24"/>
            <w:szCs w:val="24"/>
          </w:rPr>
          <w:t>associations</w:t>
        </w:r>
        <w:r w:rsidR="008C0969" w:rsidRPr="00FD0C09">
          <w:rPr>
            <w:rFonts w:ascii="Times New Roman" w:hAnsi="Times New Roman" w:cs="Times New Roman"/>
            <w:sz w:val="24"/>
            <w:szCs w:val="24"/>
          </w:rPr>
          <w:t xml:space="preserve"> </w:t>
        </w:r>
      </w:ins>
      <w:r w:rsidR="00581467" w:rsidRPr="00FD0C09">
        <w:rPr>
          <w:rFonts w:ascii="Times New Roman" w:hAnsi="Times New Roman" w:cs="Times New Roman"/>
          <w:sz w:val="24"/>
          <w:szCs w:val="24"/>
        </w:rPr>
        <w:t>to</w:t>
      </w:r>
      <w:r w:rsidR="00932AC5" w:rsidRPr="00FD0C09">
        <w:rPr>
          <w:rFonts w:ascii="Times New Roman" w:hAnsi="Times New Roman" w:cs="Times New Roman"/>
          <w:sz w:val="24"/>
          <w:szCs w:val="24"/>
        </w:rPr>
        <w:t xml:space="preserve"> </w:t>
      </w:r>
      <w:r w:rsidRPr="00FD0C09">
        <w:rPr>
          <w:rFonts w:ascii="Times New Roman" w:hAnsi="Times New Roman" w:cs="Times New Roman"/>
          <w:sz w:val="24"/>
          <w:szCs w:val="24"/>
        </w:rPr>
        <w:t>improve predictive models for disease outbreaks</w:t>
      </w:r>
      <w:r w:rsidR="00A027CA" w:rsidRPr="00FD0C09">
        <w:rPr>
          <w:rFonts w:ascii="Times New Roman" w:hAnsi="Times New Roman" w:cs="Times New Roman"/>
          <w:sz w:val="24"/>
          <w:szCs w:val="24"/>
        </w:rPr>
        <w:t xml:space="preserve"> (</w:t>
      </w:r>
      <w:r w:rsidR="00D618F8" w:rsidRPr="00FD0C09">
        <w:rPr>
          <w:rFonts w:ascii="Times New Roman" w:hAnsi="Times New Roman" w:cs="Times New Roman"/>
          <w:sz w:val="24"/>
          <w:szCs w:val="24"/>
        </w:rPr>
        <w:t>Cooper et al. 2019</w:t>
      </w:r>
      <w:r w:rsidR="004D40D3" w:rsidRPr="00FD0C09">
        <w:rPr>
          <w:rFonts w:ascii="Times New Roman" w:hAnsi="Times New Roman" w:cs="Times New Roman"/>
          <w:sz w:val="24"/>
          <w:szCs w:val="24"/>
        </w:rPr>
        <w:t>; Foutz et al. 2025</w:t>
      </w:r>
      <w:r w:rsidR="00A027CA" w:rsidRPr="00FD0C09">
        <w:rPr>
          <w:rFonts w:ascii="Times New Roman" w:hAnsi="Times New Roman" w:cs="Times New Roman"/>
          <w:sz w:val="24"/>
          <w:szCs w:val="24"/>
        </w:rPr>
        <w:t>)</w:t>
      </w:r>
      <w:r w:rsidRPr="00FD0C09">
        <w:rPr>
          <w:rFonts w:ascii="Times New Roman" w:hAnsi="Times New Roman" w:cs="Times New Roman"/>
          <w:sz w:val="24"/>
          <w:szCs w:val="24"/>
        </w:rPr>
        <w:t>.</w:t>
      </w:r>
      <w:r w:rsidR="007870E8" w:rsidRPr="00FD0C09">
        <w:rPr>
          <w:rFonts w:ascii="Times New Roman" w:hAnsi="Times New Roman" w:cs="Times New Roman"/>
          <w:sz w:val="24"/>
          <w:szCs w:val="24"/>
        </w:rPr>
        <w:t xml:space="preserve"> </w:t>
      </w:r>
    </w:p>
    <w:p w14:paraId="2ECA6E3C" w14:textId="589A48D3" w:rsidR="005B3870" w:rsidRPr="00FD0C09" w:rsidRDefault="004D40D3" w:rsidP="00A0532F">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 xml:space="preserve">We sampled </w:t>
      </w:r>
      <w:commentRangeStart w:id="114"/>
      <w:r w:rsidRPr="00FD0C09">
        <w:rPr>
          <w:rFonts w:ascii="Times New Roman" w:hAnsi="Times New Roman" w:cs="Times New Roman"/>
          <w:sz w:val="24"/>
          <w:szCs w:val="24"/>
        </w:rPr>
        <w:t xml:space="preserve">every two weeks </w:t>
      </w:r>
      <w:commentRangeEnd w:id="114"/>
      <w:r w:rsidR="004051C6">
        <w:rPr>
          <w:rStyle w:val="CommentReference"/>
        </w:rPr>
        <w:commentReference w:id="114"/>
      </w:r>
      <w:r w:rsidR="001C6A75" w:rsidRPr="00FD0C09">
        <w:rPr>
          <w:rFonts w:ascii="Times New Roman" w:hAnsi="Times New Roman" w:cs="Times New Roman"/>
          <w:sz w:val="24"/>
          <w:szCs w:val="24"/>
        </w:rPr>
        <w:t>in 2019</w:t>
      </w:r>
      <w:r w:rsidR="00877E9B" w:rsidRPr="00FD0C09">
        <w:rPr>
          <w:rFonts w:ascii="Times New Roman" w:hAnsi="Times New Roman" w:cs="Times New Roman"/>
          <w:sz w:val="24"/>
          <w:szCs w:val="24"/>
        </w:rPr>
        <w:t xml:space="preserve"> and </w:t>
      </w:r>
      <w:r w:rsidR="001C6A75" w:rsidRPr="00FD0C09">
        <w:rPr>
          <w:rFonts w:ascii="Times New Roman" w:hAnsi="Times New Roman" w:cs="Times New Roman"/>
          <w:sz w:val="24"/>
          <w:szCs w:val="24"/>
        </w:rPr>
        <w:t>2020 and weekly in 2021</w:t>
      </w:r>
      <w:r w:rsidRPr="00FD0C09">
        <w:rPr>
          <w:rFonts w:ascii="Times New Roman" w:hAnsi="Times New Roman" w:cs="Times New Roman"/>
          <w:sz w:val="24"/>
          <w:szCs w:val="24"/>
        </w:rPr>
        <w:t xml:space="preserve"> with </w:t>
      </w:r>
      <w:r w:rsidR="001C6A75" w:rsidRPr="00FD0C09">
        <w:rPr>
          <w:rFonts w:ascii="Times New Roman" w:hAnsi="Times New Roman" w:cs="Times New Roman"/>
          <w:sz w:val="24"/>
          <w:szCs w:val="24"/>
        </w:rPr>
        <w:t>a reversible leaf blower</w:t>
      </w:r>
      <w:r w:rsidRPr="00FD0C09">
        <w:rPr>
          <w:rFonts w:ascii="Times New Roman" w:hAnsi="Times New Roman" w:cs="Times New Roman"/>
          <w:sz w:val="24"/>
          <w:szCs w:val="24"/>
        </w:rPr>
        <w:t xml:space="preserve"> into </w:t>
      </w:r>
      <w:r w:rsidR="001C6A75" w:rsidRPr="00FD0C09">
        <w:rPr>
          <w:rFonts w:ascii="Times New Roman" w:hAnsi="Times New Roman" w:cs="Times New Roman"/>
          <w:sz w:val="24"/>
          <w:szCs w:val="24"/>
        </w:rPr>
        <w:t xml:space="preserve">organdy bags (26cc </w:t>
      </w:r>
      <w:r w:rsidRPr="00FD0C09">
        <w:rPr>
          <w:rFonts w:ascii="Times New Roman" w:hAnsi="Times New Roman" w:cs="Times New Roman"/>
          <w:sz w:val="24"/>
          <w:szCs w:val="24"/>
        </w:rPr>
        <w:t>g</w:t>
      </w:r>
      <w:r w:rsidR="001C6A75" w:rsidRPr="00FD0C09">
        <w:rPr>
          <w:rFonts w:ascii="Times New Roman" w:hAnsi="Times New Roman" w:cs="Times New Roman"/>
          <w:sz w:val="24"/>
          <w:szCs w:val="24"/>
        </w:rPr>
        <w:t xml:space="preserve">as </w:t>
      </w:r>
      <w:r w:rsidRPr="00FD0C09">
        <w:rPr>
          <w:rFonts w:ascii="Times New Roman" w:hAnsi="Times New Roman" w:cs="Times New Roman"/>
          <w:sz w:val="24"/>
          <w:szCs w:val="24"/>
        </w:rPr>
        <w:t>h</w:t>
      </w:r>
      <w:r w:rsidR="001C6A75" w:rsidRPr="00FD0C09">
        <w:rPr>
          <w:rFonts w:ascii="Times New Roman" w:hAnsi="Times New Roman" w:cs="Times New Roman"/>
          <w:sz w:val="24"/>
          <w:szCs w:val="24"/>
        </w:rPr>
        <w:t xml:space="preserve">andheld </w:t>
      </w:r>
      <w:r w:rsidRPr="00FD0C09">
        <w:rPr>
          <w:rFonts w:ascii="Times New Roman" w:hAnsi="Times New Roman" w:cs="Times New Roman"/>
          <w:sz w:val="24"/>
          <w:szCs w:val="24"/>
        </w:rPr>
        <w:t>v</w:t>
      </w:r>
      <w:r w:rsidR="001C6A75" w:rsidRPr="00FD0C09">
        <w:rPr>
          <w:rFonts w:ascii="Times New Roman" w:hAnsi="Times New Roman" w:cs="Times New Roman"/>
          <w:sz w:val="24"/>
          <w:szCs w:val="24"/>
        </w:rPr>
        <w:t xml:space="preserve">acuum, </w:t>
      </w:r>
      <w:proofErr w:type="spellStart"/>
      <w:r w:rsidR="001C6A75" w:rsidRPr="00FD0C09">
        <w:rPr>
          <w:rFonts w:ascii="Times New Roman" w:hAnsi="Times New Roman" w:cs="Times New Roman"/>
          <w:sz w:val="24"/>
          <w:szCs w:val="24"/>
        </w:rPr>
        <w:t>Homelite</w:t>
      </w:r>
      <w:proofErr w:type="spellEnd"/>
      <w:r w:rsidR="001C6A75" w:rsidRPr="00FD0C09">
        <w:rPr>
          <w:rFonts w:ascii="Times New Roman" w:hAnsi="Times New Roman" w:cs="Times New Roman"/>
          <w:sz w:val="24"/>
          <w:szCs w:val="24"/>
        </w:rPr>
        <w:t xml:space="preserve"> Corporation, Charlotte, NC). All potential </w:t>
      </w:r>
      <w:commentRangeStart w:id="115"/>
      <w:r w:rsidR="001C6A75" w:rsidRPr="00FD0C09">
        <w:rPr>
          <w:rFonts w:ascii="Times New Roman" w:hAnsi="Times New Roman" w:cs="Times New Roman"/>
          <w:sz w:val="24"/>
          <w:szCs w:val="24"/>
        </w:rPr>
        <w:t xml:space="preserve">weedy host </w:t>
      </w:r>
      <w:commentRangeEnd w:id="115"/>
      <w:r w:rsidR="006200A2">
        <w:rPr>
          <w:rStyle w:val="CommentReference"/>
        </w:rPr>
        <w:commentReference w:id="115"/>
      </w:r>
      <w:r w:rsidR="001C6A75" w:rsidRPr="00FD0C09">
        <w:rPr>
          <w:rFonts w:ascii="Times New Roman" w:hAnsi="Times New Roman" w:cs="Times New Roman"/>
          <w:sz w:val="24"/>
          <w:szCs w:val="24"/>
        </w:rPr>
        <w:t xml:space="preserve">stands within 100 m were sampled for one minute. Live insects were </w:t>
      </w:r>
      <w:commentRangeStart w:id="116"/>
      <w:r w:rsidR="001C6A75" w:rsidRPr="00FD0C09">
        <w:rPr>
          <w:rFonts w:ascii="Times New Roman" w:hAnsi="Times New Roman" w:cs="Times New Roman"/>
          <w:sz w:val="24"/>
          <w:szCs w:val="24"/>
        </w:rPr>
        <w:t xml:space="preserve">transported on ice </w:t>
      </w:r>
      <w:commentRangeEnd w:id="116"/>
      <w:r w:rsidR="0038320D">
        <w:rPr>
          <w:rStyle w:val="CommentReference"/>
        </w:rPr>
        <w:commentReference w:id="116"/>
      </w:r>
      <w:r w:rsidR="001C6A75" w:rsidRPr="00FD0C09">
        <w:rPr>
          <w:rFonts w:ascii="Times New Roman" w:hAnsi="Times New Roman" w:cs="Times New Roman"/>
          <w:sz w:val="24"/>
          <w:szCs w:val="24"/>
        </w:rPr>
        <w:t>and</w:t>
      </w:r>
      <w:r w:rsidRPr="00FD0C09">
        <w:rPr>
          <w:rFonts w:ascii="Times New Roman" w:hAnsi="Times New Roman" w:cs="Times New Roman"/>
          <w:sz w:val="24"/>
          <w:szCs w:val="24"/>
        </w:rPr>
        <w:t xml:space="preserve"> then </w:t>
      </w:r>
      <w:r w:rsidR="001C6A75" w:rsidRPr="00FD0C09">
        <w:rPr>
          <w:rFonts w:ascii="Times New Roman" w:hAnsi="Times New Roman" w:cs="Times New Roman"/>
          <w:sz w:val="24"/>
          <w:szCs w:val="24"/>
        </w:rPr>
        <w:t xml:space="preserve">frozen at -40 °C </w:t>
      </w:r>
      <w:r w:rsidRPr="00FD0C09">
        <w:rPr>
          <w:rFonts w:ascii="Times New Roman" w:hAnsi="Times New Roman" w:cs="Times New Roman"/>
          <w:sz w:val="24"/>
          <w:szCs w:val="24"/>
        </w:rPr>
        <w:t xml:space="preserve">in </w:t>
      </w:r>
      <w:r w:rsidR="001C6A75" w:rsidRPr="00FD0C09">
        <w:rPr>
          <w:rFonts w:ascii="Times New Roman" w:hAnsi="Times New Roman" w:cs="Times New Roman"/>
          <w:sz w:val="24"/>
          <w:szCs w:val="24"/>
        </w:rPr>
        <w:t>the laboratory.</w:t>
      </w:r>
      <w:r w:rsidR="00877E9B" w:rsidRPr="00FD0C09">
        <w:rPr>
          <w:rFonts w:ascii="Times New Roman" w:hAnsi="Times New Roman" w:cs="Times New Roman"/>
          <w:sz w:val="24"/>
          <w:szCs w:val="24"/>
        </w:rPr>
        <w:t xml:space="preserve"> I</w:t>
      </w:r>
      <w:ins w:id="117" w:author="Krell, Rayda" w:date="2025-12-29T10:58:00Z" w16du:dateUtc="2025-12-29T15:58:00Z">
        <w:r w:rsidR="007C4CF5">
          <w:rPr>
            <w:rFonts w:ascii="Times New Roman" w:hAnsi="Times New Roman" w:cs="Times New Roman"/>
            <w:sz w:val="24"/>
            <w:szCs w:val="24"/>
          </w:rPr>
          <w:t>nsects were i</w:t>
        </w:r>
      </w:ins>
      <w:r w:rsidR="00877E9B" w:rsidRPr="00FD0C09">
        <w:rPr>
          <w:rFonts w:ascii="Times New Roman" w:hAnsi="Times New Roman" w:cs="Times New Roman"/>
          <w:sz w:val="24"/>
          <w:szCs w:val="24"/>
        </w:rPr>
        <w:t>dentifi</w:t>
      </w:r>
      <w:ins w:id="118" w:author="Krell, Rayda" w:date="2025-12-29T10:58:00Z" w16du:dateUtc="2025-12-29T15:58:00Z">
        <w:r w:rsidR="007C4CF5">
          <w:rPr>
            <w:rFonts w:ascii="Times New Roman" w:hAnsi="Times New Roman" w:cs="Times New Roman"/>
            <w:sz w:val="24"/>
            <w:szCs w:val="24"/>
          </w:rPr>
          <w:t>ed</w:t>
        </w:r>
      </w:ins>
      <w:del w:id="119" w:author="Krell, Rayda" w:date="2025-12-29T10:58:00Z" w16du:dateUtc="2025-12-29T15:58:00Z">
        <w:r w:rsidR="00877E9B" w:rsidRPr="00FD0C09" w:rsidDel="007C4CF5">
          <w:rPr>
            <w:rFonts w:ascii="Times New Roman" w:hAnsi="Times New Roman" w:cs="Times New Roman"/>
            <w:sz w:val="24"/>
            <w:szCs w:val="24"/>
          </w:rPr>
          <w:delText>cation</w:delText>
        </w:r>
      </w:del>
      <w:r w:rsidR="00877E9B" w:rsidRPr="00FD0C09">
        <w:rPr>
          <w:rFonts w:ascii="Times New Roman" w:hAnsi="Times New Roman" w:cs="Times New Roman"/>
          <w:sz w:val="24"/>
          <w:szCs w:val="24"/>
        </w:rPr>
        <w:t xml:space="preserve"> and sex</w:t>
      </w:r>
      <w:ins w:id="120" w:author="Krell, Rayda" w:date="2025-12-29T10:59:00Z" w16du:dateUtc="2025-12-29T15:59:00Z">
        <w:r w:rsidR="007C4CF5">
          <w:rPr>
            <w:rFonts w:ascii="Times New Roman" w:hAnsi="Times New Roman" w:cs="Times New Roman"/>
            <w:sz w:val="24"/>
            <w:szCs w:val="24"/>
          </w:rPr>
          <w:t>ed</w:t>
        </w:r>
      </w:ins>
      <w:del w:id="121" w:author="Krell, Rayda" w:date="2025-12-29T10:59:00Z" w16du:dateUtc="2025-12-29T15:59:00Z">
        <w:r w:rsidR="00877E9B" w:rsidRPr="00FD0C09" w:rsidDel="007C4CF5">
          <w:rPr>
            <w:rFonts w:ascii="Times New Roman" w:hAnsi="Times New Roman" w:cs="Times New Roman"/>
            <w:sz w:val="24"/>
            <w:szCs w:val="24"/>
          </w:rPr>
          <w:delText>ing</w:delText>
        </w:r>
      </w:del>
      <w:r w:rsidR="00877E9B" w:rsidRPr="00FD0C09">
        <w:rPr>
          <w:rFonts w:ascii="Times New Roman" w:hAnsi="Times New Roman" w:cs="Times New Roman"/>
          <w:sz w:val="24"/>
          <w:szCs w:val="24"/>
        </w:rPr>
        <w:t xml:space="preserve"> </w:t>
      </w:r>
      <w:del w:id="122" w:author="Krell, Rayda" w:date="2025-12-29T10:59:00Z" w16du:dateUtc="2025-12-29T15:59:00Z">
        <w:r w:rsidRPr="00FD0C09" w:rsidDel="007C4CF5">
          <w:rPr>
            <w:rFonts w:ascii="Times New Roman" w:hAnsi="Times New Roman" w:cs="Times New Roman"/>
            <w:sz w:val="24"/>
            <w:szCs w:val="24"/>
          </w:rPr>
          <w:delText xml:space="preserve">was </w:delText>
        </w:r>
        <w:r w:rsidR="00877E9B" w:rsidRPr="00FD0C09" w:rsidDel="007C4CF5">
          <w:rPr>
            <w:rFonts w:ascii="Times New Roman" w:hAnsi="Times New Roman" w:cs="Times New Roman"/>
            <w:sz w:val="24"/>
            <w:szCs w:val="24"/>
          </w:rPr>
          <w:delText xml:space="preserve">performed </w:delText>
        </w:r>
      </w:del>
      <w:r w:rsidR="00877E9B" w:rsidRPr="00FD0C09">
        <w:rPr>
          <w:rFonts w:ascii="Times New Roman" w:hAnsi="Times New Roman" w:cs="Times New Roman"/>
          <w:sz w:val="24"/>
          <w:szCs w:val="24"/>
        </w:rPr>
        <w:t>under a stereo microscope using morphological traits</w:t>
      </w:r>
      <w:r w:rsidR="002D3F51" w:rsidRPr="00FD0C09">
        <w:rPr>
          <w:rFonts w:ascii="Times New Roman" w:hAnsi="Times New Roman" w:cs="Times New Roman"/>
          <w:sz w:val="24"/>
          <w:szCs w:val="24"/>
        </w:rPr>
        <w:t xml:space="preserve"> of tapered, bullet</w:t>
      </w:r>
      <w:ins w:id="123" w:author="Krell, Rayda" w:date="2025-12-29T10:59:00Z" w16du:dateUtc="2025-12-29T15:59:00Z">
        <w:r w:rsidR="007C4CF5">
          <w:rPr>
            <w:rFonts w:ascii="Times New Roman" w:hAnsi="Times New Roman" w:cs="Times New Roman"/>
            <w:sz w:val="24"/>
            <w:szCs w:val="24"/>
          </w:rPr>
          <w:t>-</w:t>
        </w:r>
      </w:ins>
      <w:r w:rsidR="002D3F51" w:rsidRPr="00FD0C09">
        <w:rPr>
          <w:rFonts w:ascii="Times New Roman" w:hAnsi="Times New Roman" w:cs="Times New Roman"/>
          <w:sz w:val="24"/>
          <w:szCs w:val="24"/>
        </w:rPr>
        <w:t xml:space="preserve"> body shape measuring 3 to 4 mm, with a pale green to tan coloration</w:t>
      </w:r>
      <w:r w:rsidRPr="00FD0C09">
        <w:rPr>
          <w:rFonts w:ascii="Times New Roman" w:hAnsi="Times New Roman" w:cs="Times New Roman"/>
          <w:sz w:val="24"/>
          <w:szCs w:val="24"/>
        </w:rPr>
        <w:t>; h</w:t>
      </w:r>
      <w:r w:rsidR="00581467" w:rsidRPr="00FD0C09">
        <w:rPr>
          <w:rFonts w:ascii="Times New Roman" w:hAnsi="Times New Roman" w:cs="Times New Roman"/>
          <w:sz w:val="24"/>
          <w:szCs w:val="24"/>
        </w:rPr>
        <w:t xml:space="preserve">igh-definition images of </w:t>
      </w:r>
      <w:r w:rsidR="00581467" w:rsidRPr="00FD0C09">
        <w:rPr>
          <w:rFonts w:ascii="Times New Roman" w:hAnsi="Times New Roman" w:cs="Times New Roman"/>
          <w:sz w:val="24"/>
          <w:szCs w:val="24"/>
        </w:rPr>
        <w:lastRenderedPageBreak/>
        <w:t>the</w:t>
      </w:r>
      <w:r w:rsidR="00581467" w:rsidRPr="00FD0C09">
        <w:rPr>
          <w:rFonts w:ascii="Times New Roman" w:hAnsi="Times New Roman" w:cs="Times New Roman"/>
          <w:i/>
          <w:iCs/>
          <w:sz w:val="24"/>
          <w:szCs w:val="24"/>
        </w:rPr>
        <w:t xml:space="preserve"> N. tenellus </w:t>
      </w:r>
      <w:r w:rsidR="00581467" w:rsidRPr="00FD0C09">
        <w:rPr>
          <w:rFonts w:ascii="Times New Roman" w:hAnsi="Times New Roman" w:cs="Times New Roman"/>
          <w:sz w:val="24"/>
          <w:szCs w:val="24"/>
        </w:rPr>
        <w:t>adults used have been published</w:t>
      </w:r>
      <w:r w:rsidRPr="00FD0C09">
        <w:rPr>
          <w:rFonts w:ascii="Times New Roman" w:hAnsi="Times New Roman" w:cs="Times New Roman"/>
          <w:sz w:val="24"/>
          <w:szCs w:val="24"/>
        </w:rPr>
        <w:t xml:space="preserve"> and describe these phenotypic traits </w:t>
      </w:r>
      <w:r w:rsidR="00581467" w:rsidRPr="00FD0C09">
        <w:rPr>
          <w:rFonts w:ascii="Times New Roman" w:hAnsi="Times New Roman" w:cs="Times New Roman"/>
          <w:sz w:val="24"/>
          <w:szCs w:val="24"/>
        </w:rPr>
        <w:t>(Foutz et al. 2025)</w:t>
      </w:r>
      <w:ins w:id="124" w:author="Krell, Rayda" w:date="2025-12-29T10:59:00Z" w16du:dateUtc="2025-12-29T15:59:00Z">
        <w:r w:rsidR="007C4CF5">
          <w:rPr>
            <w:rFonts w:ascii="Times New Roman" w:hAnsi="Times New Roman" w:cs="Times New Roman"/>
            <w:sz w:val="24"/>
            <w:szCs w:val="24"/>
          </w:rPr>
          <w:t>.</w:t>
        </w:r>
      </w:ins>
      <w:r w:rsidR="00581467" w:rsidRPr="00FD0C09">
        <w:rPr>
          <w:rFonts w:ascii="Times New Roman" w:hAnsi="Times New Roman" w:cs="Times New Roman"/>
          <w:sz w:val="24"/>
          <w:szCs w:val="24"/>
        </w:rPr>
        <w:t xml:space="preserve"> </w:t>
      </w:r>
    </w:p>
    <w:p w14:paraId="443D2B2A" w14:textId="1ACD999B" w:rsidR="00AD5D69" w:rsidRPr="00FD0C09" w:rsidRDefault="00AD5D69" w:rsidP="00AD5D69">
      <w:pPr>
        <w:spacing w:after="0" w:line="480" w:lineRule="auto"/>
        <w:ind w:firstLine="450"/>
        <w:contextualSpacing/>
        <w:rPr>
          <w:rFonts w:ascii="Times New Roman" w:hAnsi="Times New Roman" w:cs="Times New Roman"/>
          <w:sz w:val="24"/>
          <w:szCs w:val="24"/>
        </w:rPr>
      </w:pPr>
      <w:r w:rsidRPr="00FD0C09">
        <w:rPr>
          <w:rFonts w:ascii="Times New Roman" w:hAnsi="Times New Roman" w:cs="Times New Roman"/>
          <w:sz w:val="24"/>
          <w:szCs w:val="24"/>
        </w:rPr>
        <w:t xml:space="preserve">Of the 1,765 adult </w:t>
      </w:r>
      <w:r w:rsidRPr="00FD0C09">
        <w:rPr>
          <w:rFonts w:ascii="Times New Roman" w:hAnsi="Times New Roman" w:cs="Times New Roman"/>
          <w:i/>
          <w:iCs/>
          <w:sz w:val="24"/>
          <w:szCs w:val="24"/>
        </w:rPr>
        <w:t>N. tenellus</w:t>
      </w:r>
      <w:r w:rsidRPr="00FD0C09">
        <w:rPr>
          <w:rFonts w:ascii="Times New Roman" w:hAnsi="Times New Roman" w:cs="Times New Roman"/>
          <w:sz w:val="24"/>
          <w:szCs w:val="24"/>
        </w:rPr>
        <w:t xml:space="preserve"> collected across the Columbia Basin from 2019 to 2021, we </w:t>
      </w:r>
      <w:r w:rsidR="004D40D3" w:rsidRPr="00FD0C09">
        <w:rPr>
          <w:rFonts w:ascii="Times New Roman" w:hAnsi="Times New Roman" w:cs="Times New Roman"/>
          <w:sz w:val="24"/>
          <w:szCs w:val="24"/>
        </w:rPr>
        <w:t>used</w:t>
      </w:r>
      <w:r w:rsidRPr="00FD0C09">
        <w:rPr>
          <w:rFonts w:ascii="Times New Roman" w:hAnsi="Times New Roman" w:cs="Times New Roman"/>
          <w:sz w:val="24"/>
          <w:szCs w:val="24"/>
        </w:rPr>
        <w:t xml:space="preserve"> 230</w:t>
      </w:r>
      <w:ins w:id="125" w:author="Krell, Rayda" w:date="2025-12-29T11:27:00Z" w16du:dateUtc="2025-12-29T16:27:00Z">
        <w:r w:rsidR="00441126">
          <w:rPr>
            <w:rFonts w:ascii="Times New Roman" w:hAnsi="Times New Roman" w:cs="Times New Roman"/>
            <w:sz w:val="24"/>
            <w:szCs w:val="24"/>
          </w:rPr>
          <w:t xml:space="preserve"> across all three years</w:t>
        </w:r>
      </w:ins>
      <w:r w:rsidRPr="00FD0C09">
        <w:rPr>
          <w:rFonts w:ascii="Times New Roman" w:hAnsi="Times New Roman" w:cs="Times New Roman"/>
          <w:sz w:val="24"/>
          <w:szCs w:val="24"/>
        </w:rPr>
        <w:t xml:space="preserve"> from</w:t>
      </w:r>
      <w:r w:rsidR="006B37A0"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potato fields for gut content analysis. Selection was guided by methodological constraints and year-specific research objectives. We tested ~100 primer pair combinations, all of which consistently amplified both positive and negative controls, but </w:t>
      </w:r>
      <w:del w:id="126" w:author="Krell, Rayda" w:date="2025-12-29T11:00:00Z" w16du:dateUtc="2025-12-29T16:00:00Z">
        <w:r w:rsidRPr="00FD0C09" w:rsidDel="007C4CF5">
          <w:rPr>
            <w:rFonts w:ascii="Times New Roman" w:hAnsi="Times New Roman" w:cs="Times New Roman"/>
            <w:sz w:val="24"/>
            <w:szCs w:val="24"/>
          </w:rPr>
          <w:delText>the portion of the number</w:delText>
        </w:r>
      </w:del>
      <w:ins w:id="127" w:author="Krell, Rayda" w:date="2025-12-29T11:00:00Z" w16du:dateUtc="2025-12-29T16:00:00Z">
        <w:r w:rsidR="007C4CF5">
          <w:rPr>
            <w:rFonts w:ascii="Times New Roman" w:hAnsi="Times New Roman" w:cs="Times New Roman"/>
            <w:sz w:val="24"/>
            <w:szCs w:val="24"/>
          </w:rPr>
          <w:t>the proportion</w:t>
        </w:r>
      </w:ins>
      <w:r w:rsidRPr="00FD0C09">
        <w:rPr>
          <w:rFonts w:ascii="Times New Roman" w:hAnsi="Times New Roman" w:cs="Times New Roman"/>
          <w:sz w:val="24"/>
          <w:szCs w:val="24"/>
        </w:rPr>
        <w:t xml:space="preserve"> of samples analyzed per year varied according to primer performance.</w:t>
      </w:r>
      <w:r w:rsidR="004D40D3" w:rsidRPr="00FD0C09">
        <w:rPr>
          <w:rFonts w:ascii="Times New Roman" w:hAnsi="Times New Roman" w:cs="Times New Roman"/>
          <w:sz w:val="24"/>
          <w:szCs w:val="24"/>
        </w:rPr>
        <w:t xml:space="preserve"> These samples were also tested to determine infection status, described in the Pathogen Identification section.</w:t>
      </w:r>
    </w:p>
    <w:p w14:paraId="623D8272" w14:textId="199A601B" w:rsidR="00AD5D69" w:rsidRPr="00FD0C09" w:rsidRDefault="00AD5D69" w:rsidP="00AD5D69">
      <w:pPr>
        <w:spacing w:after="0" w:line="480" w:lineRule="auto"/>
        <w:ind w:firstLine="450"/>
        <w:contextualSpacing/>
        <w:rPr>
          <w:rFonts w:ascii="Times New Roman" w:hAnsi="Times New Roman" w:cs="Times New Roman"/>
          <w:sz w:val="24"/>
          <w:szCs w:val="24"/>
        </w:rPr>
      </w:pPr>
      <w:r w:rsidRPr="00FD0C09">
        <w:rPr>
          <w:rFonts w:ascii="Times New Roman" w:hAnsi="Times New Roman" w:cs="Times New Roman"/>
          <w:sz w:val="24"/>
          <w:szCs w:val="24"/>
        </w:rPr>
        <w:t xml:space="preserve">In 2019, </w:t>
      </w:r>
      <w:del w:id="128" w:author="Krell, Rayda" w:date="2025-12-29T11:00:00Z" w16du:dateUtc="2025-12-29T16:00:00Z">
        <w:r w:rsidRPr="00FD0C09" w:rsidDel="00DA3A26">
          <w:rPr>
            <w:rFonts w:ascii="Times New Roman" w:hAnsi="Times New Roman" w:cs="Times New Roman"/>
            <w:sz w:val="24"/>
            <w:szCs w:val="24"/>
          </w:rPr>
          <w:delText xml:space="preserve">individuals </w:delText>
        </w:r>
      </w:del>
      <w:ins w:id="129" w:author="Krell, Rayda" w:date="2025-12-29T11:00:00Z" w16du:dateUtc="2025-12-29T16:00:00Z">
        <w:r w:rsidR="00DA3A26" w:rsidRPr="00DA3A26">
          <w:rPr>
            <w:rFonts w:ascii="Times New Roman" w:hAnsi="Times New Roman" w:cs="Times New Roman"/>
            <w:i/>
            <w:iCs/>
            <w:sz w:val="24"/>
            <w:szCs w:val="24"/>
            <w:rPrChange w:id="130" w:author="Krell, Rayda" w:date="2025-12-29T11:01:00Z" w16du:dateUtc="2025-12-29T16:01:00Z">
              <w:rPr>
                <w:rFonts w:ascii="Times New Roman" w:hAnsi="Times New Roman" w:cs="Times New Roman"/>
                <w:sz w:val="24"/>
                <w:szCs w:val="24"/>
              </w:rPr>
            </w:rPrChange>
          </w:rPr>
          <w:t>N. tenellus</w:t>
        </w:r>
      </w:ins>
      <w:ins w:id="131" w:author="Krell, Rayda" w:date="2025-12-29T11:01:00Z" w16du:dateUtc="2025-12-29T16:01:00Z">
        <w:r w:rsidR="00DA3A26">
          <w:rPr>
            <w:rFonts w:ascii="Times New Roman" w:hAnsi="Times New Roman" w:cs="Times New Roman"/>
            <w:sz w:val="24"/>
            <w:szCs w:val="24"/>
          </w:rPr>
          <w:t xml:space="preserve"> </w:t>
        </w:r>
      </w:ins>
      <w:r w:rsidRPr="00FD0C09">
        <w:rPr>
          <w:rFonts w:ascii="Times New Roman" w:hAnsi="Times New Roman" w:cs="Times New Roman"/>
          <w:sz w:val="24"/>
          <w:szCs w:val="24"/>
        </w:rPr>
        <w:t>were selected</w:t>
      </w:r>
      <w:ins w:id="132" w:author="Krell, Rayda" w:date="2025-12-29T11:01:00Z" w16du:dateUtc="2025-12-29T16:01:00Z">
        <w:r w:rsidR="00DA3A26">
          <w:rPr>
            <w:rFonts w:ascii="Times New Roman" w:hAnsi="Times New Roman" w:cs="Times New Roman"/>
            <w:sz w:val="24"/>
            <w:szCs w:val="24"/>
          </w:rPr>
          <w:t xml:space="preserve"> for testing</w:t>
        </w:r>
      </w:ins>
      <w:r w:rsidRPr="00FD0C09">
        <w:rPr>
          <w:rFonts w:ascii="Times New Roman" w:hAnsi="Times New Roman" w:cs="Times New Roman"/>
          <w:sz w:val="24"/>
          <w:szCs w:val="24"/>
        </w:rPr>
        <w:t xml:space="preserve"> based on the plant species </w:t>
      </w:r>
      <w:del w:id="133" w:author="Krell, Rayda" w:date="2025-12-29T11:01:00Z" w16du:dateUtc="2025-12-29T16:01:00Z">
        <w:r w:rsidR="00FD7695" w:rsidRPr="00FD0C09" w:rsidDel="00DA3A26">
          <w:rPr>
            <w:rFonts w:ascii="Times New Roman" w:hAnsi="Times New Roman" w:cs="Times New Roman"/>
            <w:sz w:val="24"/>
            <w:szCs w:val="24"/>
          </w:rPr>
          <w:delText>o</w:delText>
        </w:r>
        <w:r w:rsidR="004D40D3" w:rsidRPr="00FD0C09" w:rsidDel="00DA3A26">
          <w:rPr>
            <w:rFonts w:ascii="Times New Roman" w:hAnsi="Times New Roman" w:cs="Times New Roman"/>
            <w:sz w:val="24"/>
            <w:szCs w:val="24"/>
          </w:rPr>
          <w:delText>f</w:delText>
        </w:r>
        <w:r w:rsidR="00FD7695" w:rsidRPr="00FD0C09" w:rsidDel="00DA3A26">
          <w:rPr>
            <w:rFonts w:ascii="Times New Roman" w:hAnsi="Times New Roman" w:cs="Times New Roman"/>
            <w:sz w:val="24"/>
            <w:szCs w:val="24"/>
          </w:rPr>
          <w:delText xml:space="preserve"> </w:delText>
        </w:r>
      </w:del>
      <w:ins w:id="134" w:author="Krell, Rayda" w:date="2025-12-29T11:01:00Z" w16du:dateUtc="2025-12-29T16:01:00Z">
        <w:r w:rsidR="00DA3A26">
          <w:rPr>
            <w:rFonts w:ascii="Times New Roman" w:hAnsi="Times New Roman" w:cs="Times New Roman"/>
            <w:sz w:val="24"/>
            <w:szCs w:val="24"/>
          </w:rPr>
          <w:t xml:space="preserve">on which they were </w:t>
        </w:r>
      </w:ins>
      <w:r w:rsidR="00FD7695" w:rsidRPr="00FD0C09">
        <w:rPr>
          <w:rFonts w:ascii="Times New Roman" w:hAnsi="Times New Roman" w:cs="Times New Roman"/>
          <w:sz w:val="24"/>
          <w:szCs w:val="24"/>
        </w:rPr>
        <w:t>collect</w:t>
      </w:r>
      <w:ins w:id="135" w:author="Krell, Rayda" w:date="2025-12-29T11:01:00Z" w16du:dateUtc="2025-12-29T16:01:00Z">
        <w:r w:rsidR="00DA3A26">
          <w:rPr>
            <w:rFonts w:ascii="Times New Roman" w:hAnsi="Times New Roman" w:cs="Times New Roman"/>
            <w:sz w:val="24"/>
            <w:szCs w:val="24"/>
          </w:rPr>
          <w:t>ed</w:t>
        </w:r>
      </w:ins>
      <w:del w:id="136" w:author="Krell, Rayda" w:date="2025-12-29T11:01:00Z" w16du:dateUtc="2025-12-29T16:01:00Z">
        <w:r w:rsidR="00FD7695" w:rsidRPr="00FD0C09" w:rsidDel="00DA3A26">
          <w:rPr>
            <w:rFonts w:ascii="Times New Roman" w:hAnsi="Times New Roman" w:cs="Times New Roman"/>
            <w:sz w:val="24"/>
            <w:szCs w:val="24"/>
          </w:rPr>
          <w:delText>ion</w:delText>
        </w:r>
      </w:del>
      <w:r w:rsidR="00FD7695" w:rsidRPr="00FD0C09">
        <w:rPr>
          <w:rFonts w:ascii="Times New Roman" w:hAnsi="Times New Roman" w:cs="Times New Roman"/>
          <w:sz w:val="24"/>
          <w:szCs w:val="24"/>
        </w:rPr>
        <w:t xml:space="preserve"> to </w:t>
      </w:r>
      <w:r w:rsidR="00932AC5" w:rsidRPr="00FD0C09">
        <w:rPr>
          <w:rFonts w:ascii="Times New Roman" w:hAnsi="Times New Roman" w:cs="Times New Roman"/>
          <w:sz w:val="24"/>
          <w:szCs w:val="24"/>
        </w:rPr>
        <w:t>confirm t</w:t>
      </w:r>
      <w:r w:rsidR="004D40D3" w:rsidRPr="00FD0C09">
        <w:rPr>
          <w:rFonts w:ascii="Times New Roman" w:hAnsi="Times New Roman" w:cs="Times New Roman"/>
          <w:sz w:val="24"/>
          <w:szCs w:val="24"/>
        </w:rPr>
        <w:t>he</w:t>
      </w:r>
      <w:r w:rsidR="00932AC5" w:rsidRPr="00FD0C09">
        <w:rPr>
          <w:rFonts w:ascii="Times New Roman" w:hAnsi="Times New Roman" w:cs="Times New Roman"/>
          <w:sz w:val="24"/>
          <w:szCs w:val="24"/>
        </w:rPr>
        <w:t xml:space="preserve"> plant was being fed upon and </w:t>
      </w:r>
      <w:r w:rsidRPr="00FD0C09">
        <w:rPr>
          <w:rFonts w:ascii="Times New Roman" w:hAnsi="Times New Roman" w:cs="Times New Roman"/>
          <w:sz w:val="24"/>
          <w:szCs w:val="24"/>
        </w:rPr>
        <w:t>identify plants associated with pathogen</w:t>
      </w:r>
      <w:r w:rsidR="004D40D3" w:rsidRPr="00FD0C09">
        <w:rPr>
          <w:rFonts w:ascii="Times New Roman" w:hAnsi="Times New Roman" w:cs="Times New Roman"/>
          <w:sz w:val="24"/>
          <w:szCs w:val="24"/>
        </w:rPr>
        <w:t>s</w:t>
      </w:r>
      <w:r w:rsidRPr="00FD0C09">
        <w:rPr>
          <w:rFonts w:ascii="Times New Roman" w:hAnsi="Times New Roman" w:cs="Times New Roman"/>
          <w:sz w:val="24"/>
          <w:szCs w:val="24"/>
        </w:rPr>
        <w:t xml:space="preserve">. A total of 64 </w:t>
      </w:r>
      <w:r w:rsidRPr="00FD0C09">
        <w:rPr>
          <w:rFonts w:ascii="Times New Roman" w:hAnsi="Times New Roman" w:cs="Times New Roman"/>
          <w:i/>
          <w:iCs/>
          <w:sz w:val="24"/>
          <w:szCs w:val="24"/>
        </w:rPr>
        <w:t>N. tenellus</w:t>
      </w:r>
      <w:r w:rsidRPr="00FD0C09">
        <w:rPr>
          <w:rFonts w:ascii="Times New Roman" w:hAnsi="Times New Roman" w:cs="Times New Roman"/>
          <w:sz w:val="24"/>
          <w:szCs w:val="24"/>
        </w:rPr>
        <w:t xml:space="preserve"> were subsampled from kochia, potato, Russian thistle, pigweed, and mustards. However, low pathogen incidence for CPt and BCTV limited our ability to identify reservoir</w:t>
      </w:r>
      <w:ins w:id="137" w:author="Krell, Rayda" w:date="2025-12-29T11:02:00Z" w16du:dateUtc="2025-12-29T16:02:00Z">
        <w:r w:rsidR="00DB27AE">
          <w:rPr>
            <w:rFonts w:ascii="Times New Roman" w:hAnsi="Times New Roman" w:cs="Times New Roman"/>
            <w:sz w:val="24"/>
            <w:szCs w:val="24"/>
          </w:rPr>
          <w:t xml:space="preserve"> hosts</w:t>
        </w:r>
      </w:ins>
      <w:del w:id="138" w:author="Krell, Rayda" w:date="2025-12-29T11:02:00Z" w16du:dateUtc="2025-12-29T16:02:00Z">
        <w:r w:rsidRPr="00FD0C09" w:rsidDel="00DB27AE">
          <w:rPr>
            <w:rFonts w:ascii="Times New Roman" w:hAnsi="Times New Roman" w:cs="Times New Roman"/>
            <w:sz w:val="24"/>
            <w:szCs w:val="24"/>
          </w:rPr>
          <w:delText>s</w:delText>
        </w:r>
      </w:del>
      <w:r w:rsidRPr="00FD0C09">
        <w:rPr>
          <w:rFonts w:ascii="Times New Roman" w:hAnsi="Times New Roman" w:cs="Times New Roman"/>
          <w:sz w:val="24"/>
          <w:szCs w:val="24"/>
        </w:rPr>
        <w:t>.</w:t>
      </w:r>
      <w:r w:rsidR="00467918" w:rsidRPr="00FD0C09">
        <w:rPr>
          <w:rFonts w:ascii="Times New Roman" w:hAnsi="Times New Roman" w:cs="Times New Roman"/>
          <w:sz w:val="24"/>
          <w:szCs w:val="24"/>
        </w:rPr>
        <w:t xml:space="preserve"> </w:t>
      </w:r>
      <w:r w:rsidRPr="00FD0C09">
        <w:rPr>
          <w:rFonts w:ascii="Times New Roman" w:hAnsi="Times New Roman" w:cs="Times New Roman"/>
          <w:sz w:val="24"/>
          <w:szCs w:val="24"/>
        </w:rPr>
        <w:t>To overcome this constraint, the 2020 subsample was selected based on pathogen infection status rather than host. A total of 9</w:t>
      </w:r>
      <w:r w:rsidR="006B37A0" w:rsidRPr="00FD0C09">
        <w:rPr>
          <w:rFonts w:ascii="Times New Roman" w:hAnsi="Times New Roman" w:cs="Times New Roman"/>
          <w:sz w:val="24"/>
          <w:szCs w:val="24"/>
        </w:rPr>
        <w:t>3</w:t>
      </w:r>
      <w:r w:rsidRPr="00FD0C09">
        <w:rPr>
          <w:rFonts w:ascii="Times New Roman" w:hAnsi="Times New Roman" w:cs="Times New Roman"/>
          <w:sz w:val="24"/>
          <w:szCs w:val="24"/>
        </w:rPr>
        <w:t xml:space="preserve"> individuals were analyzed, including 24 infected with BCTV, 2</w:t>
      </w:r>
      <w:r w:rsidR="006B37A0" w:rsidRPr="00FD0C09">
        <w:rPr>
          <w:rFonts w:ascii="Times New Roman" w:hAnsi="Times New Roman" w:cs="Times New Roman"/>
          <w:sz w:val="24"/>
          <w:szCs w:val="24"/>
        </w:rPr>
        <w:t>3</w:t>
      </w:r>
      <w:r w:rsidRPr="00FD0C09">
        <w:rPr>
          <w:rFonts w:ascii="Times New Roman" w:hAnsi="Times New Roman" w:cs="Times New Roman"/>
          <w:sz w:val="24"/>
          <w:szCs w:val="24"/>
        </w:rPr>
        <w:t xml:space="preserve"> with CPt, 23 co-infected with both pathogens, and 2</w:t>
      </w:r>
      <w:r w:rsidR="006B37A0" w:rsidRPr="00FD0C09">
        <w:rPr>
          <w:rFonts w:ascii="Times New Roman" w:hAnsi="Times New Roman" w:cs="Times New Roman"/>
          <w:sz w:val="24"/>
          <w:szCs w:val="24"/>
        </w:rPr>
        <w:t>3</w:t>
      </w:r>
      <w:r w:rsidRPr="00FD0C09">
        <w:rPr>
          <w:rFonts w:ascii="Times New Roman" w:hAnsi="Times New Roman" w:cs="Times New Roman"/>
          <w:sz w:val="24"/>
          <w:szCs w:val="24"/>
        </w:rPr>
        <w:t xml:space="preserve"> non-infected individuals. This allowed investigation of associations between infection status and host use.</w:t>
      </w:r>
      <w:r w:rsidR="004D40D3"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Finally, 2021 sampling focused on addressing a key epidemiological hypothesis: that the first spring generation of migrating </w:t>
      </w:r>
      <w:r w:rsidRPr="00FD0C09">
        <w:rPr>
          <w:rFonts w:ascii="Times New Roman" w:hAnsi="Times New Roman" w:cs="Times New Roman"/>
          <w:i/>
          <w:iCs/>
          <w:sz w:val="24"/>
          <w:szCs w:val="24"/>
        </w:rPr>
        <w:t>N. tenellus</w:t>
      </w:r>
      <w:r w:rsidRPr="00FD0C09">
        <w:rPr>
          <w:rFonts w:ascii="Times New Roman" w:hAnsi="Times New Roman" w:cs="Times New Roman"/>
          <w:sz w:val="24"/>
          <w:szCs w:val="24"/>
        </w:rPr>
        <w:t xml:space="preserve"> poses the greatest risk of introducing pathogens into crops. To </w:t>
      </w:r>
      <w:del w:id="139" w:author="Krell, Rayda" w:date="2025-12-29T11:11:00Z" w16du:dateUtc="2025-12-29T16:11:00Z">
        <w:r w:rsidRPr="00FD0C09" w:rsidDel="00D95D4D">
          <w:rPr>
            <w:rFonts w:ascii="Times New Roman" w:hAnsi="Times New Roman" w:cs="Times New Roman"/>
            <w:sz w:val="24"/>
            <w:szCs w:val="24"/>
          </w:rPr>
          <w:delText xml:space="preserve">evaluate </w:delText>
        </w:r>
      </w:del>
      <w:ins w:id="140" w:author="Krell, Rayda" w:date="2025-12-29T11:11:00Z" w16du:dateUtc="2025-12-29T16:11:00Z">
        <w:r w:rsidR="00D95D4D" w:rsidRPr="00FD0C09">
          <w:rPr>
            <w:rFonts w:ascii="Times New Roman" w:hAnsi="Times New Roman" w:cs="Times New Roman"/>
            <w:sz w:val="24"/>
            <w:szCs w:val="24"/>
          </w:rPr>
          <w:t>e</w:t>
        </w:r>
        <w:r w:rsidR="00D95D4D">
          <w:rPr>
            <w:rFonts w:ascii="Times New Roman" w:hAnsi="Times New Roman" w:cs="Times New Roman"/>
            <w:sz w:val="24"/>
            <w:szCs w:val="24"/>
          </w:rPr>
          <w:t>xplore</w:t>
        </w:r>
        <w:r w:rsidR="00D95D4D" w:rsidRPr="00FD0C09">
          <w:rPr>
            <w:rFonts w:ascii="Times New Roman" w:hAnsi="Times New Roman" w:cs="Times New Roman"/>
            <w:sz w:val="24"/>
            <w:szCs w:val="24"/>
          </w:rPr>
          <w:t xml:space="preserve"> </w:t>
        </w:r>
      </w:ins>
      <w:r w:rsidRPr="00FD0C09">
        <w:rPr>
          <w:rFonts w:ascii="Times New Roman" w:hAnsi="Times New Roman" w:cs="Times New Roman"/>
          <w:sz w:val="24"/>
          <w:szCs w:val="24"/>
        </w:rPr>
        <w:t>this</w:t>
      </w:r>
      <w:ins w:id="141" w:author="Krell, Rayda" w:date="2025-12-29T11:03:00Z" w16du:dateUtc="2025-12-29T16:03:00Z">
        <w:r w:rsidR="00DB27AE">
          <w:rPr>
            <w:rFonts w:ascii="Times New Roman" w:hAnsi="Times New Roman" w:cs="Times New Roman"/>
            <w:sz w:val="24"/>
            <w:szCs w:val="24"/>
          </w:rPr>
          <w:t xml:space="preserve"> hypothesis</w:t>
        </w:r>
      </w:ins>
      <w:r w:rsidRPr="00FD0C09">
        <w:rPr>
          <w:rFonts w:ascii="Times New Roman" w:hAnsi="Times New Roman" w:cs="Times New Roman"/>
          <w:sz w:val="24"/>
          <w:szCs w:val="24"/>
        </w:rPr>
        <w:t xml:space="preserve">, we selected 73 individuals collected during spring and early summer to characterize </w:t>
      </w:r>
      <w:r w:rsidR="00932AC5" w:rsidRPr="00FD0C09">
        <w:rPr>
          <w:rFonts w:ascii="Times New Roman" w:hAnsi="Times New Roman" w:cs="Times New Roman"/>
          <w:sz w:val="24"/>
          <w:szCs w:val="24"/>
        </w:rPr>
        <w:t>plant feeding</w:t>
      </w:r>
      <w:r w:rsidRPr="00FD0C09">
        <w:rPr>
          <w:rFonts w:ascii="Times New Roman" w:hAnsi="Times New Roman" w:cs="Times New Roman"/>
          <w:sz w:val="24"/>
          <w:szCs w:val="24"/>
        </w:rPr>
        <w:t xml:space="preserve"> use during the critical migration window.</w:t>
      </w:r>
      <w:r w:rsidR="004D40D3" w:rsidRPr="00FD0C09">
        <w:rPr>
          <w:rFonts w:ascii="Times New Roman" w:hAnsi="Times New Roman" w:cs="Times New Roman"/>
          <w:sz w:val="24"/>
          <w:szCs w:val="24"/>
        </w:rPr>
        <w:t xml:space="preserve"> T</w:t>
      </w:r>
      <w:r w:rsidRPr="00FD0C09">
        <w:rPr>
          <w:rFonts w:ascii="Times New Roman" w:hAnsi="Times New Roman" w:cs="Times New Roman"/>
          <w:sz w:val="24"/>
          <w:szCs w:val="24"/>
        </w:rPr>
        <w:t xml:space="preserve">his tiered sampling strategy ensured that individuals were selected </w:t>
      </w:r>
      <w:del w:id="142" w:author="Krell, Rayda" w:date="2025-12-29T11:03:00Z" w16du:dateUtc="2025-12-29T16:03:00Z">
        <w:r w:rsidRPr="00FD0C09" w:rsidDel="00385C1F">
          <w:rPr>
            <w:rFonts w:ascii="Times New Roman" w:hAnsi="Times New Roman" w:cs="Times New Roman"/>
            <w:sz w:val="24"/>
            <w:szCs w:val="24"/>
          </w:rPr>
          <w:delText xml:space="preserve">in a way </w:delText>
        </w:r>
      </w:del>
      <w:r w:rsidRPr="00FD0C09">
        <w:rPr>
          <w:rFonts w:ascii="Times New Roman" w:hAnsi="Times New Roman" w:cs="Times New Roman"/>
          <w:sz w:val="24"/>
          <w:szCs w:val="24"/>
        </w:rPr>
        <w:lastRenderedPageBreak/>
        <w:t>t</w:t>
      </w:r>
      <w:r w:rsidR="004D40D3" w:rsidRPr="00FD0C09">
        <w:rPr>
          <w:rFonts w:ascii="Times New Roman" w:hAnsi="Times New Roman" w:cs="Times New Roman"/>
          <w:sz w:val="24"/>
          <w:szCs w:val="24"/>
        </w:rPr>
        <w:t xml:space="preserve">o address </w:t>
      </w:r>
      <w:r w:rsidRPr="00FD0C09">
        <w:rPr>
          <w:rFonts w:ascii="Times New Roman" w:hAnsi="Times New Roman" w:cs="Times New Roman"/>
          <w:sz w:val="24"/>
          <w:szCs w:val="24"/>
        </w:rPr>
        <w:t>the technical limitations of primer performance and the biological questions relevant to pathogen acquisition, overwintering ecology, and early-season transmission risk.</w:t>
      </w:r>
    </w:p>
    <w:p w14:paraId="08FC0A8E" w14:textId="77777777" w:rsidR="008C7443" w:rsidRPr="00FD0C09" w:rsidRDefault="008C7443" w:rsidP="002A22D6">
      <w:pPr>
        <w:spacing w:after="0" w:line="480" w:lineRule="auto"/>
        <w:contextualSpacing/>
        <w:rPr>
          <w:rFonts w:ascii="Times New Roman" w:hAnsi="Times New Roman" w:cs="Times New Roman"/>
          <w:sz w:val="24"/>
          <w:szCs w:val="24"/>
        </w:rPr>
      </w:pPr>
    </w:p>
    <w:p w14:paraId="6820F4E4" w14:textId="05744875" w:rsidR="00581467" w:rsidRPr="00FD0C09" w:rsidRDefault="00F05942" w:rsidP="002A22D6">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DNA Extraction</w:t>
      </w:r>
    </w:p>
    <w:p w14:paraId="3725865F" w14:textId="045170F5" w:rsidR="000C3261" w:rsidRPr="00FD0C09" w:rsidRDefault="000C7993" w:rsidP="002A22D6">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A</w:t>
      </w:r>
      <w:r w:rsidR="002D053D" w:rsidRPr="00FD0C09">
        <w:rPr>
          <w:rFonts w:ascii="Times New Roman" w:hAnsi="Times New Roman" w:cs="Times New Roman"/>
          <w:sz w:val="24"/>
          <w:szCs w:val="24"/>
        </w:rPr>
        <w:t xml:space="preserve">dult </w:t>
      </w:r>
      <w:r w:rsidR="002D053D" w:rsidRPr="00FD0C09">
        <w:rPr>
          <w:rFonts w:ascii="Times New Roman" w:hAnsi="Times New Roman" w:cs="Times New Roman"/>
          <w:i/>
          <w:iCs/>
          <w:sz w:val="24"/>
          <w:szCs w:val="24"/>
        </w:rPr>
        <w:t>N. tenellus</w:t>
      </w:r>
      <w:r w:rsidR="002D053D" w:rsidRPr="00FD0C09">
        <w:rPr>
          <w:rFonts w:ascii="Times New Roman" w:hAnsi="Times New Roman" w:cs="Times New Roman"/>
          <w:sz w:val="24"/>
          <w:szCs w:val="24"/>
        </w:rPr>
        <w:t xml:space="preserve"> were surface sterilized by immersing them individually in 70% ethanol for 5 sec, sterile deionized water for 5 sec, followed by a 60-sec treatment in 1% bleach, and two final 5</w:t>
      </w:r>
      <w:r w:rsidRPr="00FD0C09">
        <w:rPr>
          <w:rFonts w:ascii="Times New Roman" w:hAnsi="Times New Roman" w:cs="Times New Roman"/>
          <w:sz w:val="24"/>
          <w:szCs w:val="24"/>
        </w:rPr>
        <w:t xml:space="preserve"> </w:t>
      </w:r>
      <w:r w:rsidR="002D053D" w:rsidRPr="00FD0C09">
        <w:rPr>
          <w:rFonts w:ascii="Times New Roman" w:hAnsi="Times New Roman" w:cs="Times New Roman"/>
          <w:sz w:val="24"/>
          <w:szCs w:val="24"/>
        </w:rPr>
        <w:t xml:space="preserve">sec rinses in sterile deionized water. Specimens were then air-dried on </w:t>
      </w:r>
      <w:proofErr w:type="spellStart"/>
      <w:r w:rsidR="002D053D" w:rsidRPr="00FD0C09">
        <w:rPr>
          <w:rFonts w:ascii="Times New Roman" w:hAnsi="Times New Roman" w:cs="Times New Roman"/>
          <w:sz w:val="24"/>
          <w:szCs w:val="24"/>
        </w:rPr>
        <w:t>Kimtech</w:t>
      </w:r>
      <w:proofErr w:type="spellEnd"/>
      <w:r w:rsidR="002D053D" w:rsidRPr="00FD0C09">
        <w:rPr>
          <w:rFonts w:ascii="Times New Roman" w:hAnsi="Times New Roman" w:cs="Times New Roman"/>
          <w:sz w:val="24"/>
          <w:szCs w:val="24"/>
        </w:rPr>
        <w:t xml:space="preserve"> Science™ Kimwipes™ placed within a sterile petri dish. Total DNA was extracted using the </w:t>
      </w:r>
      <w:proofErr w:type="spellStart"/>
      <w:r w:rsidR="002D053D" w:rsidRPr="00FD0C09">
        <w:rPr>
          <w:rFonts w:ascii="Times New Roman" w:hAnsi="Times New Roman" w:cs="Times New Roman"/>
          <w:sz w:val="24"/>
          <w:szCs w:val="24"/>
        </w:rPr>
        <w:t>DNeasy</w:t>
      </w:r>
      <w:proofErr w:type="spellEnd"/>
      <w:r w:rsidR="002D053D" w:rsidRPr="00FD0C09">
        <w:rPr>
          <w:rFonts w:ascii="Times New Roman" w:hAnsi="Times New Roman" w:cs="Times New Roman"/>
          <w:sz w:val="24"/>
          <w:szCs w:val="24"/>
        </w:rPr>
        <w:t xml:space="preserve"> Blood and Tissue Kit (Qiagen, Hilden, Germany) following the manufacturer’s protocol. All extraction procedures were carried out in a UV-sterilized biosafety cabinet. </w:t>
      </w:r>
      <w:r w:rsidR="003867FD" w:rsidRPr="00FD0C09">
        <w:rPr>
          <w:rFonts w:ascii="Times New Roman" w:hAnsi="Times New Roman" w:cs="Times New Roman"/>
          <w:sz w:val="24"/>
          <w:szCs w:val="24"/>
        </w:rPr>
        <w:t xml:space="preserve">Extractions and subsequent testing included </w:t>
      </w:r>
      <w:proofErr w:type="gramStart"/>
      <w:r w:rsidR="003867FD" w:rsidRPr="00FD0C09">
        <w:rPr>
          <w:rFonts w:ascii="Times New Roman" w:hAnsi="Times New Roman" w:cs="Times New Roman"/>
          <w:sz w:val="24"/>
          <w:szCs w:val="24"/>
        </w:rPr>
        <w:t>no</w:t>
      </w:r>
      <w:proofErr w:type="gramEnd"/>
      <w:r w:rsidR="003867FD" w:rsidRPr="00FD0C09">
        <w:rPr>
          <w:rFonts w:ascii="Times New Roman" w:hAnsi="Times New Roman" w:cs="Times New Roman"/>
          <w:sz w:val="24"/>
          <w:szCs w:val="24"/>
        </w:rPr>
        <w:t xml:space="preserve">-template controls using PCR-grade water to ensure that contamination had not occurred in any reagents. </w:t>
      </w:r>
      <w:r w:rsidR="002D053D" w:rsidRPr="00FD0C09">
        <w:rPr>
          <w:rFonts w:ascii="Times New Roman" w:hAnsi="Times New Roman" w:cs="Times New Roman"/>
          <w:sz w:val="24"/>
          <w:szCs w:val="24"/>
        </w:rPr>
        <w:t>To assess DNA quality and concentration, samples w</w:t>
      </w:r>
      <w:r w:rsidR="006D63F0" w:rsidRPr="00FD0C09">
        <w:rPr>
          <w:rFonts w:ascii="Times New Roman" w:hAnsi="Times New Roman" w:cs="Times New Roman"/>
          <w:sz w:val="24"/>
          <w:szCs w:val="24"/>
        </w:rPr>
        <w:t>ere</w:t>
      </w:r>
      <w:r w:rsidR="002D053D" w:rsidRPr="00FD0C09">
        <w:rPr>
          <w:rFonts w:ascii="Times New Roman" w:hAnsi="Times New Roman" w:cs="Times New Roman"/>
          <w:sz w:val="24"/>
          <w:szCs w:val="24"/>
        </w:rPr>
        <w:t xml:space="preserve"> evaluated using a Nanodrop spectrophotometer (</w:t>
      </w:r>
      <w:proofErr w:type="spellStart"/>
      <w:r w:rsidR="002D053D" w:rsidRPr="00FD0C09">
        <w:rPr>
          <w:rFonts w:ascii="Times New Roman" w:hAnsi="Times New Roman" w:cs="Times New Roman"/>
          <w:sz w:val="24"/>
          <w:szCs w:val="24"/>
        </w:rPr>
        <w:t>ThermoFisher</w:t>
      </w:r>
      <w:proofErr w:type="spellEnd"/>
      <w:r w:rsidR="002D053D" w:rsidRPr="00FD0C09">
        <w:rPr>
          <w:rFonts w:ascii="Times New Roman" w:hAnsi="Times New Roman" w:cs="Times New Roman"/>
          <w:sz w:val="24"/>
          <w:szCs w:val="24"/>
        </w:rPr>
        <w:t xml:space="preserve"> Scientific, Waltham, MA). All extracted DNA samples were stored at -20 °C until further molecular procedures.</w:t>
      </w:r>
    </w:p>
    <w:p w14:paraId="5DD74059" w14:textId="77777777" w:rsidR="002D053D" w:rsidRPr="00FD0C09" w:rsidRDefault="002D053D" w:rsidP="002A22D6">
      <w:pPr>
        <w:spacing w:after="0" w:line="480" w:lineRule="auto"/>
        <w:contextualSpacing/>
        <w:rPr>
          <w:rFonts w:ascii="Times New Roman" w:hAnsi="Times New Roman" w:cs="Times New Roman"/>
          <w:sz w:val="24"/>
          <w:szCs w:val="24"/>
        </w:rPr>
      </w:pPr>
    </w:p>
    <w:p w14:paraId="48E6F33D" w14:textId="470275CA" w:rsidR="000C3261" w:rsidRPr="00FD0C09" w:rsidRDefault="000C3261" w:rsidP="002A22D6">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Pathogen Identification</w:t>
      </w:r>
    </w:p>
    <w:p w14:paraId="1382F8EF" w14:textId="20D73BB3" w:rsidR="000C3261" w:rsidRPr="00FD0C09" w:rsidRDefault="000C3261" w:rsidP="002D053D">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 xml:space="preserve">Testing for </w:t>
      </w:r>
      <w:r w:rsidR="008F2284" w:rsidRPr="00FD0C09">
        <w:rPr>
          <w:rFonts w:ascii="Times New Roman" w:hAnsi="Times New Roman" w:cs="Times New Roman"/>
          <w:sz w:val="24"/>
          <w:szCs w:val="24"/>
        </w:rPr>
        <w:t xml:space="preserve">the presence of </w:t>
      </w:r>
      <w:r w:rsidR="002D053D" w:rsidRPr="00FD0C09">
        <w:rPr>
          <w:rFonts w:ascii="Times New Roman" w:hAnsi="Times New Roman" w:cs="Times New Roman"/>
          <w:sz w:val="24"/>
          <w:szCs w:val="24"/>
        </w:rPr>
        <w:t xml:space="preserve">CPt </w:t>
      </w:r>
      <w:r w:rsidRPr="00FD0C09">
        <w:rPr>
          <w:rFonts w:ascii="Times New Roman" w:hAnsi="Times New Roman" w:cs="Times New Roman"/>
          <w:sz w:val="24"/>
          <w:szCs w:val="24"/>
        </w:rPr>
        <w:t xml:space="preserve">in insects was done using real-time PCR on a </w:t>
      </w:r>
      <w:proofErr w:type="spellStart"/>
      <w:r w:rsidRPr="00FD0C09">
        <w:rPr>
          <w:rFonts w:ascii="Times New Roman" w:hAnsi="Times New Roman" w:cs="Times New Roman"/>
          <w:sz w:val="24"/>
          <w:szCs w:val="24"/>
        </w:rPr>
        <w:t>Lightcycler</w:t>
      </w:r>
      <w:proofErr w:type="spellEnd"/>
      <w:r w:rsidRPr="00FD0C09">
        <w:rPr>
          <w:rFonts w:ascii="Times New Roman" w:hAnsi="Times New Roman" w:cs="Times New Roman"/>
          <w:sz w:val="24"/>
          <w:szCs w:val="24"/>
        </w:rPr>
        <w:t xml:space="preserve"> 480 (Roche, Basel, Switzerland) with these conditions: a 5 min hold at 95</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20 cycles of 95</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for 10 sec, 65</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for 10 sec, and 72</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for 10 sec, then 20 cycles of 95</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for 10 sec, 55</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°C for 10 sec, and 72</w:t>
      </w:r>
      <w:r w:rsidR="00C62D3B"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°C for 10 sec, a melting curve to assess primer specificity, and a cooling cycle. Each 20 </w:t>
      </w:r>
      <w:proofErr w:type="spellStart"/>
      <w:r w:rsidRPr="00FD0C09">
        <w:rPr>
          <w:rFonts w:ascii="Times New Roman" w:hAnsi="Times New Roman" w:cs="Times New Roman"/>
          <w:sz w:val="24"/>
          <w:szCs w:val="24"/>
        </w:rPr>
        <w:t>μL</w:t>
      </w:r>
      <w:proofErr w:type="spellEnd"/>
      <w:r w:rsidRPr="00FD0C09">
        <w:rPr>
          <w:rFonts w:ascii="Times New Roman" w:hAnsi="Times New Roman" w:cs="Times New Roman"/>
          <w:sz w:val="24"/>
          <w:szCs w:val="24"/>
        </w:rPr>
        <w:t xml:space="preserve"> reaction contained 10 </w:t>
      </w:r>
      <w:proofErr w:type="spellStart"/>
      <w:r w:rsidRPr="00FD0C09">
        <w:rPr>
          <w:rFonts w:ascii="Times New Roman" w:hAnsi="Times New Roman" w:cs="Times New Roman"/>
          <w:sz w:val="24"/>
          <w:szCs w:val="24"/>
        </w:rPr>
        <w:t>μL</w:t>
      </w:r>
      <w:proofErr w:type="spellEnd"/>
      <w:r w:rsidRPr="00FD0C09">
        <w:rPr>
          <w:rFonts w:ascii="Times New Roman" w:hAnsi="Times New Roman" w:cs="Times New Roman"/>
          <w:sz w:val="24"/>
          <w:szCs w:val="24"/>
        </w:rPr>
        <w:t xml:space="preserve"> of SYBR™ Green PCR Master Mix (</w:t>
      </w:r>
      <w:proofErr w:type="spellStart"/>
      <w:r w:rsidRPr="00FD0C09">
        <w:rPr>
          <w:rFonts w:ascii="Times New Roman" w:hAnsi="Times New Roman" w:cs="Times New Roman"/>
          <w:sz w:val="24"/>
          <w:szCs w:val="24"/>
        </w:rPr>
        <w:t>ThermoFisher</w:t>
      </w:r>
      <w:proofErr w:type="spellEnd"/>
      <w:r w:rsidRPr="00FD0C09">
        <w:rPr>
          <w:rFonts w:ascii="Times New Roman" w:hAnsi="Times New Roman" w:cs="Times New Roman"/>
          <w:sz w:val="24"/>
          <w:szCs w:val="24"/>
        </w:rPr>
        <w:t xml:space="preserve"> Scientific, Waltham MA), 8.2 </w:t>
      </w:r>
      <w:proofErr w:type="spellStart"/>
      <w:r w:rsidRPr="00FD0C09">
        <w:rPr>
          <w:rFonts w:ascii="Times New Roman" w:hAnsi="Times New Roman" w:cs="Times New Roman"/>
          <w:sz w:val="24"/>
          <w:szCs w:val="24"/>
        </w:rPr>
        <w:t>μL</w:t>
      </w:r>
      <w:proofErr w:type="spellEnd"/>
      <w:r w:rsidRPr="00FD0C09">
        <w:rPr>
          <w:rFonts w:ascii="Times New Roman" w:hAnsi="Times New Roman" w:cs="Times New Roman"/>
          <w:sz w:val="24"/>
          <w:szCs w:val="24"/>
        </w:rPr>
        <w:t xml:space="preserve"> of nuclease-free water, 0.4 </w:t>
      </w:r>
      <w:proofErr w:type="spellStart"/>
      <w:r w:rsidRPr="00FD0C09">
        <w:rPr>
          <w:rFonts w:ascii="Times New Roman" w:hAnsi="Times New Roman" w:cs="Times New Roman"/>
          <w:sz w:val="24"/>
          <w:szCs w:val="24"/>
        </w:rPr>
        <w:t>μL</w:t>
      </w:r>
      <w:proofErr w:type="spellEnd"/>
      <w:r w:rsidRPr="00FD0C09">
        <w:rPr>
          <w:rFonts w:ascii="Times New Roman" w:hAnsi="Times New Roman" w:cs="Times New Roman"/>
          <w:sz w:val="24"/>
          <w:szCs w:val="24"/>
        </w:rPr>
        <w:t xml:space="preserve"> each of </w:t>
      </w:r>
      <w:r w:rsidRPr="00FD0C09">
        <w:rPr>
          <w:rFonts w:ascii="Times New Roman" w:hAnsi="Times New Roman" w:cs="Times New Roman"/>
          <w:i/>
          <w:iCs/>
          <w:sz w:val="24"/>
          <w:szCs w:val="24"/>
        </w:rPr>
        <w:t>Ca</w:t>
      </w:r>
      <w:r w:rsidRPr="00FD0C09">
        <w:rPr>
          <w:rFonts w:ascii="Times New Roman" w:hAnsi="Times New Roman" w:cs="Times New Roman"/>
          <w:sz w:val="24"/>
          <w:szCs w:val="24"/>
        </w:rPr>
        <w:t xml:space="preserve">. P. </w:t>
      </w:r>
      <w:proofErr w:type="spellStart"/>
      <w:r w:rsidRPr="00FD0C09">
        <w:rPr>
          <w:rFonts w:ascii="Times New Roman" w:hAnsi="Times New Roman" w:cs="Times New Roman"/>
          <w:sz w:val="24"/>
          <w:szCs w:val="24"/>
        </w:rPr>
        <w:t>trifolii</w:t>
      </w:r>
      <w:proofErr w:type="spellEnd"/>
      <w:r w:rsidRPr="00FD0C09">
        <w:rPr>
          <w:rFonts w:ascii="Times New Roman" w:hAnsi="Times New Roman" w:cs="Times New Roman"/>
          <w:sz w:val="24"/>
          <w:szCs w:val="24"/>
        </w:rPr>
        <w:t xml:space="preserve"> primers “z-R16R2-wfB_F” (AAA TAT TTC TCG GGG TTT GTA CAC ACC GCC CGT CA) and “BLTVA-int-</w:t>
      </w:r>
      <w:proofErr w:type="spellStart"/>
      <w:r w:rsidRPr="00FD0C09">
        <w:rPr>
          <w:rFonts w:ascii="Times New Roman" w:hAnsi="Times New Roman" w:cs="Times New Roman"/>
          <w:sz w:val="24"/>
          <w:szCs w:val="24"/>
        </w:rPr>
        <w:lastRenderedPageBreak/>
        <w:t>wfB_R</w:t>
      </w:r>
      <w:proofErr w:type="spellEnd"/>
      <w:r w:rsidRPr="00FD0C09">
        <w:rPr>
          <w:rFonts w:ascii="Times New Roman" w:hAnsi="Times New Roman" w:cs="Times New Roman"/>
          <w:sz w:val="24"/>
          <w:szCs w:val="24"/>
        </w:rPr>
        <w:t xml:space="preserve">” (AAT TAT CTC TGA </w:t>
      </w:r>
      <w:proofErr w:type="spellStart"/>
      <w:r w:rsidRPr="00FD0C09">
        <w:rPr>
          <w:rFonts w:ascii="Times New Roman" w:hAnsi="Times New Roman" w:cs="Times New Roman"/>
          <w:sz w:val="24"/>
          <w:szCs w:val="24"/>
        </w:rPr>
        <w:t>TGA</w:t>
      </w:r>
      <w:proofErr w:type="spellEnd"/>
      <w:r w:rsidRPr="00FD0C09">
        <w:rPr>
          <w:rFonts w:ascii="Times New Roman" w:hAnsi="Times New Roman" w:cs="Times New Roman"/>
          <w:sz w:val="24"/>
          <w:szCs w:val="24"/>
        </w:rPr>
        <w:t xml:space="preserve"> TTT TAG TAT ATA TAG TCC) at 20 </w:t>
      </w:r>
      <w:proofErr w:type="spellStart"/>
      <w:r w:rsidRPr="00FD0C09">
        <w:rPr>
          <w:rFonts w:ascii="Times New Roman" w:hAnsi="Times New Roman" w:cs="Times New Roman"/>
          <w:sz w:val="24"/>
          <w:szCs w:val="24"/>
        </w:rPr>
        <w:t>μM</w:t>
      </w:r>
      <w:proofErr w:type="spellEnd"/>
      <w:r w:rsidRPr="00FD0C09">
        <w:rPr>
          <w:rFonts w:ascii="Times New Roman" w:hAnsi="Times New Roman" w:cs="Times New Roman"/>
          <w:sz w:val="24"/>
          <w:szCs w:val="24"/>
        </w:rPr>
        <w:t xml:space="preserve"> concentration, and 1 </w:t>
      </w:r>
      <w:proofErr w:type="spellStart"/>
      <w:r w:rsidRPr="00FD0C09">
        <w:rPr>
          <w:rFonts w:ascii="Times New Roman" w:hAnsi="Times New Roman" w:cs="Times New Roman"/>
          <w:sz w:val="24"/>
          <w:szCs w:val="24"/>
        </w:rPr>
        <w:t>μL</w:t>
      </w:r>
      <w:proofErr w:type="spellEnd"/>
      <w:r w:rsidRPr="00FD0C09">
        <w:rPr>
          <w:rFonts w:ascii="Times New Roman" w:hAnsi="Times New Roman" w:cs="Times New Roman"/>
          <w:sz w:val="24"/>
          <w:szCs w:val="24"/>
        </w:rPr>
        <w:t xml:space="preserve"> of extracted</w:t>
      </w:r>
      <w:r w:rsidR="00CD777D" w:rsidRPr="00FD0C09">
        <w:rPr>
          <w:rFonts w:ascii="Times New Roman" w:hAnsi="Times New Roman" w:cs="Times New Roman"/>
          <w:sz w:val="24"/>
          <w:szCs w:val="24"/>
        </w:rPr>
        <w:t xml:space="preserve"> </w:t>
      </w:r>
      <w:r w:rsidR="00FE742F" w:rsidRPr="00FD0C09">
        <w:rPr>
          <w:rStyle w:val="normaltextrun"/>
          <w:rFonts w:ascii="Times New Roman" w:hAnsi="Times New Roman" w:cs="Times New Roman"/>
          <w:i/>
          <w:iCs/>
          <w:sz w:val="24"/>
          <w:szCs w:val="24"/>
        </w:rPr>
        <w:t>N. tenellus</w:t>
      </w:r>
      <w:r w:rsidRPr="00FD0C09">
        <w:rPr>
          <w:rFonts w:ascii="Times New Roman" w:hAnsi="Times New Roman" w:cs="Times New Roman"/>
          <w:sz w:val="24"/>
          <w:szCs w:val="24"/>
        </w:rPr>
        <w:t xml:space="preserve"> DNA (Cooper et al. 2023, Swisher Grimm et al. 2023). </w:t>
      </w:r>
    </w:p>
    <w:p w14:paraId="22949423" w14:textId="5C7D04FF" w:rsidR="000C3261" w:rsidRPr="00FD0C09" w:rsidRDefault="00CD777D" w:rsidP="008F2284">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 xml:space="preserve">Testing for the presence of </w:t>
      </w:r>
      <w:r w:rsidR="002D053D" w:rsidRPr="00FD0C09">
        <w:rPr>
          <w:rFonts w:ascii="Times New Roman" w:hAnsi="Times New Roman" w:cs="Times New Roman"/>
          <w:sz w:val="24"/>
          <w:szCs w:val="24"/>
        </w:rPr>
        <w:t>BCTV</w:t>
      </w:r>
      <w:r w:rsidRPr="00FD0C09">
        <w:rPr>
          <w:rFonts w:ascii="Times New Roman" w:hAnsi="Times New Roman" w:cs="Times New Roman"/>
          <w:i/>
          <w:iCs/>
          <w:sz w:val="24"/>
          <w:szCs w:val="24"/>
        </w:rPr>
        <w:t xml:space="preserve"> </w:t>
      </w:r>
      <w:r w:rsidRPr="00FD0C09">
        <w:rPr>
          <w:rFonts w:ascii="Times New Roman" w:hAnsi="Times New Roman" w:cs="Times New Roman"/>
          <w:sz w:val="24"/>
          <w:szCs w:val="24"/>
        </w:rPr>
        <w:t xml:space="preserve">was </w:t>
      </w:r>
      <w:r w:rsidR="008A09F5" w:rsidRPr="00FD0C09">
        <w:rPr>
          <w:rFonts w:ascii="Times New Roman" w:hAnsi="Times New Roman" w:cs="Times New Roman"/>
          <w:sz w:val="24"/>
          <w:szCs w:val="24"/>
        </w:rPr>
        <w:t xml:space="preserve">done </w:t>
      </w:r>
      <w:r w:rsidR="00EB1A48" w:rsidRPr="00FD0C09">
        <w:rPr>
          <w:rFonts w:ascii="Times New Roman" w:hAnsi="Times New Roman" w:cs="Times New Roman"/>
          <w:sz w:val="24"/>
          <w:szCs w:val="24"/>
        </w:rPr>
        <w:t>by</w:t>
      </w:r>
      <w:r w:rsidRPr="00FD0C09">
        <w:rPr>
          <w:rFonts w:ascii="Times New Roman" w:hAnsi="Times New Roman" w:cs="Times New Roman"/>
          <w:sz w:val="24"/>
          <w:szCs w:val="24"/>
        </w:rPr>
        <w:t xml:space="preserve"> conventional PCR on a </w:t>
      </w:r>
      <w:proofErr w:type="spellStart"/>
      <w:r w:rsidRPr="00FD0C09">
        <w:rPr>
          <w:rFonts w:ascii="Times New Roman" w:hAnsi="Times New Roman" w:cs="Times New Roman"/>
          <w:sz w:val="24"/>
          <w:szCs w:val="24"/>
        </w:rPr>
        <w:t>BioRad</w:t>
      </w:r>
      <w:proofErr w:type="spellEnd"/>
      <w:r w:rsidRPr="00FD0C09">
        <w:rPr>
          <w:rFonts w:ascii="Times New Roman" w:hAnsi="Times New Roman" w:cs="Times New Roman"/>
          <w:sz w:val="24"/>
          <w:szCs w:val="24"/>
        </w:rPr>
        <w:t xml:space="preserve"> thermocycler</w:t>
      </w:r>
      <w:r w:rsidR="008F2284"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with these conditions: </w:t>
      </w:r>
      <w:r w:rsidR="000C3261" w:rsidRPr="00FD0C09">
        <w:rPr>
          <w:rFonts w:ascii="Times New Roman" w:hAnsi="Times New Roman" w:cs="Times New Roman"/>
          <w:sz w:val="24"/>
          <w:szCs w:val="24"/>
        </w:rPr>
        <w:t>1 min at 95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20 cycles of 95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15 s, 65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30 s (touchdown, Δ−0.5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and 72</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20 s, then 20 cycles of 95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15 s, 55</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30 s, and 72</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for 20 s, then 1 min at 72</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°C before an infinite hold at 4</w:t>
      </w:r>
      <w:r w:rsidR="00C62D3B" w:rsidRPr="00FD0C09">
        <w:rPr>
          <w:rFonts w:ascii="Times New Roman" w:hAnsi="Times New Roman" w:cs="Times New Roman"/>
          <w:sz w:val="24"/>
          <w:szCs w:val="24"/>
        </w:rPr>
        <w:t xml:space="preserve"> </w:t>
      </w:r>
      <w:r w:rsidR="000C3261" w:rsidRPr="00FD0C09">
        <w:rPr>
          <w:rFonts w:ascii="Times New Roman" w:hAnsi="Times New Roman" w:cs="Times New Roman"/>
          <w:sz w:val="24"/>
          <w:szCs w:val="24"/>
        </w:rPr>
        <w:t xml:space="preserve">°C until samples were removed. Each 20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reaction contained 10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w:t>
      </w:r>
      <w:proofErr w:type="spellStart"/>
      <w:r w:rsidR="000C3261" w:rsidRPr="00FD0C09">
        <w:rPr>
          <w:rFonts w:ascii="Times New Roman" w:hAnsi="Times New Roman" w:cs="Times New Roman"/>
          <w:sz w:val="24"/>
          <w:szCs w:val="24"/>
        </w:rPr>
        <w:t>Amplitaq</w:t>
      </w:r>
      <w:proofErr w:type="spellEnd"/>
      <w:r w:rsidR="000C3261" w:rsidRPr="00FD0C09">
        <w:rPr>
          <w:rFonts w:ascii="Times New Roman" w:hAnsi="Times New Roman" w:cs="Times New Roman"/>
          <w:sz w:val="24"/>
          <w:szCs w:val="24"/>
        </w:rPr>
        <w:t xml:space="preserve"> Gold 360 Master Mix (</w:t>
      </w:r>
      <w:proofErr w:type="spellStart"/>
      <w:r w:rsidR="000C3261" w:rsidRPr="00FD0C09">
        <w:rPr>
          <w:rFonts w:ascii="Times New Roman" w:hAnsi="Times New Roman" w:cs="Times New Roman"/>
          <w:sz w:val="24"/>
          <w:szCs w:val="24"/>
        </w:rPr>
        <w:t>ThermoFisher</w:t>
      </w:r>
      <w:proofErr w:type="spellEnd"/>
      <w:r w:rsidR="000C3261" w:rsidRPr="00FD0C09">
        <w:rPr>
          <w:rFonts w:ascii="Times New Roman" w:hAnsi="Times New Roman" w:cs="Times New Roman"/>
          <w:sz w:val="24"/>
          <w:szCs w:val="24"/>
        </w:rPr>
        <w:t xml:space="preserve"> Scientific, Waltham, MA), 8.6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nuclease-free water, 0.2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each of primers “BCTV2-F” (GTG GAT CAA TTT CCA GAC AAT TAT C) and “BCTV2-R” (CCC ATA AGA GCC ATA TCA AAC TTC) at 20 </w:t>
      </w:r>
      <w:proofErr w:type="spellStart"/>
      <w:r w:rsidR="000C3261" w:rsidRPr="00FD0C09">
        <w:rPr>
          <w:rFonts w:ascii="Times New Roman" w:hAnsi="Times New Roman" w:cs="Times New Roman"/>
          <w:sz w:val="24"/>
          <w:szCs w:val="24"/>
        </w:rPr>
        <w:t>μM</w:t>
      </w:r>
      <w:proofErr w:type="spellEnd"/>
      <w:r w:rsidR="000C3261" w:rsidRPr="00FD0C09">
        <w:rPr>
          <w:rFonts w:ascii="Times New Roman" w:hAnsi="Times New Roman" w:cs="Times New Roman"/>
          <w:sz w:val="24"/>
          <w:szCs w:val="24"/>
        </w:rPr>
        <w:t xml:space="preserve"> concentration, and 1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extracted </w:t>
      </w:r>
      <w:r w:rsidR="00FE742F" w:rsidRPr="00FD0C09">
        <w:rPr>
          <w:rStyle w:val="normaltextrun"/>
          <w:rFonts w:ascii="Times New Roman" w:hAnsi="Times New Roman" w:cs="Times New Roman"/>
          <w:i/>
          <w:iCs/>
          <w:sz w:val="24"/>
          <w:szCs w:val="24"/>
        </w:rPr>
        <w:t>N. tenellus</w:t>
      </w:r>
      <w:r w:rsidRPr="00FD0C09">
        <w:rPr>
          <w:rFonts w:ascii="Times New Roman" w:hAnsi="Times New Roman" w:cs="Times New Roman"/>
          <w:i/>
          <w:iCs/>
          <w:sz w:val="24"/>
          <w:szCs w:val="24"/>
        </w:rPr>
        <w:t xml:space="preserve"> </w:t>
      </w:r>
      <w:r w:rsidR="000C3261" w:rsidRPr="00FD0C09">
        <w:rPr>
          <w:rFonts w:ascii="Times New Roman" w:hAnsi="Times New Roman" w:cs="Times New Roman"/>
          <w:sz w:val="24"/>
          <w:szCs w:val="24"/>
        </w:rPr>
        <w:t xml:space="preserve">DNA (Strausbaugh et al. 2008, Swisher Grimm et al. 2023). </w:t>
      </w:r>
      <w:r w:rsidR="008F2284" w:rsidRPr="00FD0C09">
        <w:rPr>
          <w:rFonts w:ascii="Times New Roman" w:hAnsi="Times New Roman" w:cs="Times New Roman"/>
          <w:sz w:val="24"/>
          <w:szCs w:val="24"/>
        </w:rPr>
        <w:t>Infection</w:t>
      </w:r>
      <w:r w:rsidR="000C3261" w:rsidRPr="00FD0C09">
        <w:rPr>
          <w:rFonts w:ascii="Times New Roman" w:hAnsi="Times New Roman" w:cs="Times New Roman"/>
          <w:sz w:val="24"/>
          <w:szCs w:val="24"/>
        </w:rPr>
        <w:t xml:space="preserve"> was </w:t>
      </w:r>
      <w:r w:rsidR="008F2284" w:rsidRPr="00FD0C09">
        <w:rPr>
          <w:rFonts w:ascii="Times New Roman" w:hAnsi="Times New Roman" w:cs="Times New Roman"/>
          <w:sz w:val="24"/>
          <w:szCs w:val="24"/>
        </w:rPr>
        <w:t>confir</w:t>
      </w:r>
      <w:r w:rsidR="000C3261" w:rsidRPr="00FD0C09">
        <w:rPr>
          <w:rFonts w:ascii="Times New Roman" w:hAnsi="Times New Roman" w:cs="Times New Roman"/>
          <w:sz w:val="24"/>
          <w:szCs w:val="24"/>
        </w:rPr>
        <w:t xml:space="preserve">med by visualizing </w:t>
      </w:r>
      <w:r w:rsidR="004D40D3" w:rsidRPr="00FD0C09">
        <w:rPr>
          <w:rFonts w:ascii="Times New Roman" w:hAnsi="Times New Roman" w:cs="Times New Roman"/>
          <w:sz w:val="24"/>
          <w:szCs w:val="24"/>
        </w:rPr>
        <w:t>~</w:t>
      </w:r>
      <w:r w:rsidR="000C3261" w:rsidRPr="00FD0C09">
        <w:rPr>
          <w:rFonts w:ascii="Times New Roman" w:hAnsi="Times New Roman" w:cs="Times New Roman"/>
          <w:sz w:val="24"/>
          <w:szCs w:val="24"/>
        </w:rPr>
        <w:t xml:space="preserve">520-bp PCR products under UV light on a 1% agarose gel stained with </w:t>
      </w:r>
      <w:proofErr w:type="spellStart"/>
      <w:r w:rsidR="000C3261" w:rsidRPr="00FD0C09">
        <w:rPr>
          <w:rFonts w:ascii="Times New Roman" w:hAnsi="Times New Roman" w:cs="Times New Roman"/>
          <w:sz w:val="24"/>
          <w:szCs w:val="24"/>
        </w:rPr>
        <w:t>GelRed</w:t>
      </w:r>
      <w:proofErr w:type="spellEnd"/>
      <w:r w:rsidR="000C3261" w:rsidRPr="00FD0C09">
        <w:rPr>
          <w:rFonts w:ascii="Times New Roman" w:hAnsi="Times New Roman" w:cs="Times New Roman"/>
          <w:sz w:val="24"/>
          <w:szCs w:val="24"/>
        </w:rPr>
        <w:t xml:space="preserve"> (</w:t>
      </w:r>
      <w:proofErr w:type="spellStart"/>
      <w:r w:rsidR="000C3261" w:rsidRPr="00FD0C09">
        <w:rPr>
          <w:rFonts w:ascii="Times New Roman" w:hAnsi="Times New Roman" w:cs="Times New Roman"/>
          <w:sz w:val="24"/>
          <w:szCs w:val="24"/>
        </w:rPr>
        <w:t>Biotium</w:t>
      </w:r>
      <w:proofErr w:type="spellEnd"/>
      <w:r w:rsidR="000C3261" w:rsidRPr="00FD0C09">
        <w:rPr>
          <w:rFonts w:ascii="Times New Roman" w:hAnsi="Times New Roman" w:cs="Times New Roman"/>
          <w:sz w:val="24"/>
          <w:szCs w:val="24"/>
        </w:rPr>
        <w:t xml:space="preserve">, Fremont, CA). </w:t>
      </w:r>
    </w:p>
    <w:p w14:paraId="2BC7A4C4" w14:textId="11A4D87A" w:rsidR="00F67D41" w:rsidRPr="00FD0C09" w:rsidRDefault="008F2284" w:rsidP="002A22D6">
      <w:pPr>
        <w:spacing w:after="0" w:line="480" w:lineRule="auto"/>
        <w:ind w:firstLine="540"/>
        <w:contextualSpacing/>
        <w:rPr>
          <w:rStyle w:val="normaltextrun"/>
          <w:rFonts w:ascii="Times New Roman" w:eastAsiaTheme="majorEastAsia" w:hAnsi="Times New Roman" w:cs="Times New Roman"/>
          <w:sz w:val="24"/>
          <w:szCs w:val="24"/>
        </w:rPr>
      </w:pPr>
      <w:commentRangeStart w:id="143"/>
      <w:r w:rsidRPr="00FD0C09">
        <w:rPr>
          <w:rFonts w:ascii="Times New Roman" w:hAnsi="Times New Roman" w:cs="Times New Roman"/>
          <w:sz w:val="24"/>
          <w:szCs w:val="24"/>
        </w:rPr>
        <w:t>Samples</w:t>
      </w:r>
      <w:r w:rsidR="000C3261" w:rsidRPr="00FD0C09">
        <w:rPr>
          <w:rFonts w:ascii="Times New Roman" w:hAnsi="Times New Roman" w:cs="Times New Roman"/>
          <w:sz w:val="24"/>
          <w:szCs w:val="24"/>
        </w:rPr>
        <w:t xml:space="preserve"> </w:t>
      </w:r>
      <w:r w:rsidR="00AF738E" w:rsidRPr="00FD0C09">
        <w:rPr>
          <w:rFonts w:ascii="Times New Roman" w:hAnsi="Times New Roman" w:cs="Times New Roman"/>
          <w:sz w:val="24"/>
          <w:szCs w:val="24"/>
        </w:rPr>
        <w:t xml:space="preserve">from </w:t>
      </w:r>
      <w:r w:rsidRPr="00FD0C09">
        <w:rPr>
          <w:rFonts w:ascii="Times New Roman" w:hAnsi="Times New Roman" w:cs="Times New Roman"/>
          <w:sz w:val="24"/>
          <w:szCs w:val="24"/>
        </w:rPr>
        <w:t xml:space="preserve">2019 and </w:t>
      </w:r>
      <w:r w:rsidR="00AF738E" w:rsidRPr="00FD0C09">
        <w:rPr>
          <w:rFonts w:ascii="Times New Roman" w:hAnsi="Times New Roman" w:cs="Times New Roman"/>
          <w:sz w:val="24"/>
          <w:szCs w:val="24"/>
        </w:rPr>
        <w:t xml:space="preserve">2020 </w:t>
      </w:r>
      <w:r w:rsidR="00CD777D" w:rsidRPr="00FD0C09">
        <w:rPr>
          <w:rFonts w:ascii="Times New Roman" w:hAnsi="Times New Roman" w:cs="Times New Roman"/>
          <w:sz w:val="24"/>
          <w:szCs w:val="24"/>
        </w:rPr>
        <w:t>w</w:t>
      </w:r>
      <w:r w:rsidR="006364A3" w:rsidRPr="00FD0C09">
        <w:rPr>
          <w:rFonts w:ascii="Times New Roman" w:hAnsi="Times New Roman" w:cs="Times New Roman"/>
          <w:sz w:val="24"/>
          <w:szCs w:val="24"/>
        </w:rPr>
        <w:t>ere</w:t>
      </w:r>
      <w:r w:rsidR="000C3261" w:rsidRPr="00FD0C09">
        <w:rPr>
          <w:rFonts w:ascii="Times New Roman" w:hAnsi="Times New Roman" w:cs="Times New Roman"/>
          <w:sz w:val="24"/>
          <w:szCs w:val="24"/>
        </w:rPr>
        <w:t xml:space="preserve"> also tested for </w:t>
      </w:r>
      <w:proofErr w:type="spellStart"/>
      <w:r w:rsidR="00970D96" w:rsidRPr="00FD0C09">
        <w:rPr>
          <w:rFonts w:ascii="Times New Roman" w:hAnsi="Times New Roman" w:cs="Times New Roman"/>
          <w:i/>
          <w:iCs/>
          <w:sz w:val="24"/>
          <w:szCs w:val="24"/>
        </w:rPr>
        <w:t>Spiroplasma</w:t>
      </w:r>
      <w:proofErr w:type="spellEnd"/>
      <w:r w:rsidR="00970D96" w:rsidRPr="00FD0C09">
        <w:rPr>
          <w:rFonts w:ascii="Times New Roman" w:hAnsi="Times New Roman" w:cs="Times New Roman"/>
          <w:i/>
          <w:iCs/>
          <w:sz w:val="24"/>
          <w:szCs w:val="24"/>
        </w:rPr>
        <w:t xml:space="preserve"> citri</w:t>
      </w:r>
      <w:r w:rsidR="00970D96" w:rsidRPr="00FD0C09">
        <w:rPr>
          <w:rFonts w:ascii="Times New Roman" w:hAnsi="Times New Roman" w:cs="Times New Roman"/>
          <w:sz w:val="24"/>
          <w:szCs w:val="24"/>
        </w:rPr>
        <w:t xml:space="preserve">, </w:t>
      </w:r>
      <w:commentRangeEnd w:id="143"/>
      <w:r w:rsidR="00C96AA8">
        <w:rPr>
          <w:rStyle w:val="CommentReference"/>
        </w:rPr>
        <w:commentReference w:id="143"/>
      </w:r>
      <w:r w:rsidR="00CD777D" w:rsidRPr="00FD0C09">
        <w:rPr>
          <w:rFonts w:ascii="Times New Roman" w:hAnsi="Times New Roman" w:cs="Times New Roman"/>
          <w:sz w:val="24"/>
          <w:szCs w:val="24"/>
        </w:rPr>
        <w:t xml:space="preserve">another plant pathogen transmitted </w:t>
      </w:r>
      <w:r w:rsidRPr="00FD0C09">
        <w:rPr>
          <w:rFonts w:ascii="Times New Roman" w:hAnsi="Times New Roman" w:cs="Times New Roman"/>
          <w:sz w:val="24"/>
          <w:szCs w:val="24"/>
        </w:rPr>
        <w:t>by</w:t>
      </w:r>
      <w:r w:rsidR="00CD777D" w:rsidRPr="00FD0C09">
        <w:rPr>
          <w:rFonts w:ascii="Times New Roman" w:hAnsi="Times New Roman" w:cs="Times New Roman"/>
          <w:sz w:val="24"/>
          <w:szCs w:val="24"/>
        </w:rPr>
        <w:t xml:space="preserve"> </w:t>
      </w:r>
      <w:r w:rsidR="00FE742F" w:rsidRPr="00FD0C09">
        <w:rPr>
          <w:rStyle w:val="normaltextrun"/>
          <w:rFonts w:ascii="Times New Roman" w:hAnsi="Times New Roman" w:cs="Times New Roman"/>
          <w:i/>
          <w:iCs/>
          <w:sz w:val="24"/>
          <w:szCs w:val="24"/>
        </w:rPr>
        <w:t>N. tenellus</w:t>
      </w:r>
      <w:r w:rsidR="006D63F0" w:rsidRPr="00FD0C09">
        <w:rPr>
          <w:rFonts w:ascii="Times New Roman" w:hAnsi="Times New Roman" w:cs="Times New Roman"/>
          <w:sz w:val="24"/>
          <w:szCs w:val="24"/>
        </w:rPr>
        <w:t xml:space="preserve">, </w:t>
      </w:r>
      <w:r w:rsidR="00CD777D" w:rsidRPr="00FD0C09">
        <w:rPr>
          <w:rFonts w:ascii="Times New Roman" w:hAnsi="Times New Roman" w:cs="Times New Roman"/>
          <w:sz w:val="24"/>
          <w:szCs w:val="24"/>
        </w:rPr>
        <w:t xml:space="preserve">using conventional PCR with </w:t>
      </w:r>
      <w:r w:rsidR="000C3261" w:rsidRPr="00FD0C09">
        <w:rPr>
          <w:rFonts w:ascii="Times New Roman" w:hAnsi="Times New Roman" w:cs="Times New Roman"/>
          <w:sz w:val="24"/>
          <w:szCs w:val="24"/>
        </w:rPr>
        <w:t>condition</w:t>
      </w:r>
      <w:r w:rsidR="00CD777D" w:rsidRPr="00FD0C09">
        <w:rPr>
          <w:rFonts w:ascii="Times New Roman" w:hAnsi="Times New Roman" w:cs="Times New Roman"/>
          <w:sz w:val="24"/>
          <w:szCs w:val="24"/>
        </w:rPr>
        <w:t>s</w:t>
      </w:r>
      <w:r w:rsidR="000C3261" w:rsidRPr="00FD0C09">
        <w:rPr>
          <w:rFonts w:ascii="Times New Roman" w:hAnsi="Times New Roman" w:cs="Times New Roman"/>
          <w:sz w:val="24"/>
          <w:szCs w:val="24"/>
        </w:rPr>
        <w:t xml:space="preserve"> identical for</w:t>
      </w:r>
      <w:r w:rsidR="006D63F0" w:rsidRPr="00FD0C09">
        <w:rPr>
          <w:rFonts w:ascii="Times New Roman" w:hAnsi="Times New Roman" w:cs="Times New Roman"/>
          <w:sz w:val="24"/>
          <w:szCs w:val="24"/>
        </w:rPr>
        <w:t xml:space="preserve"> BCTV</w:t>
      </w:r>
      <w:r w:rsidR="000C3261" w:rsidRPr="00FD0C09">
        <w:rPr>
          <w:rFonts w:ascii="Times New Roman" w:hAnsi="Times New Roman" w:cs="Times New Roman"/>
          <w:sz w:val="24"/>
          <w:szCs w:val="24"/>
        </w:rPr>
        <w:t xml:space="preserve">. Each 20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reaction contained 10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w:t>
      </w:r>
      <w:proofErr w:type="spellStart"/>
      <w:r w:rsidR="000C3261" w:rsidRPr="00FD0C09">
        <w:rPr>
          <w:rFonts w:ascii="Times New Roman" w:hAnsi="Times New Roman" w:cs="Times New Roman"/>
          <w:sz w:val="24"/>
          <w:szCs w:val="24"/>
        </w:rPr>
        <w:t>Amplitaq</w:t>
      </w:r>
      <w:proofErr w:type="spellEnd"/>
      <w:r w:rsidR="000C3261" w:rsidRPr="00FD0C09">
        <w:rPr>
          <w:rFonts w:ascii="Times New Roman" w:hAnsi="Times New Roman" w:cs="Times New Roman"/>
          <w:sz w:val="24"/>
          <w:szCs w:val="24"/>
        </w:rPr>
        <w:t xml:space="preserve"> Gold 360 Master Mix, 8.6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nuclease-free water, 0.2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each of primers “S.citri-1” (GGT CTG </w:t>
      </w:r>
      <w:proofErr w:type="spellStart"/>
      <w:r w:rsidR="000C3261" w:rsidRPr="00FD0C09">
        <w:rPr>
          <w:rFonts w:ascii="Times New Roman" w:hAnsi="Times New Roman" w:cs="Times New Roman"/>
          <w:sz w:val="24"/>
          <w:szCs w:val="24"/>
        </w:rPr>
        <w:t>CTG</w:t>
      </w:r>
      <w:proofErr w:type="spellEnd"/>
      <w:r w:rsidR="000C3261" w:rsidRPr="00FD0C09">
        <w:rPr>
          <w:rFonts w:ascii="Times New Roman" w:hAnsi="Times New Roman" w:cs="Times New Roman"/>
          <w:sz w:val="24"/>
          <w:szCs w:val="24"/>
        </w:rPr>
        <w:t xml:space="preserve"> CTT TAA TTT CTA C) and “S.citri-2” (TGC AGC ACC TGC AAC TGT AG) at 20 </w:t>
      </w:r>
      <w:proofErr w:type="spellStart"/>
      <w:r w:rsidR="000C3261" w:rsidRPr="00FD0C09">
        <w:rPr>
          <w:rFonts w:ascii="Times New Roman" w:hAnsi="Times New Roman" w:cs="Times New Roman"/>
          <w:sz w:val="24"/>
          <w:szCs w:val="24"/>
        </w:rPr>
        <w:t>μM</w:t>
      </w:r>
      <w:proofErr w:type="spellEnd"/>
      <w:r w:rsidR="000C3261" w:rsidRPr="00FD0C09">
        <w:rPr>
          <w:rFonts w:ascii="Times New Roman" w:hAnsi="Times New Roman" w:cs="Times New Roman"/>
          <w:sz w:val="24"/>
          <w:szCs w:val="24"/>
        </w:rPr>
        <w:t xml:space="preserve"> concentration, and 1 </w:t>
      </w:r>
      <w:proofErr w:type="spellStart"/>
      <w:r w:rsidR="000C3261" w:rsidRPr="00FD0C09">
        <w:rPr>
          <w:rFonts w:ascii="Times New Roman" w:hAnsi="Times New Roman" w:cs="Times New Roman"/>
          <w:sz w:val="24"/>
          <w:szCs w:val="24"/>
        </w:rPr>
        <w:t>μL</w:t>
      </w:r>
      <w:proofErr w:type="spellEnd"/>
      <w:r w:rsidR="000C3261" w:rsidRPr="00FD0C09">
        <w:rPr>
          <w:rFonts w:ascii="Times New Roman" w:hAnsi="Times New Roman" w:cs="Times New Roman"/>
          <w:sz w:val="24"/>
          <w:szCs w:val="24"/>
        </w:rPr>
        <w:t xml:space="preserve"> of extracted</w:t>
      </w:r>
      <w:r w:rsidR="00CD777D" w:rsidRPr="00FD0C09">
        <w:rPr>
          <w:rFonts w:ascii="Times New Roman" w:hAnsi="Times New Roman" w:cs="Times New Roman"/>
          <w:sz w:val="24"/>
          <w:szCs w:val="24"/>
        </w:rPr>
        <w:t xml:space="preserve"> </w:t>
      </w:r>
      <w:r w:rsidR="00FE742F" w:rsidRPr="00FD0C09">
        <w:rPr>
          <w:rStyle w:val="normaltextrun"/>
          <w:rFonts w:ascii="Times New Roman" w:hAnsi="Times New Roman" w:cs="Times New Roman"/>
          <w:i/>
          <w:iCs/>
          <w:sz w:val="24"/>
          <w:szCs w:val="24"/>
        </w:rPr>
        <w:t>N. tenellus</w:t>
      </w:r>
      <w:r w:rsidR="000C3261" w:rsidRPr="00FD0C09">
        <w:rPr>
          <w:rFonts w:ascii="Times New Roman" w:hAnsi="Times New Roman" w:cs="Times New Roman"/>
          <w:sz w:val="24"/>
          <w:szCs w:val="24"/>
        </w:rPr>
        <w:t xml:space="preserve"> DNA (Cooper et al. 2023, Swisher Grimm et al. 2023). </w:t>
      </w:r>
      <w:r w:rsidR="000C3261" w:rsidRPr="00FD0C09">
        <w:rPr>
          <w:rFonts w:ascii="Times New Roman" w:hAnsi="Times New Roman" w:cs="Times New Roman"/>
          <w:i/>
          <w:iCs/>
          <w:sz w:val="24"/>
          <w:szCs w:val="24"/>
        </w:rPr>
        <w:t xml:space="preserve">S. citri </w:t>
      </w:r>
      <w:r w:rsidR="000C3261" w:rsidRPr="00FD0C09">
        <w:rPr>
          <w:rFonts w:ascii="Times New Roman" w:hAnsi="Times New Roman" w:cs="Times New Roman"/>
          <w:sz w:val="24"/>
          <w:szCs w:val="24"/>
        </w:rPr>
        <w:t xml:space="preserve">infection was determined by visualizing the 350-bp PCR products under UV light on a 1% agarose gel with </w:t>
      </w:r>
      <w:proofErr w:type="spellStart"/>
      <w:r w:rsidR="000C3261" w:rsidRPr="00FD0C09">
        <w:rPr>
          <w:rFonts w:ascii="Times New Roman" w:hAnsi="Times New Roman" w:cs="Times New Roman"/>
          <w:sz w:val="24"/>
          <w:szCs w:val="24"/>
        </w:rPr>
        <w:t>GelRed</w:t>
      </w:r>
      <w:proofErr w:type="spellEnd"/>
      <w:r w:rsidR="000C3261" w:rsidRPr="00FD0C09">
        <w:rPr>
          <w:rFonts w:ascii="Times New Roman" w:hAnsi="Times New Roman" w:cs="Times New Roman"/>
          <w:sz w:val="24"/>
          <w:szCs w:val="24"/>
        </w:rPr>
        <w:t xml:space="preserve"> staining.</w:t>
      </w:r>
      <w:r w:rsidR="00AF738E" w:rsidRPr="00FD0C09">
        <w:rPr>
          <w:rFonts w:ascii="Times New Roman" w:hAnsi="Times New Roman" w:cs="Times New Roman"/>
          <w:sz w:val="24"/>
          <w:szCs w:val="24"/>
        </w:rPr>
        <w:t xml:space="preserve"> Only</w:t>
      </w:r>
      <w:r w:rsidR="00CD777D" w:rsidRPr="00FD0C09">
        <w:rPr>
          <w:rFonts w:ascii="Times New Roman" w:hAnsi="Times New Roman" w:cs="Times New Roman"/>
          <w:sz w:val="24"/>
          <w:szCs w:val="24"/>
        </w:rPr>
        <w:t xml:space="preserve"> 8</w:t>
      </w:r>
      <w:r w:rsidR="00AF738E" w:rsidRPr="00FD0C09">
        <w:rPr>
          <w:rFonts w:ascii="Times New Roman" w:hAnsi="Times New Roman" w:cs="Times New Roman"/>
          <w:sz w:val="24"/>
          <w:szCs w:val="24"/>
        </w:rPr>
        <w:t>% of tested samples showed infection</w:t>
      </w:r>
      <w:r w:rsidR="008A09F5" w:rsidRPr="00FD0C09">
        <w:rPr>
          <w:rFonts w:ascii="Times New Roman" w:hAnsi="Times New Roman" w:cs="Times New Roman"/>
          <w:sz w:val="24"/>
          <w:szCs w:val="24"/>
        </w:rPr>
        <w:t xml:space="preserve"> so</w:t>
      </w:r>
      <w:r w:rsidR="006A6E85" w:rsidRPr="00FD0C09">
        <w:rPr>
          <w:rFonts w:ascii="Times New Roman" w:hAnsi="Times New Roman" w:cs="Times New Roman"/>
          <w:sz w:val="24"/>
          <w:szCs w:val="24"/>
        </w:rPr>
        <w:t xml:space="preserve"> this pathogen was left out of </w:t>
      </w:r>
      <w:r w:rsidR="00AF738E" w:rsidRPr="00FD0C09">
        <w:rPr>
          <w:rFonts w:ascii="Times New Roman" w:hAnsi="Times New Roman" w:cs="Times New Roman"/>
          <w:sz w:val="24"/>
          <w:szCs w:val="24"/>
        </w:rPr>
        <w:t>further analysis.</w:t>
      </w:r>
    </w:p>
    <w:p w14:paraId="05538551" w14:textId="757094D7" w:rsidR="00AF738E" w:rsidRPr="00FD0C09" w:rsidRDefault="00A92F52" w:rsidP="00A92F52">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For molecular pathogen detection in this study</w:t>
      </w:r>
      <w:r w:rsidR="00CC5F54" w:rsidRPr="00FD0C09">
        <w:rPr>
          <w:rFonts w:ascii="Times New Roman" w:hAnsi="Times New Roman" w:cs="Times New Roman"/>
          <w:sz w:val="24"/>
          <w:szCs w:val="24"/>
        </w:rPr>
        <w:t xml:space="preserve">, positive controls for all pathogen tests were created by combining aliquots of multiple confirmed positive </w:t>
      </w:r>
      <w:r w:rsidR="00CC5F54" w:rsidRPr="00FD0C09">
        <w:rPr>
          <w:rStyle w:val="normaltextrun"/>
          <w:rFonts w:ascii="Times New Roman" w:hAnsi="Times New Roman" w:cs="Times New Roman"/>
          <w:i/>
          <w:iCs/>
          <w:sz w:val="24"/>
          <w:szCs w:val="24"/>
        </w:rPr>
        <w:t>N. tenellus</w:t>
      </w:r>
      <w:r w:rsidR="00CC5F54" w:rsidRPr="00FD0C09">
        <w:rPr>
          <w:rFonts w:ascii="Times New Roman" w:hAnsi="Times New Roman" w:cs="Times New Roman"/>
          <w:sz w:val="24"/>
          <w:szCs w:val="24"/>
        </w:rPr>
        <w:t xml:space="preserve"> samples. W</w:t>
      </w:r>
      <w:r w:rsidRPr="00FD0C09">
        <w:rPr>
          <w:rFonts w:ascii="Times New Roman" w:hAnsi="Times New Roman" w:cs="Times New Roman"/>
          <w:sz w:val="24"/>
          <w:szCs w:val="24"/>
        </w:rPr>
        <w:t xml:space="preserve">e used </w:t>
      </w:r>
      <w:r w:rsidR="006A6E85" w:rsidRPr="00FD0C09">
        <w:rPr>
          <w:rFonts w:ascii="Times New Roman" w:hAnsi="Times New Roman" w:cs="Times New Roman"/>
          <w:sz w:val="24"/>
          <w:szCs w:val="24"/>
        </w:rPr>
        <w:t>r</w:t>
      </w:r>
      <w:r w:rsidR="00451A30" w:rsidRPr="00FD0C09">
        <w:rPr>
          <w:rFonts w:ascii="Times New Roman" w:hAnsi="Times New Roman" w:cs="Times New Roman"/>
          <w:sz w:val="24"/>
          <w:szCs w:val="24"/>
        </w:rPr>
        <w:t>eal-time PCR</w:t>
      </w:r>
      <w:r w:rsidR="006A6E85"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as presence/absence data as sufficient to address </w:t>
      </w:r>
      <w:r w:rsidR="00856B83" w:rsidRPr="00FD0C09">
        <w:rPr>
          <w:rFonts w:ascii="Times New Roman" w:hAnsi="Times New Roman" w:cs="Times New Roman"/>
          <w:sz w:val="24"/>
          <w:szCs w:val="24"/>
        </w:rPr>
        <w:t xml:space="preserve">our </w:t>
      </w:r>
      <w:r w:rsidRPr="00FD0C09">
        <w:rPr>
          <w:rFonts w:ascii="Times New Roman" w:hAnsi="Times New Roman" w:cs="Times New Roman"/>
          <w:sz w:val="24"/>
          <w:szCs w:val="24"/>
        </w:rPr>
        <w:t xml:space="preserve">objectives. DNA concentrations </w:t>
      </w:r>
      <w:r w:rsidRPr="00FD0C09">
        <w:rPr>
          <w:rFonts w:ascii="Times New Roman" w:hAnsi="Times New Roman" w:cs="Times New Roman"/>
          <w:sz w:val="24"/>
          <w:szCs w:val="24"/>
        </w:rPr>
        <w:lastRenderedPageBreak/>
        <w:t xml:space="preserve">were not standardized across samples; therefore, </w:t>
      </w:r>
      <w:proofErr w:type="spellStart"/>
      <w:r w:rsidRPr="00FD0C09">
        <w:rPr>
          <w:rFonts w:ascii="Times New Roman" w:hAnsi="Times New Roman" w:cs="Times New Roman"/>
          <w:sz w:val="24"/>
          <w:szCs w:val="24"/>
        </w:rPr>
        <w:t>Cq</w:t>
      </w:r>
      <w:proofErr w:type="spellEnd"/>
      <w:r w:rsidRPr="00FD0C09">
        <w:rPr>
          <w:rFonts w:ascii="Times New Roman" w:hAnsi="Times New Roman" w:cs="Times New Roman"/>
          <w:sz w:val="24"/>
          <w:szCs w:val="24"/>
        </w:rPr>
        <w:t xml:space="preserve"> values are not reported, as they do not accurately reflect pathogen titers in insect tissues</w:t>
      </w:r>
      <w:r w:rsidR="00B30161" w:rsidRPr="00FD0C09">
        <w:rPr>
          <w:rFonts w:ascii="Times New Roman" w:hAnsi="Times New Roman" w:cs="Times New Roman"/>
          <w:sz w:val="24"/>
          <w:szCs w:val="24"/>
        </w:rPr>
        <w:t xml:space="preserve"> (</w:t>
      </w:r>
      <w:r w:rsidR="00EE37FE" w:rsidRPr="00FD0C09">
        <w:rPr>
          <w:rFonts w:ascii="Times New Roman" w:hAnsi="Times New Roman" w:cs="Times New Roman"/>
          <w:sz w:val="24"/>
          <w:szCs w:val="24"/>
        </w:rPr>
        <w:t>Ruiz-Villalba et al. 2021</w:t>
      </w:r>
      <w:r w:rsidR="00B30161" w:rsidRPr="00FD0C09">
        <w:rPr>
          <w:rFonts w:ascii="Times New Roman" w:hAnsi="Times New Roman" w:cs="Times New Roman"/>
          <w:sz w:val="24"/>
          <w:szCs w:val="24"/>
        </w:rPr>
        <w:t>)</w:t>
      </w:r>
      <w:r w:rsidRPr="00FD0C09">
        <w:rPr>
          <w:rFonts w:ascii="Times New Roman" w:hAnsi="Times New Roman" w:cs="Times New Roman"/>
          <w:sz w:val="24"/>
          <w:szCs w:val="24"/>
        </w:rPr>
        <w:t>.</w:t>
      </w:r>
      <w:r w:rsidR="00CC5F54" w:rsidRPr="00FD0C09">
        <w:rPr>
          <w:rFonts w:ascii="Times New Roman" w:hAnsi="Times New Roman" w:cs="Times New Roman"/>
          <w:sz w:val="24"/>
          <w:szCs w:val="24"/>
        </w:rPr>
        <w:t xml:space="preserve"> Thresholds were set automatically using the thermocycler program and varied slightly for each run but were </w:t>
      </w:r>
      <w:bookmarkStart w:id="144" w:name="_Hlk216707332"/>
      <w:r w:rsidR="00CC5F54" w:rsidRPr="00FD0C09">
        <w:rPr>
          <w:rFonts w:ascii="Times New Roman" w:hAnsi="Times New Roman" w:cs="Times New Roman"/>
          <w:sz w:val="24"/>
          <w:szCs w:val="24"/>
        </w:rPr>
        <w:t>typically around 37 cycles so that anything coming up higher was not counted as a positive.</w:t>
      </w:r>
    </w:p>
    <w:bookmarkEnd w:id="144"/>
    <w:p w14:paraId="1E20D253" w14:textId="77777777" w:rsidR="00A92F52" w:rsidRPr="00FD0C09" w:rsidRDefault="00A92F52" w:rsidP="002A22D6">
      <w:pPr>
        <w:spacing w:after="0" w:line="480" w:lineRule="auto"/>
        <w:contextualSpacing/>
        <w:rPr>
          <w:rFonts w:ascii="Times New Roman" w:hAnsi="Times New Roman" w:cs="Times New Roman"/>
          <w:sz w:val="24"/>
          <w:szCs w:val="24"/>
        </w:rPr>
      </w:pPr>
    </w:p>
    <w:p w14:paraId="62B9455C" w14:textId="38878546" w:rsidR="003D0607" w:rsidRPr="00FD0C09" w:rsidRDefault="00AF738E" w:rsidP="002A22D6">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Molecular Gut Content Analysis</w:t>
      </w:r>
    </w:p>
    <w:p w14:paraId="38D100BF" w14:textId="01EEFA98" w:rsidR="00A92F52" w:rsidRPr="00FD0C09" w:rsidRDefault="00481E61" w:rsidP="00A92F52">
      <w:pPr>
        <w:pStyle w:val="paragraph"/>
        <w:spacing w:before="0" w:beforeAutospacing="0" w:after="0" w:afterAutospacing="0" w:line="480" w:lineRule="auto"/>
        <w:contextualSpacing/>
        <w:textAlignment w:val="baseline"/>
      </w:pPr>
      <w:r w:rsidRPr="00FD0C09">
        <w:t xml:space="preserve">The dietary profiles of </w:t>
      </w:r>
      <w:r w:rsidRPr="00FD0C09">
        <w:rPr>
          <w:rFonts w:eastAsiaTheme="majorEastAsia"/>
          <w:i/>
          <w:iCs/>
        </w:rPr>
        <w:t>N</w:t>
      </w:r>
      <w:r w:rsidRPr="00FD0C09">
        <w:rPr>
          <w:i/>
          <w:iCs/>
        </w:rPr>
        <w:t>.</w:t>
      </w:r>
      <w:r w:rsidRPr="00FD0C09">
        <w:rPr>
          <w:rFonts w:eastAsiaTheme="majorEastAsia"/>
          <w:i/>
          <w:iCs/>
        </w:rPr>
        <w:t xml:space="preserve"> tenellus</w:t>
      </w:r>
      <w:r w:rsidRPr="00FD0C09">
        <w:t xml:space="preserve"> were investigated using high-throughput, single-molecule real-time (SMRT) sequencing on the PacBio sequencing platform. Plant-derived DNA was amplified from individual insect gut extractions using primers targeting two common plant barcoding loci: the chloroplast </w:t>
      </w:r>
      <w:proofErr w:type="spellStart"/>
      <w:r w:rsidRPr="00FD0C09">
        <w:t>trnF</w:t>
      </w:r>
      <w:proofErr w:type="spellEnd"/>
      <w:r w:rsidRPr="00FD0C09">
        <w:t xml:space="preserve"> region and the nuclear ITS2. PCR amplification was conducted separately for each locus using universal primers: </w:t>
      </w:r>
      <w:proofErr w:type="spellStart"/>
      <w:r w:rsidRPr="00FD0C09">
        <w:t>trnF</w:t>
      </w:r>
      <w:proofErr w:type="spellEnd"/>
      <w:r w:rsidRPr="00FD0C09">
        <w:t xml:space="preserve"> (B49873-e: GGTTCAAGTCCCTCTATCCC; A50272-f: ATTTGAACTGGTGACACGAG; </w:t>
      </w:r>
      <w:proofErr w:type="spellStart"/>
      <w:r w:rsidRPr="00FD0C09">
        <w:t>Taberlet</w:t>
      </w:r>
      <w:proofErr w:type="spellEnd"/>
      <w:r w:rsidRPr="00FD0C09">
        <w:t xml:space="preserve"> et al. 1991) and ITS2 (ITS2F: ATGCGATACTTGGTGTGAAT; ITS3R: GACGCTTCTCCAGACTACAAT; Chen et al. 2010). To enable numerous samples to be sequenced in the same pooled set</w:t>
      </w:r>
      <w:r w:rsidR="00087907" w:rsidRPr="00FD0C09">
        <w:t xml:space="preserve"> (Pacific Biosciences, 2014)</w:t>
      </w:r>
      <w:r w:rsidRPr="00FD0C09">
        <w:t xml:space="preserve">, each sample was assigned a unique combination of asymmetric barcoded forward and reverse primers </w:t>
      </w:r>
      <w:r w:rsidR="00856B83" w:rsidRPr="00FD0C09">
        <w:t>(</w:t>
      </w:r>
      <w:r w:rsidRPr="00FD0C09">
        <w:t>Cooper et al. 2019</w:t>
      </w:r>
      <w:r w:rsidR="00856B83" w:rsidRPr="00FD0C09">
        <w:t xml:space="preserve">, </w:t>
      </w:r>
      <w:r w:rsidRPr="00FD0C09">
        <w:t>2022</w:t>
      </w:r>
      <w:r w:rsidR="00856B83" w:rsidRPr="00FD0C09">
        <w:t>)</w:t>
      </w:r>
      <w:r w:rsidRPr="00FD0C09">
        <w:t xml:space="preserve">. Reactions were performed in 50 µL volumes, using 40uL Invitrogen </w:t>
      </w:r>
      <w:proofErr w:type="spellStart"/>
      <w:r w:rsidRPr="00FD0C09">
        <w:t>Amplitaq</w:t>
      </w:r>
      <w:proofErr w:type="spellEnd"/>
      <w:r w:rsidRPr="00FD0C09">
        <w:t xml:space="preserve"> Gold 360 PCR Master Mix at 62.5% (Invitrogen, Carlsbad, CA), 250 </w:t>
      </w:r>
      <w:proofErr w:type="spellStart"/>
      <w:r w:rsidRPr="00FD0C09">
        <w:t>nM</w:t>
      </w:r>
      <w:proofErr w:type="spellEnd"/>
      <w:r w:rsidRPr="00FD0C09">
        <w:t xml:space="preserve"> of each primer (or 5 µmol/L of forward and reverse primers), and 5 µL of DNA template. </w:t>
      </w:r>
    </w:p>
    <w:p w14:paraId="0CF6AE62" w14:textId="14211AA8" w:rsidR="00A92F52" w:rsidRPr="00FD0C09" w:rsidRDefault="00481E61" w:rsidP="003B0956">
      <w:pPr>
        <w:pStyle w:val="paragraph"/>
        <w:spacing w:before="0" w:beforeAutospacing="0" w:after="0" w:afterAutospacing="0" w:line="480" w:lineRule="auto"/>
        <w:ind w:firstLine="540"/>
        <w:contextualSpacing/>
        <w:textAlignment w:val="baseline"/>
      </w:pPr>
      <w:r w:rsidRPr="00FD0C09">
        <w:t xml:space="preserve">Thermocycler conditions for PCR of ITS2 included an initial denaturation at 94 °C for 5 min, followed by 35 cycles of 94 °C for 30 sec, 56 °C for 30 sec, and 72 °C for 45 sec, with a final extension of 5 min at 72 °C. For </w:t>
      </w:r>
      <w:proofErr w:type="spellStart"/>
      <w:r w:rsidRPr="00FD0C09">
        <w:t>trnF</w:t>
      </w:r>
      <w:proofErr w:type="spellEnd"/>
      <w:r w:rsidRPr="00FD0C09">
        <w:t xml:space="preserve">, cycling conditions were slightly adjusted: an initial denaturation at 94 °C for 10 min, 40 cycles of 94 °C for 30 sec, 58 °C (52 °C for some optimized reactions) for 30 sec, and 72 °C for 45 sec, </w:t>
      </w:r>
      <w:r w:rsidR="00856B83" w:rsidRPr="00FD0C09">
        <w:t>and</w:t>
      </w:r>
      <w:r w:rsidRPr="00FD0C09">
        <w:t xml:space="preserve"> a 5-min final extension at 72 °C. Amplicon sizes </w:t>
      </w:r>
      <w:r w:rsidRPr="00FD0C09">
        <w:lastRenderedPageBreak/>
        <w:t>approximately 500 bp were confirmed through visualization on electrophoresis 1% agarose gels stained with either ethidium bromide or SYBR® Safe (</w:t>
      </w:r>
      <w:proofErr w:type="spellStart"/>
      <w:r w:rsidRPr="00FD0C09">
        <w:t>Thermo</w:t>
      </w:r>
      <w:proofErr w:type="spellEnd"/>
      <w:r w:rsidRPr="00FD0C09">
        <w:t xml:space="preserve"> Fisher Scientific). </w:t>
      </w:r>
    </w:p>
    <w:p w14:paraId="4CE00123" w14:textId="0A12357C" w:rsidR="00856B83" w:rsidRPr="00FD0C09" w:rsidRDefault="00856B83" w:rsidP="00635904">
      <w:pPr>
        <w:pStyle w:val="paragraph"/>
        <w:spacing w:before="0" w:beforeAutospacing="0" w:after="0" w:afterAutospacing="0" w:line="480" w:lineRule="auto"/>
        <w:ind w:firstLine="540"/>
        <w:contextualSpacing/>
        <w:textAlignment w:val="baseline"/>
      </w:pPr>
      <w:r w:rsidRPr="00FD0C09">
        <w:t>R</w:t>
      </w:r>
      <w:r w:rsidR="00481E61" w:rsidRPr="00FD0C09">
        <w:t xml:space="preserve">emaining PCR product volumes for pooling were adjusted based on band intensity, and cleaned using </w:t>
      </w:r>
      <w:proofErr w:type="spellStart"/>
      <w:r w:rsidR="00481E61" w:rsidRPr="00FD0C09">
        <w:t>QIAquick</w:t>
      </w:r>
      <w:proofErr w:type="spellEnd"/>
      <w:r w:rsidR="00481E61" w:rsidRPr="00FD0C09">
        <w:t>® PCR Purification Kits (Qiagen, Hilden, Germany). Each pooled</w:t>
      </w:r>
      <w:r w:rsidRPr="00FD0C09">
        <w:t xml:space="preserve"> </w:t>
      </w:r>
      <w:r w:rsidR="00481E61" w:rsidRPr="00FD0C09">
        <w:t xml:space="preserve">set included no-template controls containing water and positive controls consisting of psyllid species collected from known host plants, each with </w:t>
      </w:r>
      <w:r w:rsidRPr="00FD0C09">
        <w:t>a</w:t>
      </w:r>
      <w:r w:rsidR="00481E61" w:rsidRPr="00FD0C09">
        <w:t xml:space="preserve"> unique barcode set to monitor contamination and PCR efficiency. The pooled library was concentrated using </w:t>
      </w:r>
      <w:proofErr w:type="spellStart"/>
      <w:r w:rsidR="00481E61" w:rsidRPr="00FD0C09">
        <w:t>AMPure</w:t>
      </w:r>
      <w:proofErr w:type="spellEnd"/>
      <w:r w:rsidR="00481E61" w:rsidRPr="00FD0C09">
        <w:t xml:space="preserve"> XP beads (Beckman Coulter), end-repaired, ligated to </w:t>
      </w:r>
      <w:proofErr w:type="spellStart"/>
      <w:r w:rsidR="00481E61" w:rsidRPr="00FD0C09">
        <w:t>SMRTbell</w:t>
      </w:r>
      <w:proofErr w:type="spellEnd"/>
      <w:r w:rsidR="00481E61" w:rsidRPr="00FD0C09">
        <w:t xml:space="preserve"> adapters with the Express Template Prep Kit v2.0, and quantified prior to sequencing on 1M v3 SMRT cells using the Sequel Binding Kit 3.0. The run was conducted for 10 h at the W</w:t>
      </w:r>
      <w:r w:rsidRPr="00FD0C09">
        <w:t xml:space="preserve">SU </w:t>
      </w:r>
      <w:r w:rsidR="00481E61" w:rsidRPr="00FD0C09">
        <w:t xml:space="preserve">Biotechnology and Bioanalysis Genomics Lab. Raw sequence data were processed using SMRT Link v6.0 to generate high-quality circular consensus sequences. Demultiplexed reads were filtered to retain only sequences between 400 and 700 bp and with a minimum quality threshold (Phred ≥ 40, inferred accuracy ≥ 0.9999). </w:t>
      </w:r>
    </w:p>
    <w:p w14:paraId="2761EB77" w14:textId="6199101C" w:rsidR="00481E61" w:rsidRPr="00FD0C09" w:rsidRDefault="00481E61" w:rsidP="00635904">
      <w:pPr>
        <w:pStyle w:val="paragraph"/>
        <w:spacing w:before="0" w:beforeAutospacing="0" w:after="0" w:afterAutospacing="0" w:line="480" w:lineRule="auto"/>
        <w:ind w:firstLine="540"/>
        <w:contextualSpacing/>
        <w:textAlignment w:val="baseline"/>
      </w:pPr>
      <w:r w:rsidRPr="00FD0C09">
        <w:t xml:space="preserve">Sequence data were analyzed using </w:t>
      </w:r>
      <w:proofErr w:type="spellStart"/>
      <w:r w:rsidRPr="00FD0C09">
        <w:t>Geneious</w:t>
      </w:r>
      <w:proofErr w:type="spellEnd"/>
      <w:r w:rsidRPr="00FD0C09">
        <w:t xml:space="preserve"> Prime® (v2023.1.2). Operational taxonomic units (OTUs) were generated via de novo assembly using custom parameters (95% minimum overlap identity, 1% max gaps per read, and 5% max mismatches). OTUs represented by five or fewer reads were excluded to minimize artifacts or potential contamination. </w:t>
      </w:r>
      <w:proofErr w:type="spellStart"/>
      <w:r w:rsidRPr="00FD0C09">
        <w:t>BLASTn</w:t>
      </w:r>
      <w:proofErr w:type="spellEnd"/>
      <w:r w:rsidRPr="00FD0C09">
        <w:t xml:space="preserve"> searches against the NCBI GenBank database were used to assign taxonomic identities, with matches reported to the genus</w:t>
      </w:r>
      <w:r w:rsidR="0032159A" w:rsidRPr="00FD0C09">
        <w:t xml:space="preserve"> level, not species,</w:t>
      </w:r>
      <w:r w:rsidRPr="00FD0C09">
        <w:t xml:space="preserve"> for greater reliability (Altschul et al. 1990). A plant taxon was considered present if at least six reads matched a given OTU, a threshold consistent with previous metabarcoding studies (Cooper et al. 2022). Given that prior research has shown plant DNA signal intensity may not correlate with feeding intensity or time since ingestion, dietary results were interpreted qualitatively as presence/absence data</w:t>
      </w:r>
      <w:r w:rsidR="0032159A" w:rsidRPr="00FD0C09">
        <w:t xml:space="preserve"> (Avanesyan et al. 2021)</w:t>
      </w:r>
      <w:r w:rsidRPr="00FD0C09">
        <w:t>.</w:t>
      </w:r>
      <w:r w:rsidR="00104036" w:rsidRPr="00FD0C09">
        <w:t xml:space="preserve"> </w:t>
      </w:r>
      <w:r w:rsidR="00104036" w:rsidRPr="00FD0C09">
        <w:lastRenderedPageBreak/>
        <w:t xml:space="preserve">Each sequence run included </w:t>
      </w:r>
      <w:proofErr w:type="gramStart"/>
      <w:r w:rsidR="00104036" w:rsidRPr="00FD0C09">
        <w:t>a positive</w:t>
      </w:r>
      <w:proofErr w:type="gramEnd"/>
      <w:r w:rsidR="00104036" w:rsidRPr="00FD0C09">
        <w:t xml:space="preserve"> and negative control to validate that the reads for the known positive came back as expected and that the negative did not come back with reads. No sequence results for BCTV or CPt were shown </w:t>
      </w:r>
      <w:r w:rsidR="004339D6" w:rsidRPr="00FD0C09">
        <w:t>as</w:t>
      </w:r>
      <w:r w:rsidR="00104036" w:rsidRPr="00FD0C09">
        <w:t xml:space="preserve"> the primers used were more specific towards plants or fungus. Our results also included a few uncultured </w:t>
      </w:r>
      <w:r w:rsidR="00507290" w:rsidRPr="00FD0C09">
        <w:t xml:space="preserve">fungi </w:t>
      </w:r>
      <w:r w:rsidR="00104036" w:rsidRPr="00FD0C09">
        <w:t>which were omitted.</w:t>
      </w:r>
    </w:p>
    <w:p w14:paraId="454F8EFB" w14:textId="77777777" w:rsidR="00AF738E" w:rsidRPr="00FD0C09" w:rsidRDefault="00AF738E" w:rsidP="002A22D6">
      <w:pPr>
        <w:spacing w:after="0" w:line="480" w:lineRule="auto"/>
        <w:contextualSpacing/>
        <w:rPr>
          <w:rFonts w:ascii="Times New Roman" w:hAnsi="Times New Roman" w:cs="Times New Roman"/>
          <w:b/>
          <w:bCs/>
          <w:i/>
          <w:iCs/>
          <w:sz w:val="24"/>
          <w:szCs w:val="24"/>
        </w:rPr>
      </w:pPr>
    </w:p>
    <w:p w14:paraId="7AE93928" w14:textId="08774D52" w:rsidR="009C631F" w:rsidRPr="00FD0C09" w:rsidRDefault="0090537B" w:rsidP="002A22D6">
      <w:pPr>
        <w:spacing w:after="0" w:line="480" w:lineRule="auto"/>
        <w:contextualSpacing/>
        <w:rPr>
          <w:rFonts w:ascii="Times New Roman" w:hAnsi="Times New Roman" w:cs="Times New Roman"/>
          <w:b/>
          <w:bCs/>
          <w:i/>
          <w:iCs/>
          <w:sz w:val="24"/>
          <w:szCs w:val="24"/>
        </w:rPr>
      </w:pPr>
      <w:r w:rsidRPr="00FD0C09">
        <w:rPr>
          <w:rFonts w:ascii="Times New Roman" w:hAnsi="Times New Roman" w:cs="Times New Roman"/>
          <w:b/>
          <w:bCs/>
          <w:i/>
          <w:iCs/>
          <w:sz w:val="24"/>
          <w:szCs w:val="24"/>
        </w:rPr>
        <w:t>Analy</w:t>
      </w:r>
      <w:r w:rsidR="00F84F64" w:rsidRPr="00FD0C09">
        <w:rPr>
          <w:rFonts w:ascii="Times New Roman" w:hAnsi="Times New Roman" w:cs="Times New Roman"/>
          <w:b/>
          <w:bCs/>
          <w:i/>
          <w:iCs/>
          <w:sz w:val="24"/>
          <w:szCs w:val="24"/>
        </w:rPr>
        <w:t>tics</w:t>
      </w:r>
    </w:p>
    <w:p w14:paraId="4E05D4B1" w14:textId="04CFB622" w:rsidR="00856B83" w:rsidRPr="00FD0C09" w:rsidRDefault="005708CD" w:rsidP="00A92F52">
      <w:pPr>
        <w:spacing w:after="0" w:line="480" w:lineRule="auto"/>
        <w:contextualSpacing/>
        <w:rPr>
          <w:rFonts w:ascii="Times New Roman" w:hAnsi="Times New Roman" w:cs="Times New Roman"/>
          <w:sz w:val="24"/>
          <w:szCs w:val="24"/>
        </w:rPr>
      </w:pPr>
      <w:r w:rsidRPr="00FD0C09">
        <w:rPr>
          <w:rFonts w:ascii="Times New Roman" w:hAnsi="Times New Roman" w:cs="Times New Roman"/>
          <w:sz w:val="24"/>
          <w:szCs w:val="24"/>
        </w:rPr>
        <w:t xml:space="preserve">Data </w:t>
      </w:r>
      <w:del w:id="145" w:author="Krell, Rayda" w:date="2025-12-29T11:10:00Z" w16du:dateUtc="2025-12-29T16:10:00Z">
        <w:r w:rsidR="00ED5356" w:rsidRPr="00FD0C09" w:rsidDel="00D95D4D">
          <w:rPr>
            <w:rFonts w:ascii="Times New Roman" w:hAnsi="Times New Roman" w:cs="Times New Roman"/>
            <w:sz w:val="24"/>
            <w:szCs w:val="24"/>
          </w:rPr>
          <w:delText>was</w:delText>
        </w:r>
        <w:r w:rsidR="00706BA3" w:rsidRPr="00FD0C09" w:rsidDel="00D95D4D">
          <w:rPr>
            <w:rFonts w:ascii="Times New Roman" w:hAnsi="Times New Roman" w:cs="Times New Roman"/>
            <w:sz w:val="24"/>
            <w:szCs w:val="24"/>
          </w:rPr>
          <w:delText xml:space="preserve"> </w:delText>
        </w:r>
      </w:del>
      <w:ins w:id="146" w:author="Krell, Rayda" w:date="2025-12-29T11:10:00Z" w16du:dateUtc="2025-12-29T16:10:00Z">
        <w:r w:rsidR="00D95D4D" w:rsidRPr="00FD0C09">
          <w:rPr>
            <w:rFonts w:ascii="Times New Roman" w:hAnsi="Times New Roman" w:cs="Times New Roman"/>
            <w:sz w:val="24"/>
            <w:szCs w:val="24"/>
          </w:rPr>
          <w:t>w</w:t>
        </w:r>
        <w:r w:rsidR="00D95D4D">
          <w:rPr>
            <w:rFonts w:ascii="Times New Roman" w:hAnsi="Times New Roman" w:cs="Times New Roman"/>
            <w:sz w:val="24"/>
            <w:szCs w:val="24"/>
          </w:rPr>
          <w:t>ere</w:t>
        </w:r>
        <w:r w:rsidR="00D95D4D" w:rsidRPr="00FD0C09">
          <w:rPr>
            <w:rFonts w:ascii="Times New Roman" w:hAnsi="Times New Roman" w:cs="Times New Roman"/>
            <w:sz w:val="24"/>
            <w:szCs w:val="24"/>
          </w:rPr>
          <w:t xml:space="preserve"> </w:t>
        </w:r>
      </w:ins>
      <w:r w:rsidRPr="00FD0C09">
        <w:rPr>
          <w:rFonts w:ascii="Times New Roman" w:hAnsi="Times New Roman" w:cs="Times New Roman"/>
          <w:sz w:val="24"/>
          <w:szCs w:val="24"/>
        </w:rPr>
        <w:t xml:space="preserve">evaluated to explore seasonal trends in </w:t>
      </w:r>
      <w:r w:rsidRPr="00FD0C09">
        <w:rPr>
          <w:rFonts w:ascii="Times New Roman" w:hAnsi="Times New Roman" w:cs="Times New Roman"/>
          <w:i/>
          <w:iCs/>
          <w:sz w:val="24"/>
          <w:szCs w:val="24"/>
        </w:rPr>
        <w:t>N. tenellus</w:t>
      </w:r>
      <w:r w:rsidRPr="00FD0C09">
        <w:rPr>
          <w:rFonts w:ascii="Times New Roman" w:hAnsi="Times New Roman" w:cs="Times New Roman"/>
          <w:sz w:val="24"/>
          <w:szCs w:val="24"/>
        </w:rPr>
        <w:t xml:space="preserve"> infection status and host plant</w:t>
      </w:r>
      <w:r w:rsidR="009E556A" w:rsidRPr="00FD0C09">
        <w:rPr>
          <w:rFonts w:ascii="Times New Roman" w:hAnsi="Times New Roman" w:cs="Times New Roman"/>
          <w:sz w:val="24"/>
          <w:szCs w:val="24"/>
        </w:rPr>
        <w:t xml:space="preserve"> use</w:t>
      </w:r>
      <w:r w:rsidRPr="00FD0C09">
        <w:rPr>
          <w:rFonts w:ascii="Times New Roman" w:hAnsi="Times New Roman" w:cs="Times New Roman"/>
          <w:sz w:val="24"/>
          <w:szCs w:val="24"/>
        </w:rPr>
        <w:t xml:space="preserve">. </w:t>
      </w:r>
      <w:r w:rsidR="00856B83" w:rsidRPr="00FD0C09">
        <w:rPr>
          <w:rFonts w:ascii="Times New Roman" w:hAnsi="Times New Roman" w:cs="Times New Roman"/>
          <w:sz w:val="24"/>
          <w:szCs w:val="24"/>
        </w:rPr>
        <w:t>T</w:t>
      </w:r>
      <w:r w:rsidR="009E556A" w:rsidRPr="00FD0C09">
        <w:rPr>
          <w:rFonts w:ascii="Times New Roman" w:hAnsi="Times New Roman" w:cs="Times New Roman"/>
          <w:sz w:val="24"/>
          <w:szCs w:val="24"/>
        </w:rPr>
        <w:t xml:space="preserve">he </w:t>
      </w:r>
      <w:r w:rsidR="0017244D" w:rsidRPr="00FD0C09">
        <w:rPr>
          <w:rFonts w:ascii="Times New Roman" w:hAnsi="Times New Roman" w:cs="Times New Roman"/>
          <w:sz w:val="24"/>
          <w:szCs w:val="24"/>
        </w:rPr>
        <w:t>observational nature of this study precluded formal hypothesis testing</w:t>
      </w:r>
      <w:r w:rsidR="009E556A" w:rsidRPr="00FD0C09">
        <w:rPr>
          <w:rFonts w:ascii="Times New Roman" w:hAnsi="Times New Roman" w:cs="Times New Roman"/>
          <w:sz w:val="24"/>
          <w:szCs w:val="24"/>
        </w:rPr>
        <w:t xml:space="preserve">, </w:t>
      </w:r>
      <w:r w:rsidR="00856B83" w:rsidRPr="00FD0C09">
        <w:rPr>
          <w:rFonts w:ascii="Times New Roman" w:hAnsi="Times New Roman" w:cs="Times New Roman"/>
          <w:sz w:val="24"/>
          <w:szCs w:val="24"/>
        </w:rPr>
        <w:t xml:space="preserve">but </w:t>
      </w:r>
      <w:r w:rsidR="0017244D" w:rsidRPr="00FD0C09">
        <w:rPr>
          <w:rFonts w:ascii="Times New Roman" w:hAnsi="Times New Roman" w:cs="Times New Roman"/>
          <w:sz w:val="24"/>
          <w:szCs w:val="24"/>
        </w:rPr>
        <w:t xml:space="preserve">we </w:t>
      </w:r>
      <w:r w:rsidR="009E556A" w:rsidRPr="00FD0C09">
        <w:rPr>
          <w:rFonts w:ascii="Times New Roman" w:hAnsi="Times New Roman" w:cs="Times New Roman"/>
          <w:sz w:val="24"/>
          <w:szCs w:val="24"/>
        </w:rPr>
        <w:t xml:space="preserve">summarized </w:t>
      </w:r>
      <w:r w:rsidR="0017244D" w:rsidRPr="00FD0C09">
        <w:rPr>
          <w:rFonts w:ascii="Times New Roman" w:hAnsi="Times New Roman" w:cs="Times New Roman"/>
          <w:sz w:val="24"/>
          <w:szCs w:val="24"/>
        </w:rPr>
        <w:t>our surveys to show</w:t>
      </w:r>
      <w:r w:rsidR="003910F7" w:rsidRPr="00FD0C09">
        <w:rPr>
          <w:rFonts w:ascii="Times New Roman" w:hAnsi="Times New Roman" w:cs="Times New Roman"/>
          <w:sz w:val="24"/>
          <w:szCs w:val="24"/>
        </w:rPr>
        <w:t xml:space="preserve"> the diversity of host plants,</w:t>
      </w:r>
      <w:r w:rsidR="0017244D" w:rsidRPr="00FD0C09">
        <w:rPr>
          <w:rFonts w:ascii="Times New Roman" w:hAnsi="Times New Roman" w:cs="Times New Roman"/>
          <w:sz w:val="24"/>
          <w:szCs w:val="24"/>
        </w:rPr>
        <w:t xml:space="preserve"> variability in infection status, and the seasonal timing of host plant use by </w:t>
      </w:r>
      <w:r w:rsidR="0017244D" w:rsidRPr="00FD0C09">
        <w:rPr>
          <w:rFonts w:ascii="Times New Roman" w:hAnsi="Times New Roman" w:cs="Times New Roman"/>
          <w:i/>
          <w:iCs/>
          <w:sz w:val="24"/>
          <w:szCs w:val="24"/>
        </w:rPr>
        <w:t>N. tenellus</w:t>
      </w:r>
      <w:r w:rsidR="0017244D" w:rsidRPr="00FD0C09">
        <w:rPr>
          <w:rFonts w:ascii="Times New Roman" w:hAnsi="Times New Roman" w:cs="Times New Roman"/>
          <w:sz w:val="24"/>
          <w:szCs w:val="24"/>
        </w:rPr>
        <w:t xml:space="preserve">. </w:t>
      </w:r>
      <w:r w:rsidR="001E7AAB" w:rsidRPr="00FD0C09">
        <w:rPr>
          <w:rFonts w:ascii="Times New Roman" w:hAnsi="Times New Roman" w:cs="Times New Roman"/>
          <w:sz w:val="24"/>
          <w:szCs w:val="24"/>
        </w:rPr>
        <w:t xml:space="preserve">We </w:t>
      </w:r>
      <w:r w:rsidR="00F84F64" w:rsidRPr="00FD0C09">
        <w:rPr>
          <w:rFonts w:ascii="Times New Roman" w:hAnsi="Times New Roman" w:cs="Times New Roman"/>
          <w:sz w:val="24"/>
          <w:szCs w:val="24"/>
        </w:rPr>
        <w:t>considered</w:t>
      </w:r>
      <w:r w:rsidR="001E7AAB" w:rsidRPr="00FD0C09">
        <w:rPr>
          <w:rFonts w:ascii="Times New Roman" w:hAnsi="Times New Roman" w:cs="Times New Roman"/>
          <w:sz w:val="24"/>
          <w:szCs w:val="24"/>
        </w:rPr>
        <w:t xml:space="preserve"> </w:t>
      </w:r>
      <w:r w:rsidR="00F84F64" w:rsidRPr="00FD0C09">
        <w:rPr>
          <w:rFonts w:ascii="Times New Roman" w:hAnsi="Times New Roman" w:cs="Times New Roman"/>
          <w:sz w:val="24"/>
          <w:szCs w:val="24"/>
        </w:rPr>
        <w:t>that</w:t>
      </w:r>
      <w:r w:rsidR="00A82F09" w:rsidRPr="00FD0C09">
        <w:rPr>
          <w:rFonts w:ascii="Times New Roman" w:hAnsi="Times New Roman" w:cs="Times New Roman"/>
          <w:sz w:val="24"/>
          <w:szCs w:val="24"/>
        </w:rPr>
        <w:t xml:space="preserve"> variation in</w:t>
      </w:r>
      <w:r w:rsidR="00F84F64" w:rsidRPr="00FD0C09">
        <w:rPr>
          <w:rFonts w:ascii="Times New Roman" w:hAnsi="Times New Roman" w:cs="Times New Roman"/>
          <w:sz w:val="24"/>
          <w:szCs w:val="24"/>
        </w:rPr>
        <w:t xml:space="preserve"> </w:t>
      </w:r>
      <w:r w:rsidR="001E7AAB" w:rsidRPr="00FD0C09">
        <w:rPr>
          <w:rFonts w:ascii="Times New Roman" w:hAnsi="Times New Roman" w:cs="Times New Roman"/>
          <w:sz w:val="24"/>
          <w:szCs w:val="24"/>
        </w:rPr>
        <w:t>host species composition</w:t>
      </w:r>
      <w:r w:rsidR="00F84F64" w:rsidRPr="00FD0C09">
        <w:rPr>
          <w:rFonts w:ascii="Times New Roman" w:hAnsi="Times New Roman" w:cs="Times New Roman"/>
          <w:sz w:val="24"/>
          <w:szCs w:val="24"/>
        </w:rPr>
        <w:t xml:space="preserve"> may explain</w:t>
      </w:r>
      <w:r w:rsidR="001E7AAB" w:rsidRPr="00FD0C09">
        <w:rPr>
          <w:rFonts w:ascii="Times New Roman" w:hAnsi="Times New Roman" w:cs="Times New Roman"/>
          <w:sz w:val="24"/>
          <w:szCs w:val="24"/>
        </w:rPr>
        <w:t xml:space="preserve"> differences in infection status</w:t>
      </w:r>
      <w:r w:rsidR="00F84F64" w:rsidRPr="00FD0C09">
        <w:rPr>
          <w:rFonts w:ascii="Times New Roman" w:hAnsi="Times New Roman" w:cs="Times New Roman"/>
          <w:sz w:val="24"/>
          <w:szCs w:val="24"/>
        </w:rPr>
        <w:t xml:space="preserve"> and made these comparisons </w:t>
      </w:r>
      <w:r w:rsidR="00EE1364" w:rsidRPr="00FD0C09">
        <w:rPr>
          <w:rFonts w:ascii="Times New Roman" w:hAnsi="Times New Roman" w:cs="Times New Roman"/>
          <w:sz w:val="24"/>
          <w:szCs w:val="24"/>
        </w:rPr>
        <w:t>with</w:t>
      </w:r>
      <w:r w:rsidR="001E7AAB" w:rsidRPr="00FD0C09">
        <w:rPr>
          <w:rFonts w:ascii="Times New Roman" w:hAnsi="Times New Roman" w:cs="Times New Roman"/>
          <w:sz w:val="24"/>
          <w:szCs w:val="24"/>
        </w:rPr>
        <w:t xml:space="preserve"> </w:t>
      </w:r>
      <w:r w:rsidR="00D43A9B" w:rsidRPr="00FD0C09">
        <w:rPr>
          <w:rFonts w:ascii="Times New Roman" w:hAnsi="Times New Roman" w:cs="Times New Roman"/>
          <w:sz w:val="24"/>
          <w:szCs w:val="24"/>
        </w:rPr>
        <w:t xml:space="preserve">PERMANOVA </w:t>
      </w:r>
      <w:r w:rsidR="00385D02" w:rsidRPr="00FD0C09">
        <w:rPr>
          <w:rFonts w:ascii="Times New Roman" w:hAnsi="Times New Roman" w:cs="Times New Roman"/>
          <w:sz w:val="24"/>
          <w:szCs w:val="24"/>
        </w:rPr>
        <w:t>(</w:t>
      </w:r>
      <w:r w:rsidR="00385D02" w:rsidRPr="00FD0C09">
        <w:rPr>
          <w:rFonts w:ascii="Times New Roman" w:hAnsi="Times New Roman" w:cs="Times New Roman"/>
          <w:i/>
          <w:iCs/>
          <w:sz w:val="24"/>
          <w:szCs w:val="24"/>
        </w:rPr>
        <w:t>vegan::adonis2</w:t>
      </w:r>
      <w:r w:rsidR="00385D02" w:rsidRPr="00FD0C09">
        <w:rPr>
          <w:rFonts w:ascii="Times New Roman" w:hAnsi="Times New Roman" w:cs="Times New Roman"/>
          <w:sz w:val="24"/>
          <w:szCs w:val="24"/>
        </w:rPr>
        <w:t xml:space="preserve">) </w:t>
      </w:r>
      <w:r w:rsidR="00D43A9B" w:rsidRPr="00FD0C09">
        <w:rPr>
          <w:rFonts w:ascii="Times New Roman" w:hAnsi="Times New Roman" w:cs="Times New Roman"/>
          <w:sz w:val="24"/>
          <w:szCs w:val="24"/>
        </w:rPr>
        <w:t xml:space="preserve">(Oksanen et al. 2024). </w:t>
      </w:r>
      <w:r w:rsidR="00F11BDF" w:rsidRPr="00FD0C09">
        <w:rPr>
          <w:rFonts w:ascii="Times New Roman" w:hAnsi="Times New Roman" w:cs="Times New Roman"/>
          <w:sz w:val="24"/>
          <w:szCs w:val="24"/>
        </w:rPr>
        <w:t xml:space="preserve">This approach takes the matrix of species composition as a function of BCTV infection status, CPt infection status, </w:t>
      </w:r>
      <w:r w:rsidR="005E74E6" w:rsidRPr="00FD0C09">
        <w:rPr>
          <w:rFonts w:ascii="Times New Roman" w:hAnsi="Times New Roman" w:cs="Times New Roman"/>
          <w:sz w:val="24"/>
          <w:szCs w:val="24"/>
        </w:rPr>
        <w:t xml:space="preserve">collection region, and collection year as fixed effects and the host plant species </w:t>
      </w:r>
      <w:del w:id="147" w:author="Krell, Rayda" w:date="2025-12-29T11:11:00Z" w16du:dateUtc="2025-12-29T16:11:00Z">
        <w:r w:rsidR="005E74E6" w:rsidRPr="00FD0C09" w:rsidDel="006065A7">
          <w:rPr>
            <w:rFonts w:ascii="Times New Roman" w:hAnsi="Times New Roman" w:cs="Times New Roman"/>
            <w:sz w:val="24"/>
            <w:szCs w:val="24"/>
          </w:rPr>
          <w:delText>that each</w:delText>
        </w:r>
      </w:del>
      <w:ins w:id="148" w:author="Krell, Rayda" w:date="2025-12-29T11:11:00Z" w16du:dateUtc="2025-12-29T16:11:00Z">
        <w:r w:rsidR="006065A7">
          <w:rPr>
            <w:rFonts w:ascii="Times New Roman" w:hAnsi="Times New Roman" w:cs="Times New Roman"/>
            <w:sz w:val="24"/>
            <w:szCs w:val="24"/>
          </w:rPr>
          <w:t>from which each</w:t>
        </w:r>
      </w:ins>
      <w:r w:rsidR="005E74E6" w:rsidRPr="00FD0C09">
        <w:rPr>
          <w:rFonts w:ascii="Times New Roman" w:hAnsi="Times New Roman" w:cs="Times New Roman"/>
          <w:sz w:val="24"/>
          <w:szCs w:val="24"/>
        </w:rPr>
        <w:t xml:space="preserve"> </w:t>
      </w:r>
      <w:r w:rsidR="005E74E6" w:rsidRPr="00FD0C09">
        <w:rPr>
          <w:rFonts w:ascii="Times New Roman" w:hAnsi="Times New Roman" w:cs="Times New Roman"/>
          <w:i/>
          <w:iCs/>
          <w:sz w:val="24"/>
          <w:szCs w:val="24"/>
        </w:rPr>
        <w:t>N. tenellus</w:t>
      </w:r>
      <w:r w:rsidR="005E74E6" w:rsidRPr="00FD0C09">
        <w:rPr>
          <w:rFonts w:ascii="Times New Roman" w:hAnsi="Times New Roman" w:cs="Times New Roman"/>
          <w:sz w:val="24"/>
          <w:szCs w:val="24"/>
        </w:rPr>
        <w:t xml:space="preserve"> was collected </w:t>
      </w:r>
      <w:del w:id="149" w:author="Krell, Rayda" w:date="2025-12-29T11:11:00Z" w16du:dateUtc="2025-12-29T16:11:00Z">
        <w:r w:rsidR="005E74E6" w:rsidRPr="00FD0C09" w:rsidDel="006065A7">
          <w:rPr>
            <w:rFonts w:ascii="Times New Roman" w:hAnsi="Times New Roman" w:cs="Times New Roman"/>
            <w:sz w:val="24"/>
            <w:szCs w:val="24"/>
          </w:rPr>
          <w:delText xml:space="preserve">on </w:delText>
        </w:r>
      </w:del>
      <w:r w:rsidR="005E74E6" w:rsidRPr="00FD0C09">
        <w:rPr>
          <w:rFonts w:ascii="Times New Roman" w:hAnsi="Times New Roman" w:cs="Times New Roman"/>
          <w:sz w:val="24"/>
          <w:szCs w:val="24"/>
        </w:rPr>
        <w:t xml:space="preserve">as a random intercept. </w:t>
      </w:r>
      <w:r w:rsidR="00D43A9B" w:rsidRPr="00FD0C09">
        <w:rPr>
          <w:rFonts w:ascii="Times New Roman" w:hAnsi="Times New Roman" w:cs="Times New Roman"/>
          <w:sz w:val="24"/>
          <w:szCs w:val="24"/>
        </w:rPr>
        <w:t xml:space="preserve">To explore the hypothesis that </w:t>
      </w:r>
      <w:r w:rsidR="00D43A9B" w:rsidRPr="00FD0C09">
        <w:rPr>
          <w:rFonts w:ascii="Times New Roman" w:hAnsi="Times New Roman" w:cs="Times New Roman"/>
          <w:i/>
          <w:iCs/>
          <w:sz w:val="24"/>
          <w:szCs w:val="24"/>
        </w:rPr>
        <w:t xml:space="preserve">N. tenellus </w:t>
      </w:r>
      <w:r w:rsidR="00D43A9B" w:rsidRPr="00FD0C09">
        <w:rPr>
          <w:rFonts w:ascii="Times New Roman" w:hAnsi="Times New Roman" w:cs="Times New Roman"/>
          <w:sz w:val="24"/>
          <w:szCs w:val="24"/>
        </w:rPr>
        <w:t xml:space="preserve">seasonally </w:t>
      </w:r>
      <w:proofErr w:type="gramStart"/>
      <w:r w:rsidR="00D43A9B" w:rsidRPr="00FD0C09">
        <w:rPr>
          <w:rFonts w:ascii="Times New Roman" w:hAnsi="Times New Roman" w:cs="Times New Roman"/>
          <w:sz w:val="24"/>
          <w:szCs w:val="24"/>
        </w:rPr>
        <w:t>migrate</w:t>
      </w:r>
      <w:proofErr w:type="gramEnd"/>
      <w:r w:rsidR="00D43A9B" w:rsidRPr="00FD0C09">
        <w:rPr>
          <w:rFonts w:ascii="Times New Roman" w:hAnsi="Times New Roman" w:cs="Times New Roman"/>
          <w:sz w:val="24"/>
          <w:szCs w:val="24"/>
        </w:rPr>
        <w:t xml:space="preserve"> from weeds to crops in early spring we </w:t>
      </w:r>
      <w:r w:rsidR="00F11BDF" w:rsidRPr="00FD0C09">
        <w:rPr>
          <w:rFonts w:ascii="Times New Roman" w:hAnsi="Times New Roman" w:cs="Times New Roman"/>
          <w:sz w:val="24"/>
          <w:szCs w:val="24"/>
        </w:rPr>
        <w:t>included</w:t>
      </w:r>
      <w:r w:rsidR="00D43A9B" w:rsidRPr="00FD0C09">
        <w:rPr>
          <w:rFonts w:ascii="Times New Roman" w:hAnsi="Times New Roman" w:cs="Times New Roman"/>
          <w:sz w:val="24"/>
          <w:szCs w:val="24"/>
        </w:rPr>
        <w:t xml:space="preserve"> </w:t>
      </w:r>
      <w:r w:rsidR="00F11BDF" w:rsidRPr="00FD0C09">
        <w:rPr>
          <w:rFonts w:ascii="Times New Roman" w:hAnsi="Times New Roman" w:cs="Times New Roman"/>
          <w:sz w:val="24"/>
          <w:szCs w:val="24"/>
        </w:rPr>
        <w:t>a spline term (</w:t>
      </w:r>
      <w:proofErr w:type="spellStart"/>
      <w:r w:rsidR="00F11BDF" w:rsidRPr="00FD0C09">
        <w:rPr>
          <w:rFonts w:ascii="Times New Roman" w:hAnsi="Times New Roman" w:cs="Times New Roman"/>
          <w:i/>
          <w:iCs/>
          <w:sz w:val="24"/>
          <w:szCs w:val="24"/>
        </w:rPr>
        <w:t>df</w:t>
      </w:r>
      <w:proofErr w:type="spellEnd"/>
      <w:r w:rsidR="00F11BDF" w:rsidRPr="00FD0C09">
        <w:rPr>
          <w:rFonts w:ascii="Times New Roman" w:hAnsi="Times New Roman" w:cs="Times New Roman"/>
          <w:sz w:val="24"/>
          <w:szCs w:val="24"/>
        </w:rPr>
        <w:t xml:space="preserve"> = 5) for </w:t>
      </w:r>
      <w:r w:rsidR="00D43A9B" w:rsidRPr="00FD0C09">
        <w:rPr>
          <w:rFonts w:ascii="Times New Roman" w:hAnsi="Times New Roman" w:cs="Times New Roman"/>
          <w:sz w:val="24"/>
          <w:szCs w:val="24"/>
        </w:rPr>
        <w:t xml:space="preserve">the sampling date </w:t>
      </w:r>
      <w:r w:rsidR="00F11BDF" w:rsidRPr="00FD0C09">
        <w:rPr>
          <w:rFonts w:ascii="Times New Roman" w:hAnsi="Times New Roman" w:cs="Times New Roman"/>
          <w:sz w:val="24"/>
          <w:szCs w:val="24"/>
        </w:rPr>
        <w:t xml:space="preserve">of </w:t>
      </w:r>
      <w:r w:rsidR="00D43A9B" w:rsidRPr="00FD0C09">
        <w:rPr>
          <w:rFonts w:ascii="Times New Roman" w:hAnsi="Times New Roman" w:cs="Times New Roman"/>
          <w:sz w:val="24"/>
          <w:szCs w:val="24"/>
        </w:rPr>
        <w:t xml:space="preserve">each </w:t>
      </w:r>
      <w:r w:rsidR="00D43A9B" w:rsidRPr="00FD0C09">
        <w:rPr>
          <w:rFonts w:ascii="Times New Roman" w:hAnsi="Times New Roman" w:cs="Times New Roman"/>
          <w:i/>
          <w:iCs/>
          <w:sz w:val="24"/>
          <w:szCs w:val="24"/>
        </w:rPr>
        <w:t xml:space="preserve">N. tenellus </w:t>
      </w:r>
      <w:r w:rsidR="00F11BDF" w:rsidRPr="00FD0C09">
        <w:rPr>
          <w:rFonts w:ascii="Times New Roman" w:hAnsi="Times New Roman" w:cs="Times New Roman"/>
          <w:sz w:val="24"/>
          <w:szCs w:val="24"/>
        </w:rPr>
        <w:t>in our PERMANOVA.</w:t>
      </w:r>
      <w:r w:rsidR="00F11BDF" w:rsidRPr="00FD0C09">
        <w:rPr>
          <w:rFonts w:ascii="Times New Roman" w:hAnsi="Times New Roman" w:cs="Times New Roman"/>
          <w:i/>
          <w:iCs/>
          <w:sz w:val="24"/>
          <w:szCs w:val="24"/>
        </w:rPr>
        <w:t xml:space="preserve"> </w:t>
      </w:r>
      <w:r w:rsidR="00BD071D" w:rsidRPr="00FD0C09">
        <w:rPr>
          <w:rFonts w:ascii="Times New Roman" w:hAnsi="Times New Roman" w:cs="Times New Roman"/>
          <w:sz w:val="24"/>
          <w:szCs w:val="24"/>
        </w:rPr>
        <w:t>Significant effects were evaluated by constrained ordination via Canonical Analysis of Principal Coordinates (CAP)</w:t>
      </w:r>
      <w:r w:rsidR="00A6699E" w:rsidRPr="00FD0C09">
        <w:rPr>
          <w:rFonts w:ascii="Times New Roman" w:hAnsi="Times New Roman" w:cs="Times New Roman"/>
          <w:sz w:val="24"/>
          <w:szCs w:val="24"/>
        </w:rPr>
        <w:t>, a robust method for parsing out complicated effects in multivariate analyses without Euclidean distance constraints</w:t>
      </w:r>
      <w:r w:rsidR="003B2EB9" w:rsidRPr="00FD0C09">
        <w:rPr>
          <w:rFonts w:ascii="Times New Roman" w:hAnsi="Times New Roman" w:cs="Times New Roman"/>
          <w:sz w:val="24"/>
          <w:szCs w:val="24"/>
        </w:rPr>
        <w:t xml:space="preserve"> (Anderson </w:t>
      </w:r>
      <w:r w:rsidR="00ED5356" w:rsidRPr="00FD0C09">
        <w:rPr>
          <w:rFonts w:ascii="Times New Roman" w:hAnsi="Times New Roman" w:cs="Times New Roman"/>
          <w:sz w:val="24"/>
          <w:szCs w:val="24"/>
        </w:rPr>
        <w:t>and</w:t>
      </w:r>
      <w:r w:rsidR="003B2EB9" w:rsidRPr="00FD0C09">
        <w:rPr>
          <w:rFonts w:ascii="Times New Roman" w:hAnsi="Times New Roman" w:cs="Times New Roman"/>
          <w:sz w:val="24"/>
          <w:szCs w:val="24"/>
        </w:rPr>
        <w:t xml:space="preserve"> Willis 2003)</w:t>
      </w:r>
      <w:r w:rsidR="00BD071D" w:rsidRPr="00FD0C09">
        <w:rPr>
          <w:rFonts w:ascii="Times New Roman" w:hAnsi="Times New Roman" w:cs="Times New Roman"/>
          <w:sz w:val="24"/>
          <w:szCs w:val="24"/>
        </w:rPr>
        <w:t xml:space="preserve">. </w:t>
      </w:r>
    </w:p>
    <w:p w14:paraId="22F97CAA" w14:textId="6E9686A3" w:rsidR="00A92F52" w:rsidRPr="00FD0C09" w:rsidRDefault="003B2EB9" w:rsidP="00621FBA">
      <w:pPr>
        <w:spacing w:after="0" w:line="480" w:lineRule="auto"/>
        <w:ind w:firstLine="540"/>
        <w:contextualSpacing/>
        <w:rPr>
          <w:rFonts w:ascii="Times New Roman" w:hAnsi="Times New Roman" w:cs="Times New Roman"/>
          <w:sz w:val="24"/>
          <w:szCs w:val="24"/>
        </w:rPr>
      </w:pPr>
      <w:r w:rsidRPr="00FD0C09">
        <w:rPr>
          <w:rFonts w:ascii="Times New Roman" w:hAnsi="Times New Roman" w:cs="Times New Roman"/>
          <w:sz w:val="24"/>
          <w:szCs w:val="24"/>
        </w:rPr>
        <w:t xml:space="preserve">The effect of sampling date </w:t>
      </w:r>
      <w:r w:rsidR="00856B83" w:rsidRPr="00FD0C09">
        <w:rPr>
          <w:rFonts w:ascii="Times New Roman" w:hAnsi="Times New Roman" w:cs="Times New Roman"/>
          <w:sz w:val="24"/>
          <w:szCs w:val="24"/>
        </w:rPr>
        <w:t xml:space="preserve">on host plant use and infection </w:t>
      </w:r>
      <w:r w:rsidRPr="00FD0C09">
        <w:rPr>
          <w:rFonts w:ascii="Times New Roman" w:hAnsi="Times New Roman" w:cs="Times New Roman"/>
          <w:sz w:val="24"/>
          <w:szCs w:val="24"/>
        </w:rPr>
        <w:t xml:space="preserve">was visualized by fitting </w:t>
      </w:r>
      <w:r w:rsidR="008C1C75" w:rsidRPr="00FD0C09">
        <w:rPr>
          <w:rFonts w:ascii="Times New Roman" w:hAnsi="Times New Roman" w:cs="Times New Roman"/>
          <w:sz w:val="24"/>
          <w:szCs w:val="24"/>
        </w:rPr>
        <w:t xml:space="preserve">a generalized additive mixed model (GAMM) </w:t>
      </w:r>
      <w:r w:rsidRPr="00FD0C09">
        <w:rPr>
          <w:rFonts w:ascii="Times New Roman" w:hAnsi="Times New Roman" w:cs="Times New Roman"/>
          <w:sz w:val="24"/>
          <w:szCs w:val="24"/>
        </w:rPr>
        <w:t xml:space="preserve">surface overlay </w:t>
      </w:r>
      <w:r w:rsidR="008C1C75" w:rsidRPr="00FD0C09">
        <w:rPr>
          <w:rFonts w:ascii="Times New Roman" w:hAnsi="Times New Roman" w:cs="Times New Roman"/>
          <w:sz w:val="24"/>
          <w:szCs w:val="24"/>
        </w:rPr>
        <w:t xml:space="preserve">with </w:t>
      </w:r>
      <w:r w:rsidR="007526BB" w:rsidRPr="00FD0C09">
        <w:rPr>
          <w:rFonts w:ascii="Times New Roman" w:hAnsi="Times New Roman" w:cs="Times New Roman"/>
          <w:sz w:val="24"/>
          <w:szCs w:val="24"/>
        </w:rPr>
        <w:t xml:space="preserve">smooth terms for the </w:t>
      </w:r>
      <w:r w:rsidRPr="00FD0C09">
        <w:rPr>
          <w:rFonts w:ascii="Times New Roman" w:hAnsi="Times New Roman" w:cs="Times New Roman"/>
          <w:sz w:val="24"/>
          <w:szCs w:val="24"/>
        </w:rPr>
        <w:t xml:space="preserve">constrained (CAP) and unconstrained (MDS) </w:t>
      </w:r>
      <w:r w:rsidR="007526BB" w:rsidRPr="00FD0C09">
        <w:rPr>
          <w:rFonts w:ascii="Times New Roman" w:hAnsi="Times New Roman" w:cs="Times New Roman"/>
          <w:sz w:val="24"/>
          <w:szCs w:val="24"/>
        </w:rPr>
        <w:t>axes (</w:t>
      </w:r>
      <w:proofErr w:type="spellStart"/>
      <w:r w:rsidR="007526BB" w:rsidRPr="00FD0C09">
        <w:rPr>
          <w:rFonts w:ascii="Times New Roman" w:hAnsi="Times New Roman" w:cs="Times New Roman"/>
          <w:i/>
          <w:iCs/>
          <w:sz w:val="24"/>
          <w:szCs w:val="24"/>
        </w:rPr>
        <w:t>df</w:t>
      </w:r>
      <w:proofErr w:type="spellEnd"/>
      <w:r w:rsidR="007526BB" w:rsidRPr="00FD0C09">
        <w:rPr>
          <w:rFonts w:ascii="Times New Roman" w:hAnsi="Times New Roman" w:cs="Times New Roman"/>
          <w:sz w:val="24"/>
          <w:szCs w:val="24"/>
        </w:rPr>
        <w:t xml:space="preserve"> = </w:t>
      </w:r>
      <w:r w:rsidR="00A82F09" w:rsidRPr="00FD0C09">
        <w:rPr>
          <w:rFonts w:ascii="Times New Roman" w:hAnsi="Times New Roman" w:cs="Times New Roman"/>
          <w:sz w:val="24"/>
          <w:szCs w:val="24"/>
        </w:rPr>
        <w:t>5</w:t>
      </w:r>
      <w:r w:rsidR="007526BB" w:rsidRPr="00FD0C09">
        <w:rPr>
          <w:rFonts w:ascii="Times New Roman" w:hAnsi="Times New Roman" w:cs="Times New Roman"/>
          <w:sz w:val="24"/>
          <w:szCs w:val="24"/>
        </w:rPr>
        <w:t>)</w:t>
      </w:r>
      <w:r w:rsidRPr="00FD0C09">
        <w:rPr>
          <w:rFonts w:ascii="Times New Roman" w:hAnsi="Times New Roman" w:cs="Times New Roman"/>
          <w:sz w:val="24"/>
          <w:szCs w:val="24"/>
        </w:rPr>
        <w:t xml:space="preserve"> using</w:t>
      </w:r>
      <w:r w:rsidR="007526BB" w:rsidRPr="00FD0C09">
        <w:rPr>
          <w:rFonts w:ascii="Times New Roman" w:hAnsi="Times New Roman" w:cs="Times New Roman"/>
          <w:sz w:val="24"/>
          <w:szCs w:val="24"/>
        </w:rPr>
        <w:t xml:space="preserve"> the </w:t>
      </w:r>
      <w:r w:rsidR="007526BB" w:rsidRPr="00FD0C09">
        <w:rPr>
          <w:rFonts w:ascii="Times New Roman" w:hAnsi="Times New Roman" w:cs="Times New Roman"/>
          <w:i/>
          <w:iCs/>
          <w:sz w:val="24"/>
          <w:szCs w:val="24"/>
        </w:rPr>
        <w:t xml:space="preserve">gamm4 </w:t>
      </w:r>
      <w:r w:rsidR="007526BB" w:rsidRPr="00FD0C09">
        <w:rPr>
          <w:rFonts w:ascii="Times New Roman" w:hAnsi="Times New Roman" w:cs="Times New Roman"/>
          <w:sz w:val="24"/>
          <w:szCs w:val="24"/>
        </w:rPr>
        <w:t xml:space="preserve">package (Wood </w:t>
      </w:r>
      <w:r w:rsidR="00ED5356" w:rsidRPr="00FD0C09">
        <w:rPr>
          <w:rFonts w:ascii="Times New Roman" w:hAnsi="Times New Roman" w:cs="Times New Roman"/>
          <w:sz w:val="24"/>
          <w:szCs w:val="24"/>
        </w:rPr>
        <w:t>and</w:t>
      </w:r>
      <w:r w:rsidR="007526BB" w:rsidRPr="00FD0C09">
        <w:rPr>
          <w:rFonts w:ascii="Times New Roman" w:hAnsi="Times New Roman" w:cs="Times New Roman"/>
          <w:sz w:val="24"/>
          <w:szCs w:val="24"/>
        </w:rPr>
        <w:t xml:space="preserve"> </w:t>
      </w:r>
      <w:proofErr w:type="spellStart"/>
      <w:r w:rsidR="007526BB" w:rsidRPr="00FD0C09">
        <w:rPr>
          <w:rFonts w:ascii="Times New Roman" w:hAnsi="Times New Roman" w:cs="Times New Roman"/>
          <w:sz w:val="24"/>
          <w:szCs w:val="24"/>
        </w:rPr>
        <w:lastRenderedPageBreak/>
        <w:t>Scheipl</w:t>
      </w:r>
      <w:proofErr w:type="spellEnd"/>
      <w:r w:rsidR="007526BB" w:rsidRPr="00FD0C09">
        <w:rPr>
          <w:rFonts w:ascii="Times New Roman" w:hAnsi="Times New Roman" w:cs="Times New Roman"/>
          <w:sz w:val="24"/>
          <w:szCs w:val="24"/>
        </w:rPr>
        <w:t xml:space="preserve"> 2020). </w:t>
      </w:r>
      <w:r w:rsidR="00EE1364" w:rsidRPr="00FD0C09">
        <w:rPr>
          <w:rFonts w:ascii="Times New Roman" w:hAnsi="Times New Roman" w:cs="Times New Roman"/>
          <w:sz w:val="24"/>
          <w:szCs w:val="24"/>
        </w:rPr>
        <w:t xml:space="preserve">All multivariate analyses were restricted to the top tenth percentile of species based on abundance. </w:t>
      </w:r>
      <w:r w:rsidR="007526BB" w:rsidRPr="00FD0C09">
        <w:rPr>
          <w:rFonts w:ascii="Times New Roman" w:hAnsi="Times New Roman" w:cs="Times New Roman"/>
          <w:sz w:val="24"/>
          <w:szCs w:val="24"/>
        </w:rPr>
        <w:t xml:space="preserve">As an alternative approach, we used kernel density estimation and the </w:t>
      </w:r>
      <w:r w:rsidR="007526BB" w:rsidRPr="00FD0C09">
        <w:rPr>
          <w:rFonts w:ascii="Times New Roman" w:hAnsi="Times New Roman" w:cs="Times New Roman"/>
          <w:i/>
          <w:iCs/>
          <w:sz w:val="24"/>
          <w:szCs w:val="24"/>
        </w:rPr>
        <w:t>ggridges</w:t>
      </w:r>
      <w:r w:rsidR="007526BB" w:rsidRPr="00FD0C09">
        <w:rPr>
          <w:rFonts w:ascii="Times New Roman" w:hAnsi="Times New Roman" w:cs="Times New Roman"/>
          <w:sz w:val="24"/>
          <w:szCs w:val="24"/>
        </w:rPr>
        <w:t xml:space="preserve"> package (Wilke 2024) by aggregating the occurrence of each host plant record in </w:t>
      </w:r>
      <w:r w:rsidR="007526BB" w:rsidRPr="00FD0C09">
        <w:rPr>
          <w:rFonts w:ascii="Times New Roman" w:hAnsi="Times New Roman" w:cs="Times New Roman"/>
          <w:i/>
          <w:iCs/>
          <w:sz w:val="24"/>
          <w:szCs w:val="24"/>
        </w:rPr>
        <w:t>N. tenellus</w:t>
      </w:r>
      <w:r w:rsidR="007526BB" w:rsidRPr="00FD0C09">
        <w:rPr>
          <w:rFonts w:ascii="Times New Roman" w:hAnsi="Times New Roman" w:cs="Times New Roman"/>
          <w:sz w:val="24"/>
          <w:szCs w:val="24"/>
        </w:rPr>
        <w:t xml:space="preserve"> guts</w:t>
      </w:r>
      <w:r w:rsidR="00A277D1" w:rsidRPr="00FD0C09">
        <w:rPr>
          <w:rFonts w:ascii="Times New Roman" w:hAnsi="Times New Roman" w:cs="Times New Roman"/>
          <w:sz w:val="24"/>
          <w:szCs w:val="24"/>
        </w:rPr>
        <w:t xml:space="preserve"> across samples. These counts were then aggregated by sampling date and kernel density estimation using Silverman’s rule (Gaussian smooths for small sample size) to visualize </w:t>
      </w:r>
      <w:r w:rsidR="00385D02" w:rsidRPr="00FD0C09">
        <w:rPr>
          <w:rFonts w:ascii="Times New Roman" w:hAnsi="Times New Roman" w:cs="Times New Roman"/>
          <w:sz w:val="24"/>
          <w:szCs w:val="24"/>
        </w:rPr>
        <w:t>trends in host plant use over time (Scott 1992).</w:t>
      </w:r>
      <w:r w:rsidR="007526BB" w:rsidRPr="00FD0C09">
        <w:rPr>
          <w:rFonts w:ascii="Times New Roman" w:hAnsi="Times New Roman" w:cs="Times New Roman"/>
          <w:sz w:val="24"/>
          <w:szCs w:val="24"/>
        </w:rPr>
        <w:t xml:space="preserve"> </w:t>
      </w:r>
      <w:r w:rsidR="00385D02" w:rsidRPr="00FD0C09">
        <w:rPr>
          <w:rFonts w:ascii="Times New Roman" w:hAnsi="Times New Roman" w:cs="Times New Roman"/>
          <w:sz w:val="24"/>
          <w:szCs w:val="24"/>
        </w:rPr>
        <w:t>All analyses were conducted in R v 4.</w:t>
      </w:r>
      <w:r w:rsidR="00D00449" w:rsidRPr="00FD0C09">
        <w:rPr>
          <w:rFonts w:ascii="Times New Roman" w:hAnsi="Times New Roman" w:cs="Times New Roman"/>
          <w:sz w:val="24"/>
          <w:szCs w:val="24"/>
        </w:rPr>
        <w:t xml:space="preserve">2.3 (R Core Team, 2023) and the </w:t>
      </w:r>
      <w:r w:rsidR="00D00449" w:rsidRPr="00FD0C09">
        <w:rPr>
          <w:rFonts w:ascii="Times New Roman" w:hAnsi="Times New Roman" w:cs="Times New Roman"/>
          <w:i/>
          <w:iCs/>
          <w:sz w:val="24"/>
          <w:szCs w:val="24"/>
        </w:rPr>
        <w:t xml:space="preserve">tidyverse </w:t>
      </w:r>
      <w:r w:rsidR="00D00449" w:rsidRPr="00FD0C09">
        <w:rPr>
          <w:rFonts w:ascii="Times New Roman" w:hAnsi="Times New Roman" w:cs="Times New Roman"/>
          <w:sz w:val="24"/>
          <w:szCs w:val="24"/>
        </w:rPr>
        <w:t>ecosystem (Wickham et al. 2019).</w:t>
      </w:r>
    </w:p>
    <w:p w14:paraId="59CF473E" w14:textId="77777777" w:rsidR="006F4A02" w:rsidRPr="00FD0C09" w:rsidRDefault="006F4A02" w:rsidP="002A22D6">
      <w:pPr>
        <w:spacing w:after="0" w:line="480" w:lineRule="auto"/>
        <w:contextualSpacing/>
        <w:rPr>
          <w:rFonts w:ascii="Times New Roman" w:hAnsi="Times New Roman" w:cs="Times New Roman"/>
          <w:sz w:val="24"/>
          <w:szCs w:val="24"/>
        </w:rPr>
      </w:pPr>
    </w:p>
    <w:p w14:paraId="2E34FEA9" w14:textId="338460B8" w:rsidR="00481E61" w:rsidRPr="00FD0C09" w:rsidRDefault="00481E61" w:rsidP="00481E61">
      <w:pPr>
        <w:pStyle w:val="paragraph"/>
        <w:spacing w:before="0" w:beforeAutospacing="0" w:after="0" w:afterAutospacing="0" w:line="480" w:lineRule="auto"/>
        <w:contextualSpacing/>
        <w:textAlignment w:val="baseline"/>
        <w:rPr>
          <w:b/>
          <w:bCs/>
        </w:rPr>
      </w:pPr>
      <w:r w:rsidRPr="00FD0C09">
        <w:rPr>
          <w:b/>
          <w:bCs/>
        </w:rPr>
        <w:t>Results</w:t>
      </w:r>
    </w:p>
    <w:p w14:paraId="29819099" w14:textId="4D40E134" w:rsidR="006A6E85" w:rsidRPr="00FD0C09" w:rsidRDefault="00412B56" w:rsidP="00621FBA">
      <w:pPr>
        <w:pStyle w:val="paragraph"/>
        <w:spacing w:after="0" w:afterAutospacing="0" w:line="480" w:lineRule="auto"/>
        <w:contextualSpacing/>
        <w:textAlignment w:val="baseline"/>
      </w:pPr>
      <w:commentRangeStart w:id="150"/>
      <w:r w:rsidRPr="00FD0C09">
        <w:t xml:space="preserve">Of the </w:t>
      </w:r>
      <w:r w:rsidR="00F116B7" w:rsidRPr="00FD0C09">
        <w:t>23</w:t>
      </w:r>
      <w:r w:rsidR="0040087D" w:rsidRPr="00FD0C09">
        <w:t>0</w:t>
      </w:r>
      <w:r w:rsidR="005103F3" w:rsidRPr="00FD0C09">
        <w:t xml:space="preserve"> </w:t>
      </w:r>
      <w:r w:rsidRPr="00FD0C09">
        <w:rPr>
          <w:i/>
          <w:iCs/>
        </w:rPr>
        <w:t>N. tenellus</w:t>
      </w:r>
      <w:r w:rsidR="006A6E85" w:rsidRPr="00FD0C09">
        <w:t xml:space="preserve"> tested</w:t>
      </w:r>
      <w:ins w:id="151" w:author="Krell, Rayda" w:date="2025-12-29T11:25:00Z" w16du:dateUtc="2025-12-29T16:25:00Z">
        <w:r w:rsidR="005944FD">
          <w:t xml:space="preserve"> across all three years</w:t>
        </w:r>
      </w:ins>
      <w:r w:rsidR="006A6E85" w:rsidRPr="00FD0C09">
        <w:t>,</w:t>
      </w:r>
      <w:r w:rsidR="00F116B7" w:rsidRPr="00FD0C09">
        <w:t xml:space="preserve"> </w:t>
      </w:r>
      <w:commentRangeEnd w:id="150"/>
      <w:r w:rsidR="008829C1">
        <w:rPr>
          <w:rStyle w:val="CommentReference"/>
          <w:rFonts w:asciiTheme="minorHAnsi" w:eastAsiaTheme="minorHAnsi" w:hAnsiTheme="minorHAnsi" w:cstheme="minorBidi"/>
          <w:kern w:val="2"/>
          <w14:ligatures w14:val="standardContextual"/>
        </w:rPr>
        <w:commentReference w:id="150"/>
      </w:r>
      <w:r w:rsidR="00F116B7" w:rsidRPr="00FD0C09">
        <w:t>113</w:t>
      </w:r>
      <w:r w:rsidRPr="00FD0C09">
        <w:t xml:space="preserve"> were </w:t>
      </w:r>
      <w:del w:id="152" w:author="Krell, Rayda" w:date="2025-12-29T11:15:00Z" w16du:dateUtc="2025-12-29T16:15:00Z">
        <w:r w:rsidR="006A6E85" w:rsidRPr="00FD0C09" w:rsidDel="005E0853">
          <w:delText>uninfectious</w:delText>
        </w:r>
      </w:del>
      <w:ins w:id="153" w:author="Krell, Rayda" w:date="2025-12-29T11:15:00Z" w16du:dateUtc="2025-12-29T16:15:00Z">
        <w:r w:rsidR="005E0853">
          <w:t>pathogen-free</w:t>
        </w:r>
      </w:ins>
      <w:r w:rsidR="0040087D" w:rsidRPr="00FD0C09">
        <w:t>,</w:t>
      </w:r>
      <w:r w:rsidRPr="00FD0C09">
        <w:t xml:space="preserve"> </w:t>
      </w:r>
      <w:r w:rsidR="00F116B7" w:rsidRPr="00FD0C09">
        <w:t>39</w:t>
      </w:r>
      <w:r w:rsidR="0040087D" w:rsidRPr="00FD0C09">
        <w:t xml:space="preserve"> </w:t>
      </w:r>
      <w:r w:rsidR="006A6E85" w:rsidRPr="00FD0C09">
        <w:t xml:space="preserve">harbored </w:t>
      </w:r>
      <w:r w:rsidR="00F116B7" w:rsidRPr="00FD0C09">
        <w:t>only</w:t>
      </w:r>
      <w:r w:rsidRPr="00FD0C09">
        <w:t xml:space="preserve"> BCTV, </w:t>
      </w:r>
      <w:r w:rsidR="00F116B7" w:rsidRPr="00FD0C09">
        <w:t>43</w:t>
      </w:r>
      <w:r w:rsidRPr="00FD0C09">
        <w:t xml:space="preserve"> </w:t>
      </w:r>
      <w:r w:rsidR="006A6E85" w:rsidRPr="00FD0C09">
        <w:t xml:space="preserve">harbored only </w:t>
      </w:r>
      <w:r w:rsidRPr="00FD0C09">
        <w:t>CPt, and</w:t>
      </w:r>
      <w:r w:rsidR="00F116B7" w:rsidRPr="00FD0C09">
        <w:t xml:space="preserve"> 27</w:t>
      </w:r>
      <w:r w:rsidR="0040087D" w:rsidRPr="00FD0C09">
        <w:t xml:space="preserve"> </w:t>
      </w:r>
      <w:r w:rsidR="006A6E85" w:rsidRPr="00FD0C09">
        <w:t>carried both</w:t>
      </w:r>
      <w:commentRangeStart w:id="154"/>
      <w:r w:rsidR="00F116B7" w:rsidRPr="00FD0C09">
        <w:t>.</w:t>
      </w:r>
      <w:r w:rsidR="00714EF2" w:rsidRPr="00FD0C09">
        <w:t xml:space="preserve"> </w:t>
      </w:r>
      <w:r w:rsidR="00F116B7" w:rsidRPr="00FD0C09">
        <w:t xml:space="preserve">Only the </w:t>
      </w:r>
      <w:r w:rsidR="00F116B7" w:rsidRPr="00FD0C09">
        <w:rPr>
          <w:i/>
          <w:iCs/>
        </w:rPr>
        <w:t xml:space="preserve">N. tenellus </w:t>
      </w:r>
      <w:r w:rsidR="00F116B7" w:rsidRPr="00FD0C09">
        <w:t xml:space="preserve">collected in 2020 were also tested </w:t>
      </w:r>
      <w:commentRangeEnd w:id="154"/>
      <w:r w:rsidR="005944FD">
        <w:rPr>
          <w:rStyle w:val="CommentReference"/>
          <w:rFonts w:asciiTheme="minorHAnsi" w:eastAsiaTheme="minorHAnsi" w:hAnsiTheme="minorHAnsi" w:cstheme="minorBidi"/>
          <w:kern w:val="2"/>
          <w14:ligatures w14:val="standardContextual"/>
        </w:rPr>
        <w:commentReference w:id="154"/>
      </w:r>
      <w:r w:rsidR="00F116B7" w:rsidRPr="00FD0C09">
        <w:t>for</w:t>
      </w:r>
      <w:r w:rsidR="00F116B7" w:rsidRPr="00FD0C09">
        <w:rPr>
          <w:i/>
          <w:iCs/>
        </w:rPr>
        <w:t xml:space="preserve"> S. citri, </w:t>
      </w:r>
      <w:commentRangeStart w:id="155"/>
      <w:r w:rsidR="00714EF2" w:rsidRPr="00FD0C09">
        <w:t>with</w:t>
      </w:r>
      <w:r w:rsidR="00F116B7" w:rsidRPr="00FD0C09">
        <w:t xml:space="preserve"> </w:t>
      </w:r>
      <w:r w:rsidR="00714EF2" w:rsidRPr="00FD0C09">
        <w:t xml:space="preserve">8 </w:t>
      </w:r>
      <w:r w:rsidR="00F116B7" w:rsidRPr="00FD0C09">
        <w:t xml:space="preserve">of the 93 </w:t>
      </w:r>
      <w:r w:rsidR="00714EF2" w:rsidRPr="00FD0C09">
        <w:t>being positive</w:t>
      </w:r>
      <w:commentRangeEnd w:id="155"/>
      <w:r w:rsidR="00474A8A">
        <w:rPr>
          <w:rStyle w:val="CommentReference"/>
          <w:rFonts w:asciiTheme="minorHAnsi" w:eastAsiaTheme="minorHAnsi" w:hAnsiTheme="minorHAnsi" w:cstheme="minorBidi"/>
          <w:kern w:val="2"/>
          <w14:ligatures w14:val="standardContextual"/>
        </w:rPr>
        <w:commentReference w:id="155"/>
      </w:r>
      <w:r w:rsidR="00F116B7" w:rsidRPr="00FD0C09">
        <w:t>.</w:t>
      </w:r>
      <w:r w:rsidR="00C96525" w:rsidRPr="00FD0C09">
        <w:t xml:space="preserve"> See </w:t>
      </w:r>
      <w:commentRangeStart w:id="156"/>
      <w:commentRangeStart w:id="157"/>
      <w:commentRangeStart w:id="158"/>
      <w:r w:rsidR="00C54F43" w:rsidRPr="00FD0C09">
        <w:t>T</w:t>
      </w:r>
      <w:r w:rsidR="00C96525" w:rsidRPr="00FD0C09">
        <w:t>able</w:t>
      </w:r>
      <w:r w:rsidR="00C54F43" w:rsidRPr="00FD0C09">
        <w:t xml:space="preserve"> </w:t>
      </w:r>
      <w:r w:rsidR="00C96525" w:rsidRPr="00FD0C09">
        <w:t xml:space="preserve">1 </w:t>
      </w:r>
      <w:commentRangeEnd w:id="156"/>
      <w:r w:rsidR="000E16BD">
        <w:rPr>
          <w:rStyle w:val="CommentReference"/>
          <w:rFonts w:asciiTheme="minorHAnsi" w:eastAsiaTheme="minorHAnsi" w:hAnsiTheme="minorHAnsi" w:cstheme="minorBidi"/>
          <w:kern w:val="2"/>
          <w14:ligatures w14:val="standardContextual"/>
        </w:rPr>
        <w:commentReference w:id="156"/>
      </w:r>
      <w:commentRangeEnd w:id="157"/>
      <w:r w:rsidR="003624AC">
        <w:rPr>
          <w:rStyle w:val="CommentReference"/>
          <w:rFonts w:asciiTheme="minorHAnsi" w:eastAsiaTheme="minorHAnsi" w:hAnsiTheme="minorHAnsi" w:cstheme="minorBidi"/>
          <w:kern w:val="2"/>
          <w14:ligatures w14:val="standardContextual"/>
        </w:rPr>
        <w:commentReference w:id="157"/>
      </w:r>
      <w:commentRangeEnd w:id="158"/>
      <w:r w:rsidR="00503327">
        <w:rPr>
          <w:rStyle w:val="CommentReference"/>
          <w:rFonts w:asciiTheme="minorHAnsi" w:eastAsiaTheme="minorHAnsi" w:hAnsiTheme="minorHAnsi" w:cstheme="minorBidi"/>
          <w:kern w:val="2"/>
          <w14:ligatures w14:val="standardContextual"/>
        </w:rPr>
        <w:commentReference w:id="158"/>
      </w:r>
      <w:r w:rsidR="00C96525" w:rsidRPr="00FD0C09">
        <w:t xml:space="preserve">for a summary of </w:t>
      </w:r>
      <w:r w:rsidR="003B0348" w:rsidRPr="00FD0C09">
        <w:t xml:space="preserve">gut content results, </w:t>
      </w:r>
      <w:del w:id="159" w:author="Krell, Rayda" w:date="2025-12-29T11:31:00Z" w16du:dateUtc="2025-12-29T16:31:00Z">
        <w:r w:rsidR="003B0348" w:rsidRPr="00FD0C09" w:rsidDel="00BB4D57">
          <w:delText>which revealed</w:delText>
        </w:r>
      </w:del>
      <w:ins w:id="160" w:author="Krell, Rayda" w:date="2025-12-29T11:31:00Z" w16du:dateUtc="2025-12-29T16:31:00Z">
        <w:r w:rsidR="00BB4D57">
          <w:t>showing</w:t>
        </w:r>
      </w:ins>
      <w:del w:id="161" w:author="Krell, Rayda" w:date="2025-12-29T11:31:00Z" w16du:dateUtc="2025-12-29T16:31:00Z">
        <w:r w:rsidR="003B0348" w:rsidRPr="00FD0C09" w:rsidDel="00F5676D">
          <w:delText xml:space="preserve"> </w:delText>
        </w:r>
      </w:del>
      <w:del w:id="162" w:author="Krell, Rayda" w:date="2025-12-29T11:44:00Z" w16du:dateUtc="2025-12-29T16:44:00Z">
        <w:r w:rsidR="00FD147C" w:rsidRPr="00FD0C09" w:rsidDel="001E1AFE">
          <w:delText xml:space="preserve"> </w:delText>
        </w:r>
      </w:del>
      <w:ins w:id="163" w:author="Krell, Rayda" w:date="2025-12-29T11:44:00Z" w16du:dateUtc="2025-12-29T16:44:00Z">
        <w:r w:rsidR="001E1AFE">
          <w:t xml:space="preserve"> of the 230 </w:t>
        </w:r>
        <w:r w:rsidR="005E4EE6">
          <w:t xml:space="preserve">insects tested, they tested positive for </w:t>
        </w:r>
      </w:ins>
      <w:commentRangeStart w:id="164"/>
      <w:r w:rsidR="00F116B7" w:rsidRPr="00FD0C09">
        <w:t>2,435</w:t>
      </w:r>
      <w:r w:rsidR="00FD147C" w:rsidRPr="00FD0C09">
        <w:t xml:space="preserve"> </w:t>
      </w:r>
      <w:del w:id="165" w:author="Krell, Rayda" w:date="2025-12-29T11:45:00Z" w16du:dateUtc="2025-12-29T16:45:00Z">
        <w:r w:rsidR="00FD147C" w:rsidRPr="00FD0C09" w:rsidDel="005E4EE6">
          <w:delText xml:space="preserve">total </w:delText>
        </w:r>
      </w:del>
      <w:r w:rsidR="00FD147C" w:rsidRPr="00FD0C09">
        <w:t>plant</w:t>
      </w:r>
      <w:ins w:id="166" w:author="Krell, Rayda" w:date="2025-12-29T11:44:00Z" w16du:dateUtc="2025-12-29T16:44:00Z">
        <w:r w:rsidR="005E4EE6">
          <w:t xml:space="preserve">s </w:t>
        </w:r>
      </w:ins>
      <w:del w:id="167" w:author="Krell, Rayda" w:date="2025-12-29T11:44:00Z" w16du:dateUtc="2025-12-29T16:44:00Z">
        <w:r w:rsidR="00FD147C" w:rsidRPr="00FD0C09" w:rsidDel="005E4EE6">
          <w:delText xml:space="preserve"> hits</w:delText>
        </w:r>
        <w:r w:rsidR="00635904" w:rsidRPr="00FD0C09" w:rsidDel="005E4EE6">
          <w:delText xml:space="preserve"> </w:delText>
        </w:r>
        <w:commentRangeEnd w:id="164"/>
        <w:r w:rsidR="00372CD3" w:rsidDel="005E4EE6">
          <w:rPr>
            <w:rStyle w:val="CommentReference"/>
            <w:rFonts w:asciiTheme="minorHAnsi" w:eastAsiaTheme="minorHAnsi" w:hAnsiTheme="minorHAnsi" w:cstheme="minorBidi"/>
            <w:kern w:val="2"/>
            <w14:ligatures w14:val="standardContextual"/>
          </w:rPr>
          <w:commentReference w:id="164"/>
        </w:r>
      </w:del>
      <w:r w:rsidR="00635904" w:rsidRPr="00FD0C09">
        <w:t xml:space="preserve">across </w:t>
      </w:r>
      <w:commentRangeStart w:id="168"/>
      <w:r w:rsidR="00D139FF" w:rsidRPr="00FD0C09">
        <w:t xml:space="preserve">246 plant species, </w:t>
      </w:r>
      <w:commentRangeEnd w:id="168"/>
      <w:r w:rsidR="005E4EE6">
        <w:rPr>
          <w:rStyle w:val="CommentReference"/>
          <w:rFonts w:asciiTheme="minorHAnsi" w:eastAsiaTheme="minorHAnsi" w:hAnsiTheme="minorHAnsi" w:cstheme="minorBidi"/>
          <w:kern w:val="2"/>
          <w14:ligatures w14:val="standardContextual"/>
        </w:rPr>
        <w:commentReference w:id="168"/>
      </w:r>
      <w:commentRangeStart w:id="169"/>
      <w:r w:rsidR="00D139FF" w:rsidRPr="00FD0C09">
        <w:t>150 plant genera, and 45</w:t>
      </w:r>
      <w:r w:rsidR="00FD147C" w:rsidRPr="00FD0C09">
        <w:t xml:space="preserve"> plant families</w:t>
      </w:r>
      <w:commentRangeEnd w:id="169"/>
      <w:r w:rsidR="00372CD3">
        <w:rPr>
          <w:rStyle w:val="CommentReference"/>
          <w:rFonts w:asciiTheme="minorHAnsi" w:eastAsiaTheme="minorHAnsi" w:hAnsiTheme="minorHAnsi" w:cstheme="minorBidi"/>
          <w:kern w:val="2"/>
          <w14:ligatures w14:val="standardContextual"/>
        </w:rPr>
        <w:commentReference w:id="169"/>
      </w:r>
      <w:r w:rsidR="00FD147C" w:rsidRPr="00FD0C09">
        <w:t xml:space="preserve">. </w:t>
      </w:r>
      <w:r w:rsidR="00A17FA0" w:rsidRPr="00FD0C09">
        <w:t xml:space="preserve">We opted to partition these plants into three functional groups: crops, </w:t>
      </w:r>
      <w:commentRangeStart w:id="170"/>
      <w:r w:rsidR="00A17FA0" w:rsidRPr="00FD0C09">
        <w:t xml:space="preserve">non-crop </w:t>
      </w:r>
      <w:commentRangeEnd w:id="170"/>
      <w:r w:rsidR="004B6B0D">
        <w:rPr>
          <w:rStyle w:val="CommentReference"/>
          <w:rFonts w:asciiTheme="minorHAnsi" w:eastAsiaTheme="minorHAnsi" w:hAnsiTheme="minorHAnsi" w:cstheme="minorBidi"/>
          <w:kern w:val="2"/>
          <w14:ligatures w14:val="standardContextual"/>
        </w:rPr>
        <w:commentReference w:id="170"/>
      </w:r>
      <w:r w:rsidR="00A17FA0" w:rsidRPr="00FD0C09">
        <w:t>weeds, and trees</w:t>
      </w:r>
      <w:r w:rsidR="003B0348" w:rsidRPr="00FD0C09">
        <w:t>, and t</w:t>
      </w:r>
      <w:r w:rsidR="00A17FA0" w:rsidRPr="00FD0C09">
        <w:t xml:space="preserve">he subset of plants shown was selected based on </w:t>
      </w:r>
      <w:r w:rsidR="003B21BD" w:rsidRPr="00FD0C09">
        <w:t>count</w:t>
      </w:r>
      <w:r w:rsidR="00A17FA0" w:rsidRPr="00FD0C09">
        <w:t xml:space="preserve"> size. </w:t>
      </w:r>
      <w:r w:rsidR="00FD147C" w:rsidRPr="00FD0C09">
        <w:t>The majority were non-crop weeds</w:t>
      </w:r>
      <w:r w:rsidR="00932E4C" w:rsidRPr="00FD0C09">
        <w:t xml:space="preserve"> (61%)</w:t>
      </w:r>
      <w:r w:rsidR="00FD147C" w:rsidRPr="00FD0C09">
        <w:t xml:space="preserve">, mainly </w:t>
      </w:r>
      <w:r w:rsidR="00FD147C" w:rsidRPr="00FD0C09">
        <w:rPr>
          <w:i/>
          <w:iCs/>
        </w:rPr>
        <w:t>Bassia</w:t>
      </w:r>
      <w:r w:rsidR="00FD147C" w:rsidRPr="00FD0C09">
        <w:t>,</w:t>
      </w:r>
      <w:r w:rsidR="00FD147C" w:rsidRPr="00FD0C09">
        <w:rPr>
          <w:i/>
          <w:iCs/>
        </w:rPr>
        <w:t xml:space="preserve"> Salsola</w:t>
      </w:r>
      <w:r w:rsidR="00FD147C" w:rsidRPr="00FD0C09">
        <w:t>,</w:t>
      </w:r>
      <w:r w:rsidR="00FD147C" w:rsidRPr="00FD0C09">
        <w:rPr>
          <w:i/>
          <w:iCs/>
        </w:rPr>
        <w:t xml:space="preserve"> Sisymbrium</w:t>
      </w:r>
      <w:r w:rsidR="00FD147C" w:rsidRPr="00FD0C09">
        <w:t>,</w:t>
      </w:r>
      <w:r w:rsidR="00FD147C" w:rsidRPr="00FD0C09">
        <w:rPr>
          <w:i/>
          <w:iCs/>
        </w:rPr>
        <w:t xml:space="preserve"> Amaranthus</w:t>
      </w:r>
      <w:r w:rsidR="00FD147C" w:rsidRPr="00FD0C09">
        <w:t xml:space="preserve">, and </w:t>
      </w:r>
      <w:r w:rsidR="00FD147C" w:rsidRPr="00FD0C09">
        <w:rPr>
          <w:i/>
          <w:iCs/>
        </w:rPr>
        <w:t>Kali</w:t>
      </w:r>
      <w:r w:rsidR="00932E4C" w:rsidRPr="00FD0C09">
        <w:rPr>
          <w:i/>
          <w:iCs/>
        </w:rPr>
        <w:t xml:space="preserve"> </w:t>
      </w:r>
      <w:r w:rsidR="00932E4C" w:rsidRPr="00CC7C8D">
        <w:rPr>
          <w:rPrChange w:id="171" w:author="Krell, Rayda" w:date="2025-12-29T11:46:00Z" w16du:dateUtc="2025-12-29T16:46:00Z">
            <w:rPr>
              <w:i/>
              <w:iCs/>
            </w:rPr>
          </w:rPrChange>
        </w:rPr>
        <w:t>spp</w:t>
      </w:r>
      <w:r w:rsidR="00932E4C" w:rsidRPr="00FD0C09">
        <w:rPr>
          <w:i/>
          <w:iCs/>
        </w:rPr>
        <w:t>.</w:t>
      </w:r>
      <w:r w:rsidR="00604236" w:rsidRPr="00FD0C09">
        <w:t xml:space="preserve"> (Fig. </w:t>
      </w:r>
      <w:r w:rsidR="001945C1" w:rsidRPr="00FD0C09">
        <w:t>2</w:t>
      </w:r>
      <w:r w:rsidR="00604236" w:rsidRPr="00FD0C09">
        <w:t>)</w:t>
      </w:r>
      <w:r w:rsidR="009E556A" w:rsidRPr="00FD0C09">
        <w:t xml:space="preserve">; </w:t>
      </w:r>
      <w:commentRangeStart w:id="172"/>
      <w:r w:rsidR="006A6E85" w:rsidRPr="00FD0C09">
        <w:t xml:space="preserve">most common </w:t>
      </w:r>
      <w:r w:rsidR="006D7905" w:rsidRPr="00FD0C09">
        <w:t>hosts</w:t>
      </w:r>
      <w:r w:rsidR="006A6E85" w:rsidRPr="00FD0C09">
        <w:t xml:space="preserve"> were </w:t>
      </w:r>
      <w:r w:rsidR="00932E4C" w:rsidRPr="00FD0C09">
        <w:t xml:space="preserve">mustards (17.9%), Russian thistle (11.3%), kochia (8.6%), nightshades (5.3%), pigweed (2.7%), </w:t>
      </w:r>
      <w:proofErr w:type="spellStart"/>
      <w:r w:rsidR="00932E4C" w:rsidRPr="00FD0C09">
        <w:t>lambsquarter</w:t>
      </w:r>
      <w:proofErr w:type="spellEnd"/>
      <w:r w:rsidR="00932E4C" w:rsidRPr="00FD0C09">
        <w:t xml:space="preserve"> (2.6%), and other Asteraceae and </w:t>
      </w:r>
      <w:proofErr w:type="spellStart"/>
      <w:r w:rsidR="00932E4C" w:rsidRPr="00FD0C09">
        <w:t>Amaranthaceae</w:t>
      </w:r>
      <w:proofErr w:type="spellEnd"/>
      <w:r w:rsidR="00932E4C" w:rsidRPr="00FD0C09">
        <w:t xml:space="preserve"> (12.5%).</w:t>
      </w:r>
      <w:r w:rsidR="00FD147C" w:rsidRPr="00FD0C09">
        <w:t xml:space="preserve"> </w:t>
      </w:r>
      <w:commentRangeEnd w:id="172"/>
      <w:r w:rsidR="002B750C">
        <w:rPr>
          <w:rStyle w:val="CommentReference"/>
          <w:rFonts w:asciiTheme="minorHAnsi" w:eastAsiaTheme="minorHAnsi" w:hAnsiTheme="minorHAnsi" w:cstheme="minorBidi"/>
          <w:kern w:val="2"/>
          <w14:ligatures w14:val="standardContextual"/>
        </w:rPr>
        <w:commentReference w:id="172"/>
      </w:r>
      <w:r w:rsidR="00FD147C" w:rsidRPr="00FD0C09">
        <w:t>Crop</w:t>
      </w:r>
      <w:ins w:id="173" w:author="Krell, Rayda" w:date="2025-12-29T11:49:00Z" w16du:dateUtc="2025-12-29T16:49:00Z">
        <w:r w:rsidR="002B750C">
          <w:t xml:space="preserve"> species</w:t>
        </w:r>
      </w:ins>
      <w:del w:id="174" w:author="Krell, Rayda" w:date="2025-12-29T11:49:00Z" w16du:dateUtc="2025-12-29T16:49:00Z">
        <w:r w:rsidR="00FD147C" w:rsidRPr="00FD0C09" w:rsidDel="002B750C">
          <w:delText>s</w:delText>
        </w:r>
      </w:del>
      <w:r w:rsidR="00FD147C" w:rsidRPr="00FD0C09">
        <w:t xml:space="preserve"> were also found in </w:t>
      </w:r>
      <w:r w:rsidR="00FD147C" w:rsidRPr="00FD0C09">
        <w:rPr>
          <w:i/>
          <w:iCs/>
        </w:rPr>
        <w:t>N. tenellus</w:t>
      </w:r>
      <w:r w:rsidR="00FD147C" w:rsidRPr="00FD0C09">
        <w:t xml:space="preserve"> guts, primarily </w:t>
      </w:r>
      <w:r w:rsidR="00462A93" w:rsidRPr="00FD0C09">
        <w:rPr>
          <w:i/>
          <w:iCs/>
        </w:rPr>
        <w:t xml:space="preserve">Solanum, </w:t>
      </w:r>
      <w:r w:rsidR="00FD147C" w:rsidRPr="00FD0C09">
        <w:rPr>
          <w:i/>
          <w:iCs/>
        </w:rPr>
        <w:t>Raphanus</w:t>
      </w:r>
      <w:r w:rsidR="00FD147C" w:rsidRPr="00FD0C09">
        <w:t xml:space="preserve">, </w:t>
      </w:r>
      <w:r w:rsidR="00FD147C" w:rsidRPr="00FD0C09">
        <w:rPr>
          <w:i/>
          <w:iCs/>
        </w:rPr>
        <w:t>Cannabis</w:t>
      </w:r>
      <w:r w:rsidR="00FD147C" w:rsidRPr="00FD0C09">
        <w:t xml:space="preserve">, </w:t>
      </w:r>
      <w:r w:rsidR="00FD147C" w:rsidRPr="00FD0C09">
        <w:rPr>
          <w:i/>
          <w:iCs/>
        </w:rPr>
        <w:t>Medicago</w:t>
      </w:r>
      <w:r w:rsidR="00FD147C" w:rsidRPr="00FD0C09">
        <w:t xml:space="preserve">, and </w:t>
      </w:r>
      <w:r w:rsidR="00FD147C" w:rsidRPr="00FD0C09">
        <w:rPr>
          <w:i/>
          <w:iCs/>
        </w:rPr>
        <w:t>Vigna</w:t>
      </w:r>
      <w:ins w:id="175" w:author="Krell, Rayda" w:date="2025-12-29T11:49:00Z" w16du:dateUtc="2025-12-29T16:49:00Z">
        <w:r w:rsidR="002B750C">
          <w:rPr>
            <w:i/>
            <w:iCs/>
          </w:rPr>
          <w:t xml:space="preserve"> </w:t>
        </w:r>
        <w:r w:rsidR="002B750C" w:rsidRPr="002B750C">
          <w:rPr>
            <w:rPrChange w:id="176" w:author="Krell, Rayda" w:date="2025-12-29T11:49:00Z" w16du:dateUtc="2025-12-29T16:49:00Z">
              <w:rPr>
                <w:i/>
                <w:iCs/>
              </w:rPr>
            </w:rPrChange>
          </w:rPr>
          <w:t>spp.</w:t>
        </w:r>
      </w:ins>
      <w:r w:rsidR="00604236" w:rsidRPr="00FD0C09">
        <w:t xml:space="preserve"> (Fig. </w:t>
      </w:r>
      <w:r w:rsidR="001945C1" w:rsidRPr="00FD0C09">
        <w:t>2</w:t>
      </w:r>
      <w:r w:rsidR="00604236" w:rsidRPr="00FD0C09">
        <w:t>)</w:t>
      </w:r>
      <w:r w:rsidR="00FD147C" w:rsidRPr="00FD0C09">
        <w:t xml:space="preserve">. </w:t>
      </w:r>
      <w:r w:rsidR="006A6E85" w:rsidRPr="00FD0C09">
        <w:t>W</w:t>
      </w:r>
      <w:r w:rsidR="00FD147C" w:rsidRPr="00FD0C09">
        <w:t>e also detected multiple tree species</w:t>
      </w:r>
      <w:r w:rsidR="00932E4C" w:rsidRPr="00FD0C09">
        <w:t xml:space="preserve">, especially </w:t>
      </w:r>
      <w:r w:rsidR="00932E4C" w:rsidRPr="00FD0C09">
        <w:rPr>
          <w:i/>
          <w:iCs/>
        </w:rPr>
        <w:t>Tilia</w:t>
      </w:r>
      <w:r w:rsidR="00932E4C" w:rsidRPr="00FD0C09">
        <w:t xml:space="preserve"> spp. or linden</w:t>
      </w:r>
      <w:r w:rsidR="00604236" w:rsidRPr="00FD0C09">
        <w:t xml:space="preserve"> (Fig. </w:t>
      </w:r>
      <w:r w:rsidR="001945C1" w:rsidRPr="00FD0C09">
        <w:t>2</w:t>
      </w:r>
      <w:r w:rsidR="00604236" w:rsidRPr="00FD0C09">
        <w:t>)</w:t>
      </w:r>
      <w:r w:rsidR="0013160D" w:rsidRPr="00FD0C09">
        <w:t xml:space="preserve">. </w:t>
      </w:r>
      <w:r w:rsidR="006A6E85" w:rsidRPr="00FD0C09">
        <w:t xml:space="preserve">Across all samples, </w:t>
      </w:r>
      <w:r w:rsidR="006A6E85" w:rsidRPr="00FD0C09">
        <w:rPr>
          <w:i/>
          <w:iCs/>
        </w:rPr>
        <w:t>N. tenellus</w:t>
      </w:r>
      <w:r w:rsidR="006A6E85" w:rsidRPr="00FD0C09">
        <w:t xml:space="preserve"> individuals </w:t>
      </w:r>
      <w:r w:rsidR="00C54F43" w:rsidRPr="00FD0C09">
        <w:t>had</w:t>
      </w:r>
      <w:r w:rsidR="006A6E85" w:rsidRPr="00FD0C09">
        <w:t xml:space="preserve"> a median of five plant species, four genera, and three families</w:t>
      </w:r>
      <w:ins w:id="177" w:author="Krell, Rayda" w:date="2025-12-29T11:50:00Z" w16du:dateUtc="2025-12-29T16:50:00Z">
        <w:r w:rsidR="002B750C">
          <w:t xml:space="preserve"> represented in gut contents</w:t>
        </w:r>
      </w:ins>
      <w:r w:rsidR="009E556A" w:rsidRPr="00FD0C09">
        <w:t>, although individual</w:t>
      </w:r>
      <w:r w:rsidR="00856B83" w:rsidRPr="00FD0C09">
        <w:t>s</w:t>
      </w:r>
      <w:r w:rsidR="009E556A" w:rsidRPr="00FD0C09">
        <w:t xml:space="preserve"> ranged from 1 to 20 </w:t>
      </w:r>
      <w:r w:rsidR="009E556A" w:rsidRPr="00FD0C09">
        <w:lastRenderedPageBreak/>
        <w:t>species</w:t>
      </w:r>
      <w:r w:rsidR="00C54F43" w:rsidRPr="00FD0C09">
        <w:t xml:space="preserve"> in gut contents</w:t>
      </w:r>
      <w:r w:rsidR="006A6E85" w:rsidRPr="00FD0C09">
        <w:t>.</w:t>
      </w:r>
      <w:r w:rsidR="004339D6" w:rsidRPr="00FD0C09">
        <w:rPr>
          <w:rFonts w:eastAsiaTheme="minorHAnsi" w:cstheme="minorBidi"/>
          <w:kern w:val="2"/>
          <w:szCs w:val="22"/>
          <w14:ligatures w14:val="standardContextual"/>
        </w:rPr>
        <w:t xml:space="preserve"> </w:t>
      </w:r>
      <w:r w:rsidR="004339D6" w:rsidRPr="00FD0C09">
        <w:t xml:space="preserve">Consistent with the </w:t>
      </w:r>
      <w:del w:id="178" w:author="Krell, Rayda" w:date="2025-12-29T11:50:00Z" w16du:dateUtc="2025-12-29T16:50:00Z">
        <w:r w:rsidR="004339D6" w:rsidRPr="00FD0C09" w:rsidDel="002B750C">
          <w:delText xml:space="preserve">wide </w:delText>
        </w:r>
      </w:del>
      <w:r w:rsidR="004339D6" w:rsidRPr="00FD0C09">
        <w:t>range observed</w:t>
      </w:r>
      <w:r w:rsidR="0022482E" w:rsidRPr="00FD0C09">
        <w:t xml:space="preserve">, </w:t>
      </w:r>
      <w:r w:rsidR="004339D6" w:rsidRPr="00FD0C09">
        <w:t xml:space="preserve">individual feeding breadth showed high variability at the </w:t>
      </w:r>
      <w:ins w:id="179" w:author="Krell, Rayda" w:date="2025-12-29T11:50:00Z" w16du:dateUtc="2025-12-29T16:50:00Z">
        <w:r w:rsidR="00AE2FF0">
          <w:t xml:space="preserve">plant </w:t>
        </w:r>
      </w:ins>
      <w:r w:rsidR="004339D6" w:rsidRPr="00FD0C09">
        <w:t>species level (SD = 3.92).</w:t>
      </w:r>
    </w:p>
    <w:p w14:paraId="3A3880C1" w14:textId="71E58E69" w:rsidR="00E92A16" w:rsidRPr="00FD0C09" w:rsidRDefault="003B0348" w:rsidP="00621FBA">
      <w:pPr>
        <w:spacing w:after="0" w:line="480" w:lineRule="auto"/>
        <w:ind w:firstLine="540"/>
        <w:contextualSpacing/>
        <w:rPr>
          <w:rFonts w:ascii="Times New Roman" w:hAnsi="Times New Roman" w:cs="Times New Roman"/>
          <w:sz w:val="24"/>
          <w:szCs w:val="24"/>
        </w:rPr>
      </w:pPr>
      <w:bookmarkStart w:id="180" w:name="_Hlk215828116"/>
      <w:r w:rsidRPr="00FD0C09">
        <w:rPr>
          <w:rFonts w:ascii="Times New Roman" w:hAnsi="Times New Roman" w:cs="Times New Roman"/>
          <w:sz w:val="24"/>
          <w:szCs w:val="24"/>
        </w:rPr>
        <w:t xml:space="preserve">Beet leafhopper infection status </w:t>
      </w:r>
      <w:r w:rsidR="0095047D" w:rsidRPr="00FD0C09">
        <w:rPr>
          <w:rFonts w:ascii="Times New Roman" w:hAnsi="Times New Roman" w:cs="Times New Roman"/>
          <w:sz w:val="24"/>
          <w:szCs w:val="24"/>
        </w:rPr>
        <w:t xml:space="preserve">(BCTV, CPt, </w:t>
      </w:r>
      <w:commentRangeStart w:id="181"/>
      <w:r w:rsidR="0095047D" w:rsidRPr="00FD0C09">
        <w:rPr>
          <w:rFonts w:ascii="Times New Roman" w:hAnsi="Times New Roman" w:cs="Times New Roman"/>
          <w:sz w:val="24"/>
          <w:szCs w:val="24"/>
        </w:rPr>
        <w:t>or both</w:t>
      </w:r>
      <w:commentRangeEnd w:id="181"/>
      <w:r w:rsidR="00AE2FF0">
        <w:rPr>
          <w:rStyle w:val="CommentReference"/>
        </w:rPr>
        <w:commentReference w:id="181"/>
      </w:r>
      <w:r w:rsidR="0095047D" w:rsidRPr="00FD0C09">
        <w:rPr>
          <w:rFonts w:ascii="Times New Roman" w:hAnsi="Times New Roman" w:cs="Times New Roman"/>
          <w:sz w:val="24"/>
          <w:szCs w:val="24"/>
        </w:rPr>
        <w:t xml:space="preserve">) </w:t>
      </w:r>
      <w:r w:rsidR="0022101F" w:rsidRPr="00FD0C09">
        <w:rPr>
          <w:rFonts w:ascii="Times New Roman" w:hAnsi="Times New Roman" w:cs="Times New Roman"/>
          <w:sz w:val="24"/>
          <w:szCs w:val="24"/>
        </w:rPr>
        <w:t>varied independently</w:t>
      </w:r>
      <w:r w:rsidR="0095047D" w:rsidRPr="00FD0C09">
        <w:rPr>
          <w:rFonts w:ascii="Times New Roman" w:hAnsi="Times New Roman" w:cs="Times New Roman"/>
          <w:sz w:val="24"/>
          <w:szCs w:val="24"/>
        </w:rPr>
        <w:t xml:space="preserve"> across crop types (F₆ = </w:t>
      </w:r>
      <w:r w:rsidR="0022101F" w:rsidRPr="00FD0C09">
        <w:rPr>
          <w:rFonts w:ascii="Times New Roman" w:hAnsi="Times New Roman" w:cs="Times New Roman"/>
          <w:sz w:val="24"/>
          <w:szCs w:val="24"/>
        </w:rPr>
        <w:t>1.29</w:t>
      </w:r>
      <w:r w:rsidR="0095047D" w:rsidRPr="00FD0C09">
        <w:rPr>
          <w:rFonts w:ascii="Times New Roman" w:hAnsi="Times New Roman" w:cs="Times New Roman"/>
          <w:sz w:val="24"/>
          <w:szCs w:val="24"/>
        </w:rPr>
        <w:t xml:space="preserve">, P = </w:t>
      </w:r>
      <w:r w:rsidR="0022101F" w:rsidRPr="00FD0C09">
        <w:rPr>
          <w:rFonts w:ascii="Times New Roman" w:hAnsi="Times New Roman" w:cs="Times New Roman"/>
          <w:sz w:val="24"/>
          <w:szCs w:val="24"/>
        </w:rPr>
        <w:t>0.27</w:t>
      </w:r>
      <w:r w:rsidR="0095047D" w:rsidRPr="00FD0C09">
        <w:rPr>
          <w:rFonts w:ascii="Times New Roman" w:hAnsi="Times New Roman" w:cs="Times New Roman"/>
          <w:sz w:val="24"/>
          <w:szCs w:val="24"/>
        </w:rPr>
        <w:t xml:space="preserve">), </w:t>
      </w:r>
      <w:r w:rsidR="0022101F" w:rsidRPr="00FD0C09">
        <w:rPr>
          <w:rFonts w:ascii="Times New Roman" w:hAnsi="Times New Roman" w:cs="Times New Roman"/>
          <w:sz w:val="24"/>
          <w:szCs w:val="24"/>
        </w:rPr>
        <w:t xml:space="preserve">suggesting </w:t>
      </w:r>
      <w:r w:rsidRPr="00FD0C09">
        <w:rPr>
          <w:rFonts w:ascii="Times New Roman" w:hAnsi="Times New Roman" w:cs="Times New Roman"/>
          <w:sz w:val="24"/>
          <w:szCs w:val="24"/>
        </w:rPr>
        <w:t>crops did not have</w:t>
      </w:r>
      <w:r w:rsidR="0022101F" w:rsidRPr="00FD0C09">
        <w:rPr>
          <w:rFonts w:ascii="Times New Roman" w:hAnsi="Times New Roman" w:cs="Times New Roman"/>
          <w:sz w:val="24"/>
          <w:szCs w:val="24"/>
        </w:rPr>
        <w:t xml:space="preserve"> distinct infection proportions.</w:t>
      </w:r>
      <w:bookmarkEnd w:id="180"/>
      <w:r w:rsidR="00C54F43" w:rsidRPr="00FD0C09">
        <w:rPr>
          <w:rFonts w:ascii="Times New Roman" w:hAnsi="Times New Roman" w:cs="Times New Roman"/>
          <w:sz w:val="24"/>
          <w:szCs w:val="24"/>
        </w:rPr>
        <w:t xml:space="preserve"> </w:t>
      </w:r>
      <w:r w:rsidR="00E92A16" w:rsidRPr="00FD0C09">
        <w:rPr>
          <w:rFonts w:ascii="Times New Roman" w:hAnsi="Times New Roman" w:cs="Times New Roman"/>
          <w:sz w:val="24"/>
          <w:szCs w:val="24"/>
        </w:rPr>
        <w:t>Neither pathogen infection nor s</w:t>
      </w:r>
      <w:r w:rsidRPr="00FD0C09">
        <w:rPr>
          <w:rFonts w:ascii="Times New Roman" w:hAnsi="Times New Roman" w:cs="Times New Roman"/>
          <w:sz w:val="24"/>
          <w:szCs w:val="24"/>
        </w:rPr>
        <w:t xml:space="preserve">ite </w:t>
      </w:r>
      <w:r w:rsidR="00E92A16" w:rsidRPr="00FD0C09">
        <w:rPr>
          <w:rFonts w:ascii="Times New Roman" w:hAnsi="Times New Roman" w:cs="Times New Roman"/>
          <w:sz w:val="24"/>
          <w:szCs w:val="24"/>
        </w:rPr>
        <w:t>location shaped dietary diversity</w:t>
      </w:r>
      <w:r w:rsidRPr="00FD0C09">
        <w:rPr>
          <w:rFonts w:ascii="Times New Roman" w:hAnsi="Times New Roman" w:cs="Times New Roman"/>
          <w:sz w:val="24"/>
          <w:szCs w:val="24"/>
        </w:rPr>
        <w:t>,</w:t>
      </w:r>
      <w:r w:rsidR="00E92A16" w:rsidRPr="00FD0C09">
        <w:rPr>
          <w:rFonts w:ascii="Times New Roman" w:hAnsi="Times New Roman" w:cs="Times New Roman"/>
          <w:sz w:val="24"/>
          <w:szCs w:val="24"/>
        </w:rPr>
        <w:t xml:space="preserve"> as plant community composition in </w:t>
      </w:r>
      <w:r w:rsidR="00E92A16" w:rsidRPr="00FD0C09">
        <w:rPr>
          <w:rFonts w:ascii="Times New Roman" w:hAnsi="Times New Roman" w:cs="Times New Roman"/>
          <w:i/>
          <w:iCs/>
          <w:sz w:val="24"/>
          <w:szCs w:val="24"/>
        </w:rPr>
        <w:t>N. tenellus</w:t>
      </w:r>
      <w:r w:rsidR="00E92A16" w:rsidRPr="00FD0C09">
        <w:rPr>
          <w:rFonts w:ascii="Times New Roman" w:hAnsi="Times New Roman" w:cs="Times New Roman"/>
          <w:sz w:val="24"/>
          <w:szCs w:val="24"/>
        </w:rPr>
        <w:t xml:space="preserve"> guts was not influenced by CPt infection status (F₁ = </w:t>
      </w:r>
      <w:r w:rsidR="00ED2761" w:rsidRPr="00FD0C09">
        <w:rPr>
          <w:rFonts w:ascii="Times New Roman" w:hAnsi="Times New Roman" w:cs="Times New Roman"/>
          <w:sz w:val="24"/>
          <w:szCs w:val="24"/>
        </w:rPr>
        <w:t>1.44</w:t>
      </w:r>
      <w:r w:rsidR="00E92A16" w:rsidRPr="00FD0C09">
        <w:rPr>
          <w:rFonts w:ascii="Times New Roman" w:hAnsi="Times New Roman" w:cs="Times New Roman"/>
          <w:sz w:val="24"/>
          <w:szCs w:val="24"/>
        </w:rPr>
        <w:t>, P</w:t>
      </w:r>
      <w:r w:rsidR="00E92A16" w:rsidRPr="00FD0C09">
        <w:rPr>
          <w:rFonts w:ascii="Times New Roman" w:hAnsi="Times New Roman" w:cs="Times New Roman"/>
          <w:i/>
          <w:iCs/>
          <w:sz w:val="24"/>
          <w:szCs w:val="24"/>
        </w:rPr>
        <w:t xml:space="preserve"> </w:t>
      </w:r>
      <w:r w:rsidR="00E92A16" w:rsidRPr="00FD0C09">
        <w:rPr>
          <w:rFonts w:ascii="Times New Roman" w:hAnsi="Times New Roman" w:cs="Times New Roman"/>
          <w:sz w:val="24"/>
          <w:szCs w:val="24"/>
        </w:rPr>
        <w:t>= 0.</w:t>
      </w:r>
      <w:r w:rsidR="00ED2761" w:rsidRPr="00FD0C09">
        <w:rPr>
          <w:rFonts w:ascii="Times New Roman" w:hAnsi="Times New Roman" w:cs="Times New Roman"/>
          <w:sz w:val="24"/>
          <w:szCs w:val="24"/>
        </w:rPr>
        <w:t>30</w:t>
      </w:r>
      <w:r w:rsidR="00E92A16" w:rsidRPr="00FD0C09">
        <w:rPr>
          <w:rFonts w:ascii="Times New Roman" w:hAnsi="Times New Roman" w:cs="Times New Roman"/>
          <w:sz w:val="24"/>
          <w:szCs w:val="24"/>
        </w:rPr>
        <w:t>) or region (F₄ = 1.</w:t>
      </w:r>
      <w:r w:rsidR="00ED2761" w:rsidRPr="00FD0C09">
        <w:rPr>
          <w:rFonts w:ascii="Times New Roman" w:hAnsi="Times New Roman" w:cs="Times New Roman"/>
          <w:sz w:val="24"/>
          <w:szCs w:val="24"/>
        </w:rPr>
        <w:t>38</w:t>
      </w:r>
      <w:r w:rsidR="00E92A16" w:rsidRPr="00FD0C09">
        <w:rPr>
          <w:rFonts w:ascii="Times New Roman" w:hAnsi="Times New Roman" w:cs="Times New Roman"/>
          <w:sz w:val="24"/>
          <w:szCs w:val="24"/>
        </w:rPr>
        <w:t xml:space="preserve">, </w:t>
      </w:r>
      <w:r w:rsidR="00E92A16" w:rsidRPr="00FD0C09">
        <w:rPr>
          <w:rFonts w:ascii="Times New Roman" w:hAnsi="Times New Roman" w:cs="Times New Roman"/>
          <w:i/>
          <w:iCs/>
          <w:sz w:val="24"/>
          <w:szCs w:val="24"/>
        </w:rPr>
        <w:t>P</w:t>
      </w:r>
      <w:r w:rsidR="00E92A16" w:rsidRPr="00FD0C09">
        <w:rPr>
          <w:rFonts w:ascii="Times New Roman" w:hAnsi="Times New Roman" w:cs="Times New Roman"/>
          <w:sz w:val="24"/>
          <w:szCs w:val="24"/>
        </w:rPr>
        <w:t xml:space="preserve"> = 0.</w:t>
      </w:r>
      <w:r w:rsidR="00ED2761" w:rsidRPr="00FD0C09">
        <w:rPr>
          <w:rFonts w:ascii="Times New Roman" w:hAnsi="Times New Roman" w:cs="Times New Roman"/>
          <w:sz w:val="24"/>
          <w:szCs w:val="24"/>
        </w:rPr>
        <w:t>38</w:t>
      </w:r>
      <w:r w:rsidR="00E92A16" w:rsidRPr="00FD0C09">
        <w:rPr>
          <w:rFonts w:ascii="Times New Roman" w:hAnsi="Times New Roman" w:cs="Times New Roman"/>
          <w:sz w:val="24"/>
          <w:szCs w:val="24"/>
        </w:rPr>
        <w:t xml:space="preserve">). In contrast, BCTV infection status had a significant effect on plant composition </w:t>
      </w:r>
      <w:r w:rsidRPr="00FD0C09">
        <w:rPr>
          <w:rFonts w:ascii="Times New Roman" w:hAnsi="Times New Roman" w:cs="Times New Roman"/>
          <w:sz w:val="24"/>
          <w:szCs w:val="24"/>
        </w:rPr>
        <w:t xml:space="preserve">found in </w:t>
      </w:r>
      <w:r w:rsidR="000C5DB2" w:rsidRPr="00FD0C09">
        <w:rPr>
          <w:rFonts w:ascii="Times New Roman" w:hAnsi="Times New Roman" w:cs="Times New Roman"/>
          <w:i/>
          <w:iCs/>
          <w:sz w:val="24"/>
          <w:szCs w:val="24"/>
        </w:rPr>
        <w:t>N. tenellus</w:t>
      </w:r>
      <w:r w:rsidR="000C5DB2" w:rsidRPr="00FD0C09">
        <w:rPr>
          <w:rFonts w:ascii="Times New Roman" w:hAnsi="Times New Roman" w:cs="Times New Roman"/>
          <w:sz w:val="24"/>
          <w:szCs w:val="24"/>
        </w:rPr>
        <w:t xml:space="preserve"> </w:t>
      </w:r>
      <w:r w:rsidRPr="00FD0C09">
        <w:rPr>
          <w:rFonts w:ascii="Times New Roman" w:hAnsi="Times New Roman" w:cs="Times New Roman"/>
          <w:sz w:val="24"/>
          <w:szCs w:val="24"/>
        </w:rPr>
        <w:t xml:space="preserve">guts </w:t>
      </w:r>
      <w:r w:rsidR="00E92A16" w:rsidRPr="00FD0C09">
        <w:rPr>
          <w:rFonts w:ascii="Times New Roman" w:hAnsi="Times New Roman" w:cs="Times New Roman"/>
          <w:sz w:val="24"/>
          <w:szCs w:val="24"/>
        </w:rPr>
        <w:t>(F₁ = 3.</w:t>
      </w:r>
      <w:r w:rsidR="00ED2761" w:rsidRPr="00FD0C09">
        <w:rPr>
          <w:rFonts w:ascii="Times New Roman" w:hAnsi="Times New Roman" w:cs="Times New Roman"/>
          <w:sz w:val="24"/>
          <w:szCs w:val="24"/>
        </w:rPr>
        <w:t>62</w:t>
      </w:r>
      <w:r w:rsidR="00E92A16" w:rsidRPr="00FD0C09">
        <w:rPr>
          <w:rFonts w:ascii="Times New Roman" w:hAnsi="Times New Roman" w:cs="Times New Roman"/>
          <w:sz w:val="24"/>
          <w:szCs w:val="24"/>
        </w:rPr>
        <w:t xml:space="preserve">, </w:t>
      </w:r>
      <w:r w:rsidR="00E92A16" w:rsidRPr="00FD0C09">
        <w:rPr>
          <w:rFonts w:ascii="Times New Roman" w:hAnsi="Times New Roman" w:cs="Times New Roman"/>
          <w:i/>
          <w:iCs/>
          <w:sz w:val="24"/>
          <w:szCs w:val="24"/>
        </w:rPr>
        <w:t>P</w:t>
      </w:r>
      <w:r w:rsidR="00E92A16" w:rsidRPr="00FD0C09">
        <w:rPr>
          <w:rFonts w:ascii="Times New Roman" w:hAnsi="Times New Roman" w:cs="Times New Roman"/>
          <w:sz w:val="24"/>
          <w:szCs w:val="24"/>
        </w:rPr>
        <w:t xml:space="preserve"> = 0.0</w:t>
      </w:r>
      <w:r w:rsidR="00ED2761" w:rsidRPr="00FD0C09">
        <w:rPr>
          <w:rFonts w:ascii="Times New Roman" w:hAnsi="Times New Roman" w:cs="Times New Roman"/>
          <w:sz w:val="24"/>
          <w:szCs w:val="24"/>
        </w:rPr>
        <w:t>1</w:t>
      </w:r>
      <w:r w:rsidR="00E92A16" w:rsidRPr="00FD0C09">
        <w:rPr>
          <w:rFonts w:ascii="Times New Roman" w:hAnsi="Times New Roman" w:cs="Times New Roman"/>
          <w:sz w:val="24"/>
          <w:szCs w:val="24"/>
        </w:rPr>
        <w:t>). This effect was not due to differences in within-group variability, as confirmed by permutation tests for homogeneity of multivariate dispersions (</w:t>
      </w:r>
      <w:ins w:id="182" w:author="Krell, Rayda" w:date="2025-12-29T12:02:00Z" w16du:dateUtc="2025-12-29T17:02:00Z">
        <w:r w:rsidR="00DD307E">
          <w:rPr>
            <w:rFonts w:ascii="Times New Roman" w:hAnsi="Times New Roman" w:cs="Times New Roman"/>
            <w:sz w:val="24"/>
            <w:szCs w:val="24"/>
          </w:rPr>
          <w:t xml:space="preserve">Table 2; </w:t>
        </w:r>
      </w:ins>
      <w:r w:rsidR="00E92A16" w:rsidRPr="00FD0C09">
        <w:rPr>
          <w:rFonts w:ascii="Times New Roman" w:hAnsi="Times New Roman" w:cs="Times New Roman"/>
          <w:sz w:val="24"/>
          <w:szCs w:val="24"/>
        </w:rPr>
        <w:t xml:space="preserve">F = </w:t>
      </w:r>
      <w:r w:rsidR="00ED2761" w:rsidRPr="00FD0C09">
        <w:rPr>
          <w:rFonts w:ascii="Times New Roman" w:hAnsi="Times New Roman" w:cs="Times New Roman"/>
          <w:sz w:val="24"/>
          <w:szCs w:val="24"/>
        </w:rPr>
        <w:t>2.39</w:t>
      </w:r>
      <w:r w:rsidR="00E92A16" w:rsidRPr="00FD0C09">
        <w:rPr>
          <w:rFonts w:ascii="Times New Roman" w:hAnsi="Times New Roman" w:cs="Times New Roman"/>
          <w:sz w:val="24"/>
          <w:szCs w:val="24"/>
        </w:rPr>
        <w:t xml:space="preserve">, </w:t>
      </w:r>
      <w:r w:rsidR="00E92A16" w:rsidRPr="00FD0C09">
        <w:rPr>
          <w:rFonts w:ascii="Times New Roman" w:hAnsi="Times New Roman" w:cs="Times New Roman"/>
          <w:i/>
          <w:iCs/>
          <w:sz w:val="24"/>
          <w:szCs w:val="24"/>
        </w:rPr>
        <w:t>P</w:t>
      </w:r>
      <w:r w:rsidR="00E92A16" w:rsidRPr="00FD0C09">
        <w:rPr>
          <w:rFonts w:ascii="Times New Roman" w:hAnsi="Times New Roman" w:cs="Times New Roman"/>
          <w:sz w:val="24"/>
          <w:szCs w:val="24"/>
        </w:rPr>
        <w:t xml:space="preserve"> = 0.</w:t>
      </w:r>
      <w:r w:rsidR="00ED2761" w:rsidRPr="00FD0C09">
        <w:rPr>
          <w:rFonts w:ascii="Times New Roman" w:hAnsi="Times New Roman" w:cs="Times New Roman"/>
          <w:sz w:val="24"/>
          <w:szCs w:val="24"/>
        </w:rPr>
        <w:t>13</w:t>
      </w:r>
      <w:r w:rsidR="00E92A16" w:rsidRPr="00FD0C09">
        <w:rPr>
          <w:rFonts w:ascii="Times New Roman" w:hAnsi="Times New Roman" w:cs="Times New Roman"/>
          <w:sz w:val="24"/>
          <w:szCs w:val="24"/>
        </w:rPr>
        <w:t>, permutations = 999).</w:t>
      </w:r>
      <w:r w:rsidR="00405B8E" w:rsidRPr="00FD0C09">
        <w:rPr>
          <w:rFonts w:ascii="Times New Roman" w:hAnsi="Times New Roman" w:cs="Times New Roman"/>
          <w:sz w:val="24"/>
          <w:szCs w:val="24"/>
        </w:rPr>
        <w:t xml:space="preserve"> </w:t>
      </w:r>
      <w:del w:id="183" w:author="Krell, Rayda" w:date="2025-12-29T12:02:00Z" w16du:dateUtc="2025-12-29T17:02:00Z">
        <w:r w:rsidR="00C54F43" w:rsidRPr="00FD0C09" w:rsidDel="00DD307E">
          <w:rPr>
            <w:rFonts w:ascii="Times New Roman" w:hAnsi="Times New Roman" w:cs="Times New Roman"/>
            <w:sz w:val="24"/>
            <w:szCs w:val="24"/>
          </w:rPr>
          <w:delText>T</w:delText>
        </w:r>
        <w:r w:rsidR="00405B8E" w:rsidRPr="00FD0C09" w:rsidDel="00DD307E">
          <w:rPr>
            <w:rFonts w:ascii="Times New Roman" w:hAnsi="Times New Roman" w:cs="Times New Roman"/>
            <w:sz w:val="24"/>
            <w:szCs w:val="24"/>
          </w:rPr>
          <w:delText xml:space="preserve">able </w:delText>
        </w:r>
        <w:r w:rsidR="00C54F43" w:rsidRPr="00FD0C09" w:rsidDel="00DD307E">
          <w:rPr>
            <w:rFonts w:ascii="Times New Roman" w:hAnsi="Times New Roman" w:cs="Times New Roman"/>
            <w:sz w:val="24"/>
            <w:szCs w:val="24"/>
          </w:rPr>
          <w:delText>2</w:delText>
        </w:r>
        <w:r w:rsidR="00405B8E" w:rsidRPr="00FD0C09" w:rsidDel="00DD307E">
          <w:rPr>
            <w:rFonts w:ascii="Times New Roman" w:hAnsi="Times New Roman" w:cs="Times New Roman"/>
            <w:sz w:val="24"/>
            <w:szCs w:val="24"/>
          </w:rPr>
          <w:delText xml:space="preserve"> </w:delText>
        </w:r>
        <w:r w:rsidRPr="00FD0C09" w:rsidDel="00DD307E">
          <w:rPr>
            <w:rFonts w:ascii="Times New Roman" w:hAnsi="Times New Roman" w:cs="Times New Roman"/>
            <w:sz w:val="24"/>
            <w:szCs w:val="24"/>
          </w:rPr>
          <w:delText xml:space="preserve">shows </w:delText>
        </w:r>
        <w:r w:rsidR="00405B8E" w:rsidRPr="00FD0C09" w:rsidDel="00DD307E">
          <w:rPr>
            <w:rFonts w:ascii="Times New Roman" w:hAnsi="Times New Roman" w:cs="Times New Roman"/>
            <w:sz w:val="24"/>
            <w:szCs w:val="24"/>
          </w:rPr>
          <w:delText>these multivariate results.</w:delText>
        </w:r>
      </w:del>
    </w:p>
    <w:p w14:paraId="01382CD6" w14:textId="1E5D06D6" w:rsidR="00E92A16" w:rsidRPr="00FD0C09" w:rsidRDefault="00E92A16" w:rsidP="003B0956">
      <w:pPr>
        <w:spacing w:after="0" w:line="480" w:lineRule="auto"/>
        <w:ind w:firstLine="540"/>
        <w:rPr>
          <w:rFonts w:ascii="Times New Roman" w:hAnsi="Times New Roman" w:cs="Times New Roman"/>
          <w:sz w:val="24"/>
          <w:szCs w:val="24"/>
        </w:rPr>
      </w:pPr>
      <w:r w:rsidRPr="00FD0C09">
        <w:rPr>
          <w:rFonts w:ascii="Times New Roman" w:hAnsi="Times New Roman" w:cs="Times New Roman"/>
          <w:sz w:val="24"/>
          <w:szCs w:val="24"/>
        </w:rPr>
        <w:t xml:space="preserve">Despite the significance of </w:t>
      </w:r>
      <w:r w:rsidR="004B0DA0" w:rsidRPr="00FD0C09">
        <w:rPr>
          <w:rFonts w:ascii="Times New Roman" w:hAnsi="Times New Roman" w:cs="Times New Roman"/>
          <w:sz w:val="24"/>
          <w:szCs w:val="24"/>
        </w:rPr>
        <w:t xml:space="preserve">the </w:t>
      </w:r>
      <w:r w:rsidRPr="00FD0C09">
        <w:rPr>
          <w:rFonts w:ascii="Times New Roman" w:hAnsi="Times New Roman" w:cs="Times New Roman"/>
          <w:sz w:val="24"/>
          <w:szCs w:val="24"/>
        </w:rPr>
        <w:t>BCTV infection</w:t>
      </w:r>
      <w:r w:rsidR="004B0DA0" w:rsidRPr="00FD0C09">
        <w:rPr>
          <w:rFonts w:ascii="Times New Roman" w:hAnsi="Times New Roman" w:cs="Times New Roman"/>
          <w:sz w:val="24"/>
          <w:szCs w:val="24"/>
        </w:rPr>
        <w:t xml:space="preserve"> term</w:t>
      </w:r>
      <w:r w:rsidRPr="00FD0C09">
        <w:rPr>
          <w:rFonts w:ascii="Times New Roman" w:hAnsi="Times New Roman" w:cs="Times New Roman"/>
          <w:sz w:val="24"/>
          <w:szCs w:val="24"/>
        </w:rPr>
        <w:t xml:space="preserve">, </w:t>
      </w:r>
      <w:r w:rsidR="004B0DA0" w:rsidRPr="00FD0C09">
        <w:rPr>
          <w:rFonts w:ascii="Times New Roman" w:hAnsi="Times New Roman" w:cs="Times New Roman"/>
          <w:sz w:val="24"/>
          <w:szCs w:val="24"/>
        </w:rPr>
        <w:t xml:space="preserve">this term </w:t>
      </w:r>
      <w:r w:rsidRPr="00FD0C09">
        <w:rPr>
          <w:rFonts w:ascii="Times New Roman" w:hAnsi="Times New Roman" w:cs="Times New Roman"/>
          <w:sz w:val="24"/>
          <w:szCs w:val="24"/>
        </w:rPr>
        <w:t>explained only 1.0% of the variation in gut content composition</w:t>
      </w:r>
      <w:r w:rsidR="004B0DA0" w:rsidRPr="00FD0C09">
        <w:rPr>
          <w:rFonts w:ascii="Times New Roman" w:hAnsi="Times New Roman" w:cs="Times New Roman"/>
          <w:sz w:val="24"/>
          <w:szCs w:val="24"/>
        </w:rPr>
        <w:t xml:space="preserve"> (Table </w:t>
      </w:r>
      <w:r w:rsidR="00C54F43" w:rsidRPr="00FD0C09">
        <w:rPr>
          <w:rFonts w:ascii="Times New Roman" w:hAnsi="Times New Roman" w:cs="Times New Roman"/>
          <w:sz w:val="24"/>
          <w:szCs w:val="24"/>
        </w:rPr>
        <w:t>2</w:t>
      </w:r>
      <w:r w:rsidR="004B0DA0" w:rsidRPr="00FD0C09">
        <w:rPr>
          <w:rFonts w:ascii="Times New Roman" w:hAnsi="Times New Roman" w:cs="Times New Roman"/>
          <w:sz w:val="24"/>
          <w:szCs w:val="24"/>
        </w:rPr>
        <w:t>)</w:t>
      </w:r>
      <w:r w:rsidRPr="00FD0C09">
        <w:rPr>
          <w:rFonts w:ascii="Times New Roman" w:hAnsi="Times New Roman" w:cs="Times New Roman"/>
          <w:sz w:val="24"/>
          <w:szCs w:val="24"/>
        </w:rPr>
        <w:t xml:space="preserve">. In comparison, </w:t>
      </w:r>
      <w:r w:rsidR="004B0DA0" w:rsidRPr="00FD0C09">
        <w:rPr>
          <w:rFonts w:ascii="Times New Roman" w:hAnsi="Times New Roman" w:cs="Times New Roman"/>
          <w:sz w:val="24"/>
          <w:szCs w:val="24"/>
        </w:rPr>
        <w:t xml:space="preserve">our constrained ordination showed that </w:t>
      </w:r>
      <w:r w:rsidRPr="00FD0C09">
        <w:rPr>
          <w:rFonts w:ascii="Times New Roman" w:hAnsi="Times New Roman" w:cs="Times New Roman"/>
          <w:sz w:val="24"/>
          <w:szCs w:val="24"/>
        </w:rPr>
        <w:t xml:space="preserve">the first unconstrained axis (MDS1) captured 24.1% of residual variation (Fig. 3). </w:t>
      </w:r>
      <w:r w:rsidR="00ED2761" w:rsidRPr="00FD0C09">
        <w:rPr>
          <w:rFonts w:ascii="Times New Roman" w:hAnsi="Times New Roman" w:cs="Times New Roman"/>
          <w:sz w:val="24"/>
          <w:szCs w:val="24"/>
        </w:rPr>
        <w:t xml:space="preserve">Moreover, in constrained ordination, plant species vectors aligned primarily along the unconstrained axis, orthogonal to the constrained BCTV axis. This evidence suggests that while PERMANOVA </w:t>
      </w:r>
      <w:del w:id="184" w:author="Krell, Rayda" w:date="2025-12-29T12:03:00Z" w16du:dateUtc="2025-12-29T17:03:00Z">
        <w:r w:rsidR="00ED2761" w:rsidRPr="00FD0C09" w:rsidDel="00DD307E">
          <w:rPr>
            <w:rFonts w:ascii="Times New Roman" w:hAnsi="Times New Roman" w:cs="Times New Roman"/>
            <w:sz w:val="24"/>
            <w:szCs w:val="24"/>
          </w:rPr>
          <w:delText xml:space="preserve">has </w:delText>
        </w:r>
      </w:del>
      <w:r w:rsidR="00ED2761" w:rsidRPr="00FD0C09">
        <w:rPr>
          <w:rFonts w:ascii="Times New Roman" w:hAnsi="Times New Roman" w:cs="Times New Roman"/>
          <w:sz w:val="24"/>
          <w:szCs w:val="24"/>
        </w:rPr>
        <w:t xml:space="preserve">detected subtle differences in BCTV infection status associated with certain plant species, </w:t>
      </w:r>
      <w:proofErr w:type="gramStart"/>
      <w:r w:rsidR="00ED2761" w:rsidRPr="00FD0C09">
        <w:rPr>
          <w:rFonts w:ascii="Times New Roman" w:hAnsi="Times New Roman" w:cs="Times New Roman"/>
          <w:sz w:val="24"/>
          <w:szCs w:val="24"/>
        </w:rPr>
        <w:t>the majority of</w:t>
      </w:r>
      <w:proofErr w:type="gramEnd"/>
      <w:r w:rsidR="00ED2761" w:rsidRPr="00FD0C09">
        <w:rPr>
          <w:rFonts w:ascii="Times New Roman" w:hAnsi="Times New Roman" w:cs="Times New Roman"/>
          <w:sz w:val="24"/>
          <w:szCs w:val="24"/>
        </w:rPr>
        <w:t xml:space="preserve"> variation in plant community composition is not aligned with BCTV infection status</w:t>
      </w:r>
      <w:r w:rsidRPr="00FD0C09">
        <w:rPr>
          <w:rFonts w:ascii="Times New Roman" w:hAnsi="Times New Roman" w:cs="Times New Roman"/>
          <w:sz w:val="24"/>
          <w:szCs w:val="24"/>
        </w:rPr>
        <w:t>.</w:t>
      </w:r>
    </w:p>
    <w:p w14:paraId="1A4C452B" w14:textId="74A775E0" w:rsidR="006A6E85" w:rsidRPr="00FD0C09" w:rsidRDefault="00E92A16" w:rsidP="003B0956">
      <w:pPr>
        <w:pStyle w:val="paragraph"/>
        <w:spacing w:before="0" w:beforeAutospacing="0" w:after="0" w:afterAutospacing="0" w:line="480" w:lineRule="auto"/>
        <w:ind w:firstLine="540"/>
        <w:contextualSpacing/>
        <w:textAlignment w:val="baseline"/>
      </w:pPr>
      <w:r w:rsidRPr="00FD0C09">
        <w:t xml:space="preserve">Plant community composition in </w:t>
      </w:r>
      <w:r w:rsidRPr="00FD0C09">
        <w:rPr>
          <w:i/>
          <w:iCs/>
        </w:rPr>
        <w:t>N. tenellus</w:t>
      </w:r>
      <w:r w:rsidRPr="00FD0C09">
        <w:t xml:space="preserve"> guts varied significantly across sampling dates (F₅ = 10.2</w:t>
      </w:r>
      <w:r w:rsidR="00ED2761" w:rsidRPr="00FD0C09">
        <w:t>9</w:t>
      </w:r>
      <w:r w:rsidRPr="00FD0C09">
        <w:t xml:space="preserve">, </w:t>
      </w:r>
      <w:r w:rsidRPr="00FD0C09">
        <w:rPr>
          <w:i/>
          <w:iCs/>
        </w:rPr>
        <w:t>P</w:t>
      </w:r>
      <w:r w:rsidRPr="00FD0C09">
        <w:t xml:space="preserve"> &lt; 0.01; Fig. 3), though this </w:t>
      </w:r>
      <w:r w:rsidR="00014E6D" w:rsidRPr="00FD0C09">
        <w:t xml:space="preserve">effect </w:t>
      </w:r>
      <w:r w:rsidRPr="00FD0C09">
        <w:t>was</w:t>
      </w:r>
      <w:r w:rsidR="00ED2761" w:rsidRPr="00FD0C09">
        <w:t xml:space="preserve"> somewhat</w:t>
      </w:r>
      <w:r w:rsidRPr="00FD0C09">
        <w:t xml:space="preserve"> collinear with collection year. Variation in gut plant community over time </w:t>
      </w:r>
      <w:r w:rsidR="00014E6D" w:rsidRPr="00FD0C09">
        <w:t>was</w:t>
      </w:r>
      <w:r w:rsidRPr="00FD0C09">
        <w:t xml:space="preserve"> further supported by Kernal density estimation. Non-crop weeds were more commonly detected earlier in the season (Fig. 4A), while crop plants appeared slightly later (Fig. 4B)</w:t>
      </w:r>
      <w:r w:rsidR="00014E6D" w:rsidRPr="00FD0C09">
        <w:t>, with some exceptions and overlap</w:t>
      </w:r>
      <w:r w:rsidRPr="00FD0C09">
        <w:t xml:space="preserve">. However, </w:t>
      </w:r>
      <w:r w:rsidR="00446715" w:rsidRPr="00FD0C09">
        <w:t xml:space="preserve">density plots with </w:t>
      </w:r>
      <w:r w:rsidR="00446715" w:rsidRPr="00FD0C09">
        <w:lastRenderedPageBreak/>
        <w:t xml:space="preserve">large magnitudes and multiple sharp </w:t>
      </w:r>
      <w:r w:rsidR="00770399" w:rsidRPr="00FD0C09">
        <w:t xml:space="preserve">peaks </w:t>
      </w:r>
      <w:r w:rsidRPr="00FD0C09">
        <w:t xml:space="preserve">represent plants detected in only a few individuals, making true seasonal trends in plant consumption </w:t>
      </w:r>
      <w:r w:rsidR="009E556A" w:rsidRPr="00FD0C09">
        <w:t xml:space="preserve">somewhat </w:t>
      </w:r>
      <w:r w:rsidRPr="00FD0C09">
        <w:t>uncertain</w:t>
      </w:r>
      <w:r w:rsidR="00770399" w:rsidRPr="00FD0C09">
        <w:t xml:space="preserve"> </w:t>
      </w:r>
      <w:commentRangeStart w:id="185"/>
      <w:commentRangeStart w:id="186"/>
      <w:r w:rsidR="00770399" w:rsidRPr="00FD0C09">
        <w:t>(Fig. 4).</w:t>
      </w:r>
      <w:commentRangeEnd w:id="185"/>
      <w:r w:rsidR="003A6DB3">
        <w:rPr>
          <w:rStyle w:val="CommentReference"/>
          <w:rFonts w:asciiTheme="minorHAnsi" w:eastAsiaTheme="minorHAnsi" w:hAnsiTheme="minorHAnsi" w:cstheme="minorBidi"/>
          <w:kern w:val="2"/>
          <w14:ligatures w14:val="standardContextual"/>
        </w:rPr>
        <w:commentReference w:id="185"/>
      </w:r>
      <w:commentRangeEnd w:id="186"/>
      <w:r w:rsidR="0049555D">
        <w:rPr>
          <w:rStyle w:val="CommentReference"/>
          <w:rFonts w:asciiTheme="minorHAnsi" w:eastAsiaTheme="minorHAnsi" w:hAnsiTheme="minorHAnsi" w:cstheme="minorBidi"/>
          <w:kern w:val="2"/>
          <w14:ligatures w14:val="standardContextual"/>
        </w:rPr>
        <w:commentReference w:id="186"/>
      </w:r>
    </w:p>
    <w:p w14:paraId="0D8F6B96" w14:textId="77777777" w:rsidR="00E92A16" w:rsidRPr="00FD0C09" w:rsidRDefault="00E92A16" w:rsidP="00E92A16">
      <w:pPr>
        <w:spacing w:after="0" w:line="480" w:lineRule="auto"/>
        <w:ind w:firstLine="720"/>
        <w:rPr>
          <w:rFonts w:ascii="Times New Roman" w:hAnsi="Times New Roman" w:cs="Times New Roman"/>
          <w:sz w:val="24"/>
          <w:szCs w:val="24"/>
        </w:rPr>
      </w:pPr>
    </w:p>
    <w:p w14:paraId="6048F57C" w14:textId="29CF7A61" w:rsidR="00FF19BD" w:rsidRPr="00FD0C09" w:rsidRDefault="009264C9" w:rsidP="00E92A16">
      <w:pPr>
        <w:pStyle w:val="paragraph"/>
        <w:spacing w:before="0" w:beforeAutospacing="0" w:after="0" w:afterAutospacing="0" w:line="480" w:lineRule="auto"/>
        <w:contextualSpacing/>
        <w:textAlignment w:val="baseline"/>
        <w:rPr>
          <w:b/>
          <w:bCs/>
        </w:rPr>
      </w:pPr>
      <w:r w:rsidRPr="00FD0C09">
        <w:rPr>
          <w:b/>
          <w:bCs/>
        </w:rPr>
        <w:t>Discussion</w:t>
      </w:r>
    </w:p>
    <w:p w14:paraId="4F461CBC" w14:textId="32855525" w:rsidR="00380D34" w:rsidRPr="00FD0C09" w:rsidRDefault="005A0B48" w:rsidP="00E92A16">
      <w:pPr>
        <w:pStyle w:val="paragraph"/>
        <w:spacing w:before="0" w:beforeAutospacing="0" w:after="0" w:afterAutospacing="0" w:line="480" w:lineRule="auto"/>
        <w:contextualSpacing/>
        <w:textAlignment w:val="baseline"/>
      </w:pPr>
      <w:r w:rsidRPr="00FD0C09">
        <w:t xml:space="preserve">Identifying seasonal host plants of </w:t>
      </w:r>
      <w:r w:rsidRPr="00FD0C09">
        <w:rPr>
          <w:i/>
          <w:iCs/>
        </w:rPr>
        <w:t>N. tenellus</w:t>
      </w:r>
      <w:r w:rsidRPr="00FD0C09">
        <w:t xml:space="preserve"> can aid in </w:t>
      </w:r>
      <w:r w:rsidR="00263A0E" w:rsidRPr="00FD0C09">
        <w:t xml:space="preserve">understanding </w:t>
      </w:r>
      <w:r w:rsidRPr="00FD0C09">
        <w:t>vector movement</w:t>
      </w:r>
      <w:r w:rsidR="00263A0E" w:rsidRPr="00FD0C09">
        <w:t xml:space="preserve"> across landscapes</w:t>
      </w:r>
      <w:commentRangeStart w:id="187"/>
      <w:r w:rsidRPr="00FD0C09">
        <w:t xml:space="preserve">, </w:t>
      </w:r>
      <w:del w:id="188" w:author="Krell, Rayda" w:date="2025-12-29T12:24:00Z" w16du:dateUtc="2025-12-29T17:24:00Z">
        <w:r w:rsidRPr="00FD0C09" w:rsidDel="00730E6C">
          <w:delText xml:space="preserve">reduce the risk of </w:delText>
        </w:r>
      </w:del>
      <w:del w:id="189" w:author="Krell, Rayda" w:date="2025-12-29T12:25:00Z" w16du:dateUtc="2025-12-29T17:25:00Z">
        <w:r w:rsidRPr="00FD0C09" w:rsidDel="00217B12">
          <w:delText xml:space="preserve">pathogen </w:delText>
        </w:r>
      </w:del>
      <w:del w:id="190" w:author="Krell, Rayda" w:date="2025-12-29T12:24:00Z" w16du:dateUtc="2025-12-29T17:24:00Z">
        <w:r w:rsidRPr="00FD0C09" w:rsidDel="009E797B">
          <w:delText xml:space="preserve">transmission </w:delText>
        </w:r>
      </w:del>
      <w:commentRangeEnd w:id="187"/>
      <w:r w:rsidR="00E92173">
        <w:rPr>
          <w:rStyle w:val="CommentReference"/>
          <w:rFonts w:asciiTheme="minorHAnsi" w:eastAsiaTheme="minorHAnsi" w:hAnsiTheme="minorHAnsi" w:cstheme="minorBidi"/>
          <w:kern w:val="2"/>
          <w14:ligatures w14:val="standardContextual"/>
        </w:rPr>
        <w:commentReference w:id="187"/>
      </w:r>
      <w:del w:id="191" w:author="Krell, Rayda" w:date="2025-12-29T12:24:00Z" w16du:dateUtc="2025-12-29T17:24:00Z">
        <w:r w:rsidRPr="00FD0C09" w:rsidDel="009E797B">
          <w:delText xml:space="preserve">to crops, </w:delText>
        </w:r>
      </w:del>
      <w:r w:rsidRPr="00FD0C09">
        <w:t>and inform targeted management strategies</w:t>
      </w:r>
      <w:ins w:id="192" w:author="Krell, Rayda" w:date="2025-12-29T12:25:00Z" w16du:dateUtc="2025-12-29T17:25:00Z">
        <w:r w:rsidR="009E797B">
          <w:t xml:space="preserve"> for </w:t>
        </w:r>
        <w:r w:rsidR="00217B12">
          <w:t>pathogens</w:t>
        </w:r>
      </w:ins>
      <w:r w:rsidRPr="00FD0C09">
        <w:t xml:space="preserve">. </w:t>
      </w:r>
      <w:r w:rsidR="00CD0C95" w:rsidRPr="00FD0C09">
        <w:t xml:space="preserve">Gut contents of </w:t>
      </w:r>
      <w:r w:rsidR="00CD0C95" w:rsidRPr="00FD0C09">
        <w:rPr>
          <w:i/>
          <w:iCs/>
        </w:rPr>
        <w:t>N. tenellus</w:t>
      </w:r>
      <w:r w:rsidR="00CD0C95" w:rsidRPr="00FD0C09">
        <w:t xml:space="preserve"> were primarily composed of non-crop </w:t>
      </w:r>
      <w:del w:id="193" w:author="Krell, Rayda" w:date="2025-12-29T12:26:00Z" w16du:dateUtc="2025-12-29T17:26:00Z">
        <w:r w:rsidR="00CD0C95" w:rsidRPr="00FD0C09" w:rsidDel="00E92173">
          <w:delText>weeds</w:delText>
        </w:r>
      </w:del>
      <w:ins w:id="194" w:author="Krell, Rayda" w:date="2025-12-29T12:26:00Z" w16du:dateUtc="2025-12-29T17:26:00Z">
        <w:r w:rsidR="00E92173">
          <w:t>plants</w:t>
        </w:r>
      </w:ins>
      <w:r w:rsidR="00CD0C95" w:rsidRPr="00FD0C09">
        <w:t>, with non-crop abundance typically one order of magnitude greater than crop or tree abundance</w:t>
      </w:r>
      <w:r w:rsidR="000E1DA6" w:rsidRPr="00FD0C09">
        <w:t>.</w:t>
      </w:r>
      <w:r w:rsidR="000E1DA6" w:rsidRPr="00FD0C09">
        <w:rPr>
          <w:rFonts w:eastAsiaTheme="minorHAnsi"/>
          <w:kern w:val="2"/>
          <w14:ligatures w14:val="standardContextual"/>
        </w:rPr>
        <w:t xml:space="preserve"> </w:t>
      </w:r>
      <w:r w:rsidR="000E1DA6" w:rsidRPr="00FD0C09">
        <w:t xml:space="preserve">It is well established that </w:t>
      </w:r>
      <w:r w:rsidR="000E1DA6" w:rsidRPr="00FD0C09">
        <w:rPr>
          <w:i/>
          <w:iCs/>
        </w:rPr>
        <w:t>N. tenellus</w:t>
      </w:r>
      <w:r w:rsidR="000E1DA6" w:rsidRPr="00FD0C09">
        <w:t xml:space="preserve"> feed on a </w:t>
      </w:r>
      <w:r w:rsidR="0049030A" w:rsidRPr="00FD0C09">
        <w:t>broad range</w:t>
      </w:r>
      <w:r w:rsidR="000E1DA6" w:rsidRPr="00FD0C09">
        <w:t xml:space="preserve"> of plants</w:t>
      </w:r>
      <w:r w:rsidR="00C03D65" w:rsidRPr="00FD0C09">
        <w:t>,</w:t>
      </w:r>
      <w:r w:rsidR="000E1DA6" w:rsidRPr="00FD0C09">
        <w:t xml:space="preserve"> with over 40 commonly used </w:t>
      </w:r>
      <w:del w:id="195" w:author="Krell, Rayda" w:date="2025-12-29T12:27:00Z" w16du:dateUtc="2025-12-29T17:27:00Z">
        <w:r w:rsidR="000E1DA6" w:rsidRPr="00FD0C09" w:rsidDel="00E92173">
          <w:delText xml:space="preserve">weed </w:delText>
        </w:r>
      </w:del>
      <w:ins w:id="196" w:author="Krell, Rayda" w:date="2025-12-29T12:27:00Z" w16du:dateUtc="2025-12-29T17:27:00Z">
        <w:r w:rsidR="00E92173">
          <w:t xml:space="preserve">non-crop </w:t>
        </w:r>
      </w:ins>
      <w:r w:rsidR="000E1DA6" w:rsidRPr="00FD0C09">
        <w:t>host plants</w:t>
      </w:r>
      <w:r w:rsidR="00C03D65" w:rsidRPr="00FD0C09">
        <w:t xml:space="preserve"> that vary </w:t>
      </w:r>
      <w:r w:rsidR="000E1DA6" w:rsidRPr="00FD0C09">
        <w:t>across different breeding regions (Douglass and Hallock 1957</w:t>
      </w:r>
      <w:r w:rsidR="00B94707" w:rsidRPr="00FD0C09">
        <w:t>).</w:t>
      </w:r>
      <w:r w:rsidR="0049030A" w:rsidRPr="00FD0C09">
        <w:t xml:space="preserve"> While hu</w:t>
      </w:r>
      <w:r w:rsidR="00280BB2" w:rsidRPr="00FD0C09">
        <w:t>ndreds of</w:t>
      </w:r>
      <w:r w:rsidR="0049030A" w:rsidRPr="00FD0C09">
        <w:t xml:space="preserve"> dicotyledonous species are susceptible to infection by BCTV and CPt, </w:t>
      </w:r>
      <w:r w:rsidR="0049030A" w:rsidRPr="00FD0C09">
        <w:rPr>
          <w:i/>
          <w:iCs/>
        </w:rPr>
        <w:t>N. tenellus</w:t>
      </w:r>
      <w:r w:rsidR="0049030A" w:rsidRPr="00FD0C09">
        <w:t xml:space="preserve"> also feed on monocots, which </w:t>
      </w:r>
      <w:r w:rsidR="00380D34" w:rsidRPr="00FD0C09">
        <w:t>are</w:t>
      </w:r>
      <w:r w:rsidR="0049030A" w:rsidRPr="00FD0C09">
        <w:t xml:space="preserve"> unsuitable for these pathogens despite being part of the insect’s feeding repertoire (</w:t>
      </w:r>
      <w:r w:rsidR="00B94707" w:rsidRPr="00FD0C09">
        <w:t>Chen and Gilbertson 2016</w:t>
      </w:r>
      <w:r w:rsidR="00280BB2" w:rsidRPr="00FD0C09">
        <w:t>; Strausbaugh et al. 2024</w:t>
      </w:r>
      <w:r w:rsidR="000E1DA6" w:rsidRPr="00FD0C09">
        <w:t xml:space="preserve">). </w:t>
      </w:r>
      <w:r w:rsidR="00C03D65" w:rsidRPr="00FD0C09">
        <w:t>I</w:t>
      </w:r>
      <w:r w:rsidR="000E1DA6" w:rsidRPr="00FD0C09">
        <w:t>n our study,</w:t>
      </w:r>
      <w:r w:rsidR="00280BB2" w:rsidRPr="00FD0C09">
        <w:t xml:space="preserve"> </w:t>
      </w:r>
      <w:r w:rsidR="00380D34" w:rsidRPr="00FD0C09">
        <w:t xml:space="preserve">we detected relatively few monocot taxa, primarily </w:t>
      </w:r>
      <w:r w:rsidR="00675318" w:rsidRPr="00715804">
        <w:rPr>
          <w:i/>
          <w:iCs/>
          <w:rPrChange w:id="197" w:author="Krell, Rayda" w:date="2025-12-29T12:27:00Z" w16du:dateUtc="2025-12-29T17:27:00Z">
            <w:rPr/>
          </w:rPrChange>
        </w:rPr>
        <w:t>Lolium</w:t>
      </w:r>
      <w:r w:rsidR="00675318" w:rsidRPr="00FD0C09">
        <w:t xml:space="preserve">, </w:t>
      </w:r>
      <w:r w:rsidR="00675318" w:rsidRPr="00715804">
        <w:rPr>
          <w:i/>
          <w:iCs/>
          <w:rPrChange w:id="198" w:author="Krell, Rayda" w:date="2025-12-29T12:27:00Z" w16du:dateUtc="2025-12-29T17:27:00Z">
            <w:rPr/>
          </w:rPrChange>
        </w:rPr>
        <w:t>Bromus</w:t>
      </w:r>
      <w:r w:rsidR="00675318" w:rsidRPr="00FD0C09">
        <w:t xml:space="preserve">, </w:t>
      </w:r>
      <w:proofErr w:type="spellStart"/>
      <w:r w:rsidR="00675318" w:rsidRPr="00715804">
        <w:rPr>
          <w:i/>
          <w:iCs/>
          <w:rPrChange w:id="199" w:author="Krell, Rayda" w:date="2025-12-29T12:28:00Z" w16du:dateUtc="2025-12-29T17:28:00Z">
            <w:rPr/>
          </w:rPrChange>
        </w:rPr>
        <w:t>Setaria</w:t>
      </w:r>
      <w:proofErr w:type="spellEnd"/>
      <w:r w:rsidR="00675318" w:rsidRPr="00FD0C09">
        <w:t xml:space="preserve">, </w:t>
      </w:r>
      <w:r w:rsidR="00675318" w:rsidRPr="00715804">
        <w:rPr>
          <w:i/>
          <w:iCs/>
          <w:rPrChange w:id="200" w:author="Krell, Rayda" w:date="2025-12-29T12:28:00Z" w16du:dateUtc="2025-12-29T17:28:00Z">
            <w:rPr/>
          </w:rPrChange>
        </w:rPr>
        <w:t>Poa</w:t>
      </w:r>
      <w:r w:rsidR="00675318" w:rsidRPr="00FD0C09">
        <w:t xml:space="preserve">, and </w:t>
      </w:r>
      <w:r w:rsidR="00675318" w:rsidRPr="00FD0C09">
        <w:rPr>
          <w:i/>
          <w:iCs/>
        </w:rPr>
        <w:t xml:space="preserve">Triticum </w:t>
      </w:r>
      <w:r w:rsidR="00675318" w:rsidRPr="00715804">
        <w:rPr>
          <w:rPrChange w:id="201" w:author="Krell, Rayda" w:date="2025-12-29T12:28:00Z" w16du:dateUtc="2025-12-29T17:28:00Z">
            <w:rPr>
              <w:i/>
              <w:iCs/>
            </w:rPr>
          </w:rPrChange>
        </w:rPr>
        <w:t>spp</w:t>
      </w:r>
      <w:r w:rsidR="00675318" w:rsidRPr="00FD0C09">
        <w:t xml:space="preserve">. </w:t>
      </w:r>
    </w:p>
    <w:p w14:paraId="5561BBE1" w14:textId="5122B662" w:rsidR="00DF74CA" w:rsidRPr="00FD0C09" w:rsidRDefault="00263A0E" w:rsidP="00801CB0">
      <w:pPr>
        <w:pStyle w:val="paragraph"/>
        <w:spacing w:before="0" w:beforeAutospacing="0" w:after="0" w:afterAutospacing="0" w:line="480" w:lineRule="auto"/>
        <w:ind w:firstLine="540"/>
        <w:contextualSpacing/>
        <w:textAlignment w:val="baseline"/>
      </w:pPr>
      <w:r w:rsidRPr="00FD0C09">
        <w:t>I</w:t>
      </w:r>
      <w:r w:rsidR="000E1DA6" w:rsidRPr="00FD0C09">
        <w:t xml:space="preserve">ndividual </w:t>
      </w:r>
      <w:r w:rsidR="000E1DA6" w:rsidRPr="00FD0C09">
        <w:rPr>
          <w:i/>
          <w:iCs/>
        </w:rPr>
        <w:t>N. tenellus</w:t>
      </w:r>
      <w:r w:rsidR="000E1DA6" w:rsidRPr="00FD0C09">
        <w:t xml:space="preserve"> contained DNA from </w:t>
      </w:r>
      <w:commentRangeStart w:id="202"/>
      <w:r w:rsidR="000E1DA6" w:rsidRPr="00FD0C09">
        <w:t>10</w:t>
      </w:r>
      <w:commentRangeEnd w:id="202"/>
      <w:r w:rsidR="00C45528">
        <w:rPr>
          <w:rStyle w:val="CommentReference"/>
          <w:rFonts w:asciiTheme="minorHAnsi" w:eastAsiaTheme="minorHAnsi" w:hAnsiTheme="minorHAnsi" w:cstheme="minorBidi"/>
          <w:kern w:val="2"/>
          <w14:ligatures w14:val="standardContextual"/>
        </w:rPr>
        <w:commentReference w:id="202"/>
      </w:r>
      <w:r w:rsidR="009E556A" w:rsidRPr="00FD0C09">
        <w:t xml:space="preserve"> to </w:t>
      </w:r>
      <w:r w:rsidR="000E1DA6" w:rsidRPr="00FD0C09">
        <w:t>20 different plant species</w:t>
      </w:r>
      <w:r w:rsidR="00C03D65" w:rsidRPr="00FD0C09">
        <w:t xml:space="preserve">, suggesting </w:t>
      </w:r>
      <w:r w:rsidR="000E1DA6" w:rsidRPr="00FD0C09">
        <w:t xml:space="preserve">frequent movement among hosts. </w:t>
      </w:r>
      <w:r w:rsidR="00B404A8" w:rsidRPr="00FD0C09">
        <w:t xml:space="preserve">However, plant species in the guts were not </w:t>
      </w:r>
      <w:r w:rsidRPr="00FD0C09">
        <w:t xml:space="preserve">associated with </w:t>
      </w:r>
      <w:r w:rsidR="00B404A8" w:rsidRPr="00FD0C09">
        <w:t>infection status</w:t>
      </w:r>
      <w:r w:rsidR="00C03D65" w:rsidRPr="00FD0C09">
        <w:t xml:space="preserve">, which may </w:t>
      </w:r>
      <w:r w:rsidR="00B404A8" w:rsidRPr="00FD0C09">
        <w:t xml:space="preserve">represent </w:t>
      </w:r>
      <w:r w:rsidR="00732FC6" w:rsidRPr="00FD0C09">
        <w:t xml:space="preserve">broad </w:t>
      </w:r>
      <w:proofErr w:type="spellStart"/>
      <w:r w:rsidR="00732FC6" w:rsidRPr="00FD0C09">
        <w:t>generalism</w:t>
      </w:r>
      <w:proofErr w:type="spellEnd"/>
      <w:r w:rsidR="00732FC6" w:rsidRPr="00FD0C09">
        <w:t xml:space="preserve"> </w:t>
      </w:r>
      <w:r w:rsidRPr="00FD0C09">
        <w:t xml:space="preserve">and </w:t>
      </w:r>
      <w:commentRangeStart w:id="203"/>
      <w:r w:rsidR="00732FC6" w:rsidRPr="00FD0C09">
        <w:t>uniform pathogen dispersion</w:t>
      </w:r>
      <w:commentRangeEnd w:id="203"/>
      <w:r w:rsidR="00BE5075">
        <w:rPr>
          <w:rStyle w:val="CommentReference"/>
          <w:rFonts w:asciiTheme="minorHAnsi" w:eastAsiaTheme="minorHAnsi" w:hAnsiTheme="minorHAnsi" w:cstheme="minorBidi"/>
          <w:kern w:val="2"/>
          <w14:ligatures w14:val="standardContextual"/>
        </w:rPr>
        <w:commentReference w:id="203"/>
      </w:r>
      <w:r w:rsidR="00732FC6" w:rsidRPr="00FD0C09">
        <w:t xml:space="preserve">. </w:t>
      </w:r>
      <w:r w:rsidRPr="00FD0C09">
        <w:t>A</w:t>
      </w:r>
      <w:r w:rsidR="00380D34" w:rsidRPr="00FD0C09">
        <w:t xml:space="preserve"> previous study of </w:t>
      </w:r>
      <w:r w:rsidR="00380D34" w:rsidRPr="00FD0C09">
        <w:rPr>
          <w:i/>
          <w:iCs/>
        </w:rPr>
        <w:t>N. tenellus</w:t>
      </w:r>
      <w:r w:rsidR="00380D34" w:rsidRPr="00FD0C09">
        <w:t xml:space="preserve"> feeding </w:t>
      </w:r>
      <w:r w:rsidRPr="00FD0C09">
        <w:t xml:space="preserve">showed </w:t>
      </w:r>
      <w:r w:rsidR="00380D34" w:rsidRPr="00FD0C09">
        <w:t>that non-viruliferous</w:t>
      </w:r>
      <w:r w:rsidR="005D04F8" w:rsidRPr="00FD0C09">
        <w:rPr>
          <w:i/>
          <w:iCs/>
        </w:rPr>
        <w:t xml:space="preserve"> N. tenellus </w:t>
      </w:r>
      <w:r w:rsidR="00380D34" w:rsidRPr="00FD0C09">
        <w:t>preferentially probed barley (</w:t>
      </w:r>
      <w:r w:rsidR="00380D34" w:rsidRPr="00FD0C09">
        <w:rPr>
          <w:i/>
          <w:iCs/>
        </w:rPr>
        <w:t>Hordeum vulgare</w:t>
      </w:r>
      <w:r w:rsidR="00380D34" w:rsidRPr="00FD0C09">
        <w:t>, a non-host for BCTV) over tomato (</w:t>
      </w:r>
      <w:r w:rsidR="00380D34" w:rsidRPr="00FD0C09">
        <w:rPr>
          <w:i/>
          <w:iCs/>
        </w:rPr>
        <w:t xml:space="preserve">Solanum </w:t>
      </w:r>
      <w:proofErr w:type="spellStart"/>
      <w:r w:rsidR="00380D34" w:rsidRPr="00FD0C09">
        <w:rPr>
          <w:i/>
          <w:iCs/>
        </w:rPr>
        <w:t>lycopersicum</w:t>
      </w:r>
      <w:proofErr w:type="spellEnd"/>
      <w:r w:rsidR="00380D34" w:rsidRPr="00FD0C09">
        <w:t>, a BCTV host), whereas viruliferous insects showed no preference (Lee et al. 2022). This behavior may be relevant to our observation that viruliferous individuals had fewer plant species detected</w:t>
      </w:r>
      <w:ins w:id="204" w:author="Krell, Rayda" w:date="2025-12-29T12:31:00Z" w16du:dateUtc="2025-12-29T17:31:00Z">
        <w:r w:rsidR="00B04A82">
          <w:t xml:space="preserve"> in gut contents</w:t>
        </w:r>
      </w:ins>
      <w:r w:rsidR="00380D34" w:rsidRPr="00FD0C09">
        <w:t xml:space="preserve">, although seasonal sampling differences complicate interpretation. </w:t>
      </w:r>
      <w:r w:rsidR="009E556A" w:rsidRPr="00FD0C09">
        <w:t>A</w:t>
      </w:r>
      <w:r w:rsidR="00732FC6" w:rsidRPr="00FD0C09">
        <w:t>n</w:t>
      </w:r>
      <w:r w:rsidRPr="00FD0C09">
        <w:t xml:space="preserve">other </w:t>
      </w:r>
      <w:r w:rsidR="00732FC6" w:rsidRPr="00FD0C09">
        <w:lastRenderedPageBreak/>
        <w:t xml:space="preserve">plausible explanation is that hypersensitivity in </w:t>
      </w:r>
      <w:r w:rsidR="0022482E" w:rsidRPr="00FD0C09">
        <w:t>molecular</w:t>
      </w:r>
      <w:r w:rsidR="00732FC6" w:rsidRPr="00FD0C09">
        <w:t xml:space="preserve"> tools may have detected trace amounts of ubiquitous plant residues. For example, many of the common weeds</w:t>
      </w:r>
      <w:r w:rsidR="003611FF" w:rsidRPr="00FD0C09">
        <w:t xml:space="preserve"> (</w:t>
      </w:r>
      <w:r w:rsidR="003611FF" w:rsidRPr="00FD0C09">
        <w:rPr>
          <w:i/>
          <w:iCs/>
        </w:rPr>
        <w:t>Kali</w:t>
      </w:r>
      <w:r w:rsidR="003611FF" w:rsidRPr="00FD0C09">
        <w:t xml:space="preserve">, </w:t>
      </w:r>
      <w:r w:rsidR="003611FF" w:rsidRPr="00FD0C09">
        <w:rPr>
          <w:i/>
          <w:iCs/>
        </w:rPr>
        <w:t>Bassia</w:t>
      </w:r>
      <w:r w:rsidR="003611FF" w:rsidRPr="00FD0C09">
        <w:t xml:space="preserve">, </w:t>
      </w:r>
      <w:r w:rsidR="003611FF" w:rsidRPr="00FD0C09">
        <w:rPr>
          <w:i/>
          <w:iCs/>
        </w:rPr>
        <w:t>Salsola</w:t>
      </w:r>
      <w:r w:rsidR="003611FF" w:rsidRPr="00FD0C09">
        <w:t xml:space="preserve">, </w:t>
      </w:r>
      <w:r w:rsidR="003611FF" w:rsidRPr="00FD0C09">
        <w:rPr>
          <w:i/>
          <w:iCs/>
        </w:rPr>
        <w:t>Sisymbrium</w:t>
      </w:r>
      <w:r w:rsidR="003611FF" w:rsidRPr="00FD0C09">
        <w:t xml:space="preserve">) appeared in </w:t>
      </w:r>
      <w:r w:rsidR="00C03D65" w:rsidRPr="00FD0C09">
        <w:t>90</w:t>
      </w:r>
      <w:r w:rsidR="003611FF" w:rsidRPr="00FD0C09">
        <w:t xml:space="preserve">% of the </w:t>
      </w:r>
      <w:r w:rsidR="003611FF" w:rsidRPr="00FD0C09">
        <w:rPr>
          <w:i/>
          <w:iCs/>
        </w:rPr>
        <w:t>N. ten</w:t>
      </w:r>
      <w:r w:rsidR="005A5810" w:rsidRPr="00FD0C09">
        <w:rPr>
          <w:i/>
          <w:iCs/>
        </w:rPr>
        <w:t>e</w:t>
      </w:r>
      <w:r w:rsidR="003611FF" w:rsidRPr="00FD0C09">
        <w:rPr>
          <w:i/>
          <w:iCs/>
        </w:rPr>
        <w:t>llus</w:t>
      </w:r>
      <w:r w:rsidR="003611FF" w:rsidRPr="00FD0C09">
        <w:t xml:space="preserve"> guts assayed. </w:t>
      </w:r>
      <w:r w:rsidRPr="00FD0C09">
        <w:t>S</w:t>
      </w:r>
      <w:r w:rsidR="003611FF" w:rsidRPr="00FD0C09">
        <w:t>hifts in dietary composition with BCTV or CPt infection may still exist and could be a potential driver of vector behavior and host selection.</w:t>
      </w:r>
    </w:p>
    <w:p w14:paraId="2FCDFD41" w14:textId="6C430C01" w:rsidR="00FF19BD" w:rsidRPr="00FD0C09" w:rsidRDefault="00CA1160" w:rsidP="00C03D65">
      <w:pPr>
        <w:pStyle w:val="paragraph"/>
        <w:spacing w:before="0" w:beforeAutospacing="0" w:after="0" w:afterAutospacing="0" w:line="480" w:lineRule="auto"/>
        <w:ind w:firstLine="540"/>
        <w:contextualSpacing/>
        <w:textAlignment w:val="baseline"/>
      </w:pPr>
      <w:r w:rsidRPr="00FD0C09">
        <w:t xml:space="preserve">By sampling </w:t>
      </w:r>
      <w:r w:rsidR="00195779" w:rsidRPr="00FD0C09">
        <w:t>from</w:t>
      </w:r>
      <w:r w:rsidRPr="00FD0C09">
        <w:t xml:space="preserve"> early spring </w:t>
      </w:r>
      <w:r w:rsidR="00195779" w:rsidRPr="00FD0C09">
        <w:t xml:space="preserve">to late summer, our surveys capture the seasonal variation in host use. This lends support for the spring migration hypothesis </w:t>
      </w:r>
      <w:del w:id="205" w:author="Krell, Rayda" w:date="2025-12-29T12:41:00Z" w16du:dateUtc="2025-12-29T17:41:00Z">
        <w:r w:rsidR="00195779" w:rsidRPr="00FD0C09" w:rsidDel="007432CA">
          <w:delText xml:space="preserve">in </w:delText>
        </w:r>
      </w:del>
      <w:r w:rsidR="00195779" w:rsidRPr="00FD0C09">
        <w:t xml:space="preserve">that </w:t>
      </w:r>
      <w:r w:rsidR="00195779" w:rsidRPr="00FD0C09">
        <w:rPr>
          <w:i/>
          <w:iCs/>
        </w:rPr>
        <w:t>N. tenellus</w:t>
      </w:r>
      <w:r w:rsidR="00195779" w:rsidRPr="00FD0C09">
        <w:t xml:space="preserve"> may migrate from early emerging weeds to </w:t>
      </w:r>
      <w:r w:rsidR="00902732" w:rsidRPr="00FD0C09">
        <w:t>crops throughout the summer.</w:t>
      </w:r>
      <w:r w:rsidR="00195779" w:rsidRPr="00FD0C09">
        <w:t xml:space="preserve"> </w:t>
      </w:r>
      <w:r w:rsidR="00902732" w:rsidRPr="00FD0C09">
        <w:t xml:space="preserve">In early spring, gut contents were marked by peak abundance of non-crop </w:t>
      </w:r>
      <w:del w:id="206" w:author="Krell, Rayda" w:date="2025-12-29T12:42:00Z" w16du:dateUtc="2025-12-29T17:42:00Z">
        <w:r w:rsidR="00902732" w:rsidRPr="00FD0C09" w:rsidDel="00274022">
          <w:delText xml:space="preserve">weeds </w:delText>
        </w:r>
      </w:del>
      <w:ins w:id="207" w:author="Krell, Rayda" w:date="2025-12-29T12:42:00Z" w16du:dateUtc="2025-12-29T17:42:00Z">
        <w:r w:rsidR="00274022">
          <w:t>plants</w:t>
        </w:r>
        <w:r w:rsidR="00274022" w:rsidRPr="00FD0C09">
          <w:t xml:space="preserve"> </w:t>
        </w:r>
      </w:ins>
      <w:r w:rsidR="00902732" w:rsidRPr="00FD0C09">
        <w:t>such as</w:t>
      </w:r>
      <w:r w:rsidR="00195779" w:rsidRPr="00FD0C09">
        <w:t xml:space="preserve"> </w:t>
      </w:r>
      <w:r w:rsidR="00195779" w:rsidRPr="00FD0C09">
        <w:rPr>
          <w:i/>
          <w:iCs/>
        </w:rPr>
        <w:t>Bassia</w:t>
      </w:r>
      <w:r w:rsidR="00195779" w:rsidRPr="00FD0C09">
        <w:t xml:space="preserve">, </w:t>
      </w:r>
      <w:proofErr w:type="spellStart"/>
      <w:r w:rsidR="00195779" w:rsidRPr="00FD0C09">
        <w:rPr>
          <w:i/>
          <w:iCs/>
        </w:rPr>
        <w:t>Descurainia</w:t>
      </w:r>
      <w:proofErr w:type="spellEnd"/>
      <w:r w:rsidR="00195779" w:rsidRPr="00FD0C09">
        <w:t xml:space="preserve">, </w:t>
      </w:r>
      <w:r w:rsidR="00195779" w:rsidRPr="00FD0C09">
        <w:rPr>
          <w:i/>
          <w:iCs/>
        </w:rPr>
        <w:t>Sisymbrium</w:t>
      </w:r>
      <w:r w:rsidR="00195779" w:rsidRPr="00FD0C09">
        <w:t xml:space="preserve">, and </w:t>
      </w:r>
      <w:proofErr w:type="spellStart"/>
      <w:r w:rsidR="00195779" w:rsidRPr="00FD0C09">
        <w:rPr>
          <w:i/>
          <w:iCs/>
        </w:rPr>
        <w:t>Lycium</w:t>
      </w:r>
      <w:proofErr w:type="spellEnd"/>
      <w:r w:rsidR="005A0B48" w:rsidRPr="00FD0C09">
        <w:t>.</w:t>
      </w:r>
      <w:r w:rsidR="00195779" w:rsidRPr="00FD0C09">
        <w:t xml:space="preserve"> </w:t>
      </w:r>
      <w:r w:rsidR="00902732" w:rsidRPr="00FD0C09">
        <w:t>Most crops (</w:t>
      </w:r>
      <w:r w:rsidR="00770E74" w:rsidRPr="00FD0C09">
        <w:rPr>
          <w:i/>
          <w:iCs/>
        </w:rPr>
        <w:t>Solanum</w:t>
      </w:r>
      <w:r w:rsidR="00770E74" w:rsidRPr="00FD0C09">
        <w:t xml:space="preserve">, </w:t>
      </w:r>
      <w:r w:rsidR="00902732" w:rsidRPr="00FD0C09">
        <w:rPr>
          <w:i/>
          <w:iCs/>
        </w:rPr>
        <w:t>Cannabis</w:t>
      </w:r>
      <w:r w:rsidR="00902732" w:rsidRPr="00FD0C09">
        <w:t xml:space="preserve">, </w:t>
      </w:r>
      <w:r w:rsidR="00902732" w:rsidRPr="00FD0C09">
        <w:rPr>
          <w:i/>
          <w:iCs/>
        </w:rPr>
        <w:t>Raphanus</w:t>
      </w:r>
      <w:r w:rsidR="00902732" w:rsidRPr="00FD0C09">
        <w:t xml:space="preserve">, </w:t>
      </w:r>
      <w:r w:rsidR="00902732" w:rsidRPr="00FD0C09">
        <w:rPr>
          <w:i/>
          <w:iCs/>
        </w:rPr>
        <w:t>Medicago</w:t>
      </w:r>
      <w:r w:rsidR="00902732" w:rsidRPr="00FD0C09">
        <w:t xml:space="preserve">, and </w:t>
      </w:r>
      <w:r w:rsidR="00902732" w:rsidRPr="00FD0C09">
        <w:rPr>
          <w:i/>
          <w:iCs/>
        </w:rPr>
        <w:t>Cucumis</w:t>
      </w:r>
      <w:r w:rsidR="00902732" w:rsidRPr="00FD0C09">
        <w:t>) were found in peak abundance</w:t>
      </w:r>
      <w:ins w:id="208" w:author="Krell, Rayda" w:date="2025-12-29T12:42:00Z" w16du:dateUtc="2025-12-29T17:42:00Z">
        <w:r w:rsidR="00774FDD">
          <w:t xml:space="preserve"> in gut contents</w:t>
        </w:r>
      </w:ins>
      <w:r w:rsidR="00902732" w:rsidRPr="00FD0C09">
        <w:t xml:space="preserve"> in late spring to early summer</w:t>
      </w:r>
      <w:r w:rsidR="00195779" w:rsidRPr="00FD0C09">
        <w:t>.</w:t>
      </w:r>
      <w:r w:rsidR="00902732" w:rsidRPr="00FD0C09">
        <w:t xml:space="preserve"> Some plants were found in </w:t>
      </w:r>
      <w:r w:rsidR="00902732" w:rsidRPr="00FD0C09">
        <w:rPr>
          <w:i/>
          <w:iCs/>
        </w:rPr>
        <w:t xml:space="preserve">N. tenellus </w:t>
      </w:r>
      <w:r w:rsidR="00C03D65" w:rsidRPr="00FD0C09">
        <w:t xml:space="preserve">during </w:t>
      </w:r>
      <w:r w:rsidR="00902732" w:rsidRPr="00FD0C09">
        <w:t xml:space="preserve">the season at near uniform distributions. </w:t>
      </w:r>
      <w:r w:rsidR="00263A0E" w:rsidRPr="00FD0C09">
        <w:t>T</w:t>
      </w:r>
      <w:r w:rsidR="00902732" w:rsidRPr="00FD0C09">
        <w:t xml:space="preserve">hese ubiquitous all-season plants, </w:t>
      </w:r>
      <w:r w:rsidR="00902732" w:rsidRPr="00FD0C09">
        <w:rPr>
          <w:i/>
          <w:iCs/>
        </w:rPr>
        <w:t>Salsola</w:t>
      </w:r>
      <w:r w:rsidR="00902732" w:rsidRPr="00FD0C09">
        <w:t xml:space="preserve"> and </w:t>
      </w:r>
      <w:r w:rsidR="00902732" w:rsidRPr="00FD0C09">
        <w:rPr>
          <w:i/>
          <w:iCs/>
        </w:rPr>
        <w:t>Kali</w:t>
      </w:r>
      <w:r w:rsidR="00263A0E" w:rsidRPr="00FD0C09">
        <w:t xml:space="preserve">, </w:t>
      </w:r>
      <w:r w:rsidR="00902732" w:rsidRPr="00FD0C09">
        <w:t>may represent reservoirs for reinfection</w:t>
      </w:r>
      <w:r w:rsidR="003611FF" w:rsidRPr="00FD0C09">
        <w:t xml:space="preserve"> throughout the season</w:t>
      </w:r>
      <w:r w:rsidR="00263A0E" w:rsidRPr="00FD0C09">
        <w:t>, in line with prior work</w:t>
      </w:r>
      <w:r w:rsidR="006A5BC9" w:rsidRPr="00FD0C09">
        <w:t xml:space="preserve"> (</w:t>
      </w:r>
      <w:r w:rsidR="00427789" w:rsidRPr="00FD0C09">
        <w:rPr>
          <w:rFonts w:eastAsiaTheme="majorEastAsia"/>
        </w:rPr>
        <w:t xml:space="preserve">Douglass and Hallock 1957; </w:t>
      </w:r>
      <w:proofErr w:type="spellStart"/>
      <w:r w:rsidR="006A5BC9" w:rsidRPr="00FD0C09">
        <w:rPr>
          <w:rFonts w:eastAsiaTheme="majorEastAsia"/>
        </w:rPr>
        <w:t>Munyaneza</w:t>
      </w:r>
      <w:proofErr w:type="spellEnd"/>
      <w:r w:rsidR="006A5BC9" w:rsidRPr="00FD0C09">
        <w:rPr>
          <w:rFonts w:eastAsiaTheme="majorEastAsia"/>
        </w:rPr>
        <w:t xml:space="preserve"> et al. 2006a</w:t>
      </w:r>
      <w:r w:rsidR="00427789" w:rsidRPr="00FD0C09">
        <w:rPr>
          <w:rFonts w:eastAsiaTheme="majorEastAsia"/>
        </w:rPr>
        <w:t>; Foutz et al. 2025)</w:t>
      </w:r>
      <w:r w:rsidR="00902732" w:rsidRPr="00FD0C09">
        <w:t xml:space="preserve">. </w:t>
      </w:r>
      <w:r w:rsidR="004204B2" w:rsidRPr="00FD0C09">
        <w:t xml:space="preserve">Further evidence of host plant species turnover was found in our multivariate results, with sampling date representing </w:t>
      </w:r>
      <w:del w:id="209" w:author="Krell, Rayda" w:date="2025-12-29T12:43:00Z" w16du:dateUtc="2025-12-29T17:43:00Z">
        <w:r w:rsidR="004204B2" w:rsidRPr="00FD0C09" w:rsidDel="00C41F50">
          <w:delText>the majority of</w:delText>
        </w:r>
      </w:del>
      <w:ins w:id="210" w:author="Krell, Rayda" w:date="2025-12-29T12:43:00Z" w16du:dateUtc="2025-12-29T17:43:00Z">
        <w:r w:rsidR="00C41F50" w:rsidRPr="00FD0C09">
          <w:t>most of the</w:t>
        </w:r>
      </w:ins>
      <w:r w:rsidR="004204B2" w:rsidRPr="00FD0C09">
        <w:t xml:space="preserve"> variation in species composition that could be explained by our predictors. </w:t>
      </w:r>
    </w:p>
    <w:p w14:paraId="6B749EF3" w14:textId="31D3E90F" w:rsidR="00DA3BAF" w:rsidRPr="00FD0C09" w:rsidRDefault="00FF19BD" w:rsidP="00C03D65">
      <w:pPr>
        <w:pStyle w:val="paragraph"/>
        <w:spacing w:before="0" w:beforeAutospacing="0" w:after="0" w:afterAutospacing="0" w:line="480" w:lineRule="auto"/>
        <w:ind w:firstLine="540"/>
        <w:contextualSpacing/>
        <w:textAlignment w:val="baseline"/>
      </w:pPr>
      <w:r w:rsidRPr="00FD0C09">
        <w:t xml:space="preserve">Our results </w:t>
      </w:r>
      <w:r w:rsidR="005A5810" w:rsidRPr="00FD0C09">
        <w:t xml:space="preserve">suggest </w:t>
      </w:r>
      <w:r w:rsidRPr="00FD0C09">
        <w:t xml:space="preserve">that wild mustards, particularly </w:t>
      </w:r>
      <w:r w:rsidRPr="00FD0C09">
        <w:rPr>
          <w:rFonts w:eastAsiaTheme="majorEastAsia"/>
          <w:i/>
          <w:iCs/>
        </w:rPr>
        <w:t>Sisymbrium</w:t>
      </w:r>
      <w:r w:rsidRPr="00FD0C09">
        <w:t xml:space="preserve"> and </w:t>
      </w:r>
      <w:proofErr w:type="spellStart"/>
      <w:r w:rsidRPr="00FD0C09">
        <w:rPr>
          <w:rFonts w:eastAsiaTheme="majorEastAsia"/>
          <w:i/>
          <w:iCs/>
        </w:rPr>
        <w:t>Descurainia</w:t>
      </w:r>
      <w:proofErr w:type="spellEnd"/>
      <w:r w:rsidRPr="00FD0C09">
        <w:t xml:space="preserve"> species, </w:t>
      </w:r>
      <w:r w:rsidR="009E556A" w:rsidRPr="00FD0C09">
        <w:t xml:space="preserve">are common </w:t>
      </w:r>
      <w:r w:rsidRPr="00FD0C09">
        <w:t xml:space="preserve">spring hosts for </w:t>
      </w:r>
      <w:r w:rsidRPr="00FD0C09">
        <w:rPr>
          <w:rFonts w:eastAsiaTheme="majorEastAsia"/>
          <w:i/>
          <w:iCs/>
        </w:rPr>
        <w:t>N. tenellus</w:t>
      </w:r>
      <w:r w:rsidRPr="00FD0C09">
        <w:t xml:space="preserve">, with </w:t>
      </w:r>
      <w:r w:rsidR="007A2B5C" w:rsidRPr="00FD0C09">
        <w:t xml:space="preserve">peak </w:t>
      </w:r>
      <w:r w:rsidRPr="00FD0C09">
        <w:t xml:space="preserve">mustard feeding coinciding with the early-season emergence of </w:t>
      </w:r>
      <w:r w:rsidR="00263A0E" w:rsidRPr="00FD0C09">
        <w:t xml:space="preserve">leafhopper </w:t>
      </w:r>
      <w:r w:rsidRPr="00FD0C09">
        <w:t>nymphs</w:t>
      </w:r>
      <w:r w:rsidR="005A0B48" w:rsidRPr="00FD0C09">
        <w:t xml:space="preserve"> (Foutz et al. 2025)</w:t>
      </w:r>
      <w:r w:rsidRPr="00FD0C09">
        <w:t>. These</w:t>
      </w:r>
      <w:r w:rsidR="00770E74" w:rsidRPr="00FD0C09">
        <w:t xml:space="preserve"> mustard</w:t>
      </w:r>
      <w:r w:rsidRPr="00FD0C09">
        <w:t xml:space="preserve"> hosts </w:t>
      </w:r>
      <w:r w:rsidR="009E556A" w:rsidRPr="00FD0C09">
        <w:t>support</w:t>
      </w:r>
      <w:r w:rsidRPr="00FD0C09">
        <w:t xml:space="preserve"> </w:t>
      </w:r>
      <w:r w:rsidRPr="00FD0C09">
        <w:rPr>
          <w:rFonts w:eastAsiaTheme="majorEastAsia"/>
          <w:i/>
          <w:iCs/>
        </w:rPr>
        <w:t>N. tenellus</w:t>
      </w:r>
      <w:r w:rsidRPr="00FD0C09">
        <w:t xml:space="preserve"> development </w:t>
      </w:r>
      <w:commentRangeStart w:id="211"/>
      <w:r w:rsidRPr="00FD0C09">
        <w:t>and early pathogen acquisition</w:t>
      </w:r>
      <w:r w:rsidR="009E556A" w:rsidRPr="00FD0C09">
        <w:t xml:space="preserve"> </w:t>
      </w:r>
      <w:commentRangeEnd w:id="211"/>
      <w:r w:rsidR="00C57C64">
        <w:rPr>
          <w:rStyle w:val="CommentReference"/>
          <w:rFonts w:asciiTheme="minorHAnsi" w:eastAsiaTheme="minorHAnsi" w:hAnsiTheme="minorHAnsi" w:cstheme="minorBidi"/>
          <w:kern w:val="2"/>
          <w14:ligatures w14:val="standardContextual"/>
        </w:rPr>
        <w:commentReference w:id="211"/>
      </w:r>
      <w:r w:rsidR="00651013" w:rsidRPr="00FD0C09">
        <w:t>due to their ability to overwinter, cold hardiness, and tendency to germinate earlier than many other weed species</w:t>
      </w:r>
      <w:r w:rsidR="00243AC0" w:rsidRPr="00FD0C09">
        <w:t xml:space="preserve"> (Cici and Van Acker 2011). </w:t>
      </w:r>
      <w:r w:rsidR="00263A0E" w:rsidRPr="00FD0C09">
        <w:t xml:space="preserve">We also commonly detected </w:t>
      </w:r>
      <w:r w:rsidRPr="00FD0C09">
        <w:t>tree species</w:t>
      </w:r>
      <w:r w:rsidR="00C03D65" w:rsidRPr="00FD0C09">
        <w:t xml:space="preserve"> </w:t>
      </w:r>
      <w:r w:rsidRPr="00FD0C09">
        <w:t xml:space="preserve">including </w:t>
      </w:r>
      <w:r w:rsidRPr="00FD0C09">
        <w:rPr>
          <w:rFonts w:eastAsiaTheme="majorEastAsia"/>
          <w:i/>
          <w:iCs/>
        </w:rPr>
        <w:t>Tilia</w:t>
      </w:r>
      <w:r w:rsidRPr="00FD0C09">
        <w:t xml:space="preserve">, </w:t>
      </w:r>
      <w:r w:rsidRPr="00FD0C09">
        <w:rPr>
          <w:rFonts w:eastAsiaTheme="majorEastAsia"/>
          <w:i/>
          <w:iCs/>
        </w:rPr>
        <w:t>Pyrus</w:t>
      </w:r>
      <w:r w:rsidRPr="00FD0C09">
        <w:t xml:space="preserve">, </w:t>
      </w:r>
      <w:r w:rsidRPr="00FD0C09">
        <w:rPr>
          <w:rFonts w:eastAsiaTheme="majorEastAsia"/>
          <w:i/>
          <w:iCs/>
        </w:rPr>
        <w:t>Prunus</w:t>
      </w:r>
      <w:r w:rsidRPr="00FD0C09">
        <w:t xml:space="preserve">, and conifers </w:t>
      </w:r>
      <w:del w:id="212" w:author="Krell, Rayda" w:date="2025-12-29T12:45:00Z" w16du:dateUtc="2025-12-29T17:45:00Z">
        <w:r w:rsidRPr="00FD0C09" w:rsidDel="002F0737">
          <w:delText xml:space="preserve">like </w:delText>
        </w:r>
      </w:del>
      <w:ins w:id="213" w:author="Krell, Rayda" w:date="2025-12-29T12:45:00Z" w16du:dateUtc="2025-12-29T17:45:00Z">
        <w:r w:rsidR="002F0737">
          <w:lastRenderedPageBreak/>
          <w:t>such as</w:t>
        </w:r>
        <w:r w:rsidR="002F0737" w:rsidRPr="00FD0C09">
          <w:t xml:space="preserve"> </w:t>
        </w:r>
      </w:ins>
      <w:r w:rsidRPr="00FD0C09">
        <w:rPr>
          <w:rFonts w:eastAsiaTheme="majorEastAsia"/>
          <w:i/>
          <w:iCs/>
        </w:rPr>
        <w:t>Pinus</w:t>
      </w:r>
      <w:r w:rsidRPr="00FD0C09">
        <w:t xml:space="preserve"> and </w:t>
      </w:r>
      <w:r w:rsidRPr="00FD0C09">
        <w:rPr>
          <w:rFonts w:eastAsiaTheme="majorEastAsia"/>
          <w:i/>
          <w:iCs/>
        </w:rPr>
        <w:t>Tsuga</w:t>
      </w:r>
      <w:r w:rsidRPr="00FD0C09">
        <w:t xml:space="preserve">, suggesting that trees may </w:t>
      </w:r>
      <w:r w:rsidR="00770E74" w:rsidRPr="00FD0C09">
        <w:t>be probed or fed upon by</w:t>
      </w:r>
      <w:r w:rsidRPr="00FD0C09">
        <w:t xml:space="preserve"> </w:t>
      </w:r>
      <w:r w:rsidRPr="00FD0C09">
        <w:rPr>
          <w:rFonts w:eastAsiaTheme="majorEastAsia"/>
          <w:i/>
          <w:iCs/>
        </w:rPr>
        <w:t>N. tenellus</w:t>
      </w:r>
      <w:r w:rsidR="00770E74" w:rsidRPr="00FD0C09">
        <w:t xml:space="preserve">. More research is needed to test trees for </w:t>
      </w:r>
      <w:r w:rsidR="00770E74" w:rsidRPr="00FD0C09">
        <w:rPr>
          <w:i/>
          <w:iCs/>
        </w:rPr>
        <w:t>N. tenellus</w:t>
      </w:r>
      <w:r w:rsidR="00770E74" w:rsidRPr="00FD0C09">
        <w:t>-vectored pathogens to determine their susceptibility</w:t>
      </w:r>
      <w:r w:rsidRPr="00FD0C09">
        <w:t>.</w:t>
      </w:r>
      <w:r w:rsidR="000238DA" w:rsidRPr="00FD0C09">
        <w:t xml:space="preserve"> </w:t>
      </w:r>
      <w:r w:rsidR="00770E74" w:rsidRPr="00FD0C09">
        <w:t>Previous</w:t>
      </w:r>
      <w:r w:rsidR="00C54F43" w:rsidRPr="00FD0C09">
        <w:t xml:space="preserve"> </w:t>
      </w:r>
      <w:r w:rsidR="00DA3BAF" w:rsidRPr="00FD0C09">
        <w:t>research using</w:t>
      </w:r>
      <w:r w:rsidR="00770E74" w:rsidRPr="00FD0C09">
        <w:t xml:space="preserve"> different</w:t>
      </w:r>
      <w:r w:rsidR="00DA3BAF" w:rsidRPr="00FD0C09">
        <w:t xml:space="preserve"> DNA barcoding </w:t>
      </w:r>
      <w:r w:rsidR="00770E74" w:rsidRPr="00FD0C09">
        <w:t xml:space="preserve">primers </w:t>
      </w:r>
      <w:r w:rsidR="00DA3BAF" w:rsidRPr="00FD0C09">
        <w:t>has also identified unexpected plants</w:t>
      </w:r>
      <w:r w:rsidR="00770E74" w:rsidRPr="00FD0C09">
        <w:t xml:space="preserve"> in </w:t>
      </w:r>
      <w:r w:rsidR="00770E74" w:rsidRPr="00FD0C09">
        <w:rPr>
          <w:i/>
          <w:iCs/>
        </w:rPr>
        <w:t>N. tenellus</w:t>
      </w:r>
      <w:r w:rsidR="00770E74" w:rsidRPr="00FD0C09">
        <w:t xml:space="preserve"> diets</w:t>
      </w:r>
      <w:r w:rsidR="00DA3BAF" w:rsidRPr="00FD0C09">
        <w:t xml:space="preserve">, including coniferous trees such as </w:t>
      </w:r>
      <w:r w:rsidR="00DA3BAF" w:rsidRPr="00FD0C09">
        <w:rPr>
          <w:i/>
          <w:iCs/>
        </w:rPr>
        <w:t>Pinus</w:t>
      </w:r>
      <w:r w:rsidR="00DA3BAF" w:rsidRPr="00FD0C09">
        <w:t xml:space="preserve"> spp., particularly during early summer dispersal events (</w:t>
      </w:r>
      <w:r w:rsidR="006A5BC9" w:rsidRPr="00FD0C09">
        <w:t xml:space="preserve">Cooper et al. 2022, </w:t>
      </w:r>
      <w:r w:rsidR="00DA3BAF" w:rsidRPr="00FD0C09">
        <w:t xml:space="preserve">Strausbaugh et al. 2024). These findings further support </w:t>
      </w:r>
      <w:del w:id="214" w:author="Krell, Rayda" w:date="2025-12-29T12:46:00Z" w16du:dateUtc="2025-12-29T17:46:00Z">
        <w:r w:rsidR="00DA3BAF" w:rsidRPr="00FD0C09" w:rsidDel="00D05609">
          <w:delText xml:space="preserve">the idea </w:delText>
        </w:r>
      </w:del>
      <w:r w:rsidR="00DA3BAF" w:rsidRPr="00FD0C09">
        <w:t>that</w:t>
      </w:r>
      <w:r w:rsidR="005D04F8" w:rsidRPr="00FD0C09">
        <w:rPr>
          <w:i/>
          <w:iCs/>
        </w:rPr>
        <w:t xml:space="preserve"> N. tenellus </w:t>
      </w:r>
      <w:r w:rsidR="00DA3BAF" w:rsidRPr="00FD0C09">
        <w:t>may feed on a broader range of plant taxa—including trees—than previously recognized</w:t>
      </w:r>
      <w:r w:rsidR="008552DF" w:rsidRPr="00FD0C09">
        <w:t>.</w:t>
      </w:r>
      <w:r w:rsidR="00AA750E" w:rsidRPr="00FD0C09">
        <w:t xml:space="preserve"> These behaviors have</w:t>
      </w:r>
      <w:r w:rsidR="00DA3BAF" w:rsidRPr="00FD0C09">
        <w:t xml:space="preserve"> important implications for understanding their movement ecology and the epidemiology of </w:t>
      </w:r>
      <w:del w:id="215" w:author="Krell, Rayda" w:date="2025-12-29T12:46:00Z" w16du:dateUtc="2025-12-29T17:46:00Z">
        <w:r w:rsidR="00DA3BAF" w:rsidRPr="00FD0C09" w:rsidDel="00D05609">
          <w:delText>their vectored</w:delText>
        </w:r>
      </w:del>
      <w:ins w:id="216" w:author="Krell, Rayda" w:date="2025-12-29T12:46:00Z" w16du:dateUtc="2025-12-29T17:46:00Z">
        <w:r w:rsidR="00D05609">
          <w:t>the</w:t>
        </w:r>
      </w:ins>
      <w:r w:rsidR="00DA3BAF" w:rsidRPr="00FD0C09">
        <w:t xml:space="preserve"> pathogens</w:t>
      </w:r>
      <w:r w:rsidR="00042655" w:rsidRPr="00FD0C09">
        <w:t xml:space="preserve"> </w:t>
      </w:r>
      <w:ins w:id="217" w:author="Krell, Rayda" w:date="2025-12-29T12:46:00Z" w16du:dateUtc="2025-12-29T17:46:00Z">
        <w:r w:rsidR="00D05609">
          <w:t xml:space="preserve">they transmit </w:t>
        </w:r>
      </w:ins>
      <w:r w:rsidR="001775B4" w:rsidRPr="00FD0C09">
        <w:t>(Strausbaugh et al. 2024).</w:t>
      </w:r>
    </w:p>
    <w:p w14:paraId="201F4F0F" w14:textId="39F2D64E" w:rsidR="00243AC0" w:rsidRPr="00FD0C09" w:rsidRDefault="00DF74CA" w:rsidP="00C03D65">
      <w:pPr>
        <w:pStyle w:val="paragraph"/>
        <w:spacing w:before="0" w:beforeAutospacing="0" w:after="0" w:afterAutospacing="0" w:line="480" w:lineRule="auto"/>
        <w:ind w:firstLine="540"/>
        <w:contextualSpacing/>
        <w:textAlignment w:val="baseline"/>
      </w:pPr>
      <w:r w:rsidRPr="00FD0C09">
        <w:t xml:space="preserve">The timing of tree species host use appears to coincide with spring bolting of mustards. While not tested here, this phenology timing event may serve as an important biomarker for </w:t>
      </w:r>
      <w:del w:id="218" w:author="Krell, Rayda" w:date="2025-12-29T12:46:00Z" w16du:dateUtc="2025-12-29T17:46:00Z">
        <w:r w:rsidRPr="00FD0C09" w:rsidDel="00D05609">
          <w:delText>growers of</w:delText>
        </w:r>
      </w:del>
      <w:ins w:id="219" w:author="Krell, Rayda" w:date="2025-12-29T12:46:00Z" w16du:dateUtc="2025-12-29T17:46:00Z">
        <w:r w:rsidR="00D05609">
          <w:t>=</w:t>
        </w:r>
      </w:ins>
      <w:r w:rsidRPr="00FD0C09">
        <w:t xml:space="preserve"> tree crop</w:t>
      </w:r>
      <w:ins w:id="220" w:author="Krell, Rayda" w:date="2025-12-29T12:46:00Z" w16du:dateUtc="2025-12-29T17:46:00Z">
        <w:r w:rsidR="00D05609">
          <w:t xml:space="preserve"> grow</w:t>
        </w:r>
      </w:ins>
      <w:ins w:id="221" w:author="Krell, Rayda" w:date="2025-12-29T12:47:00Z" w16du:dateUtc="2025-12-29T17:47:00Z">
        <w:r w:rsidR="00D05609">
          <w:t>er</w:t>
        </w:r>
      </w:ins>
      <w:del w:id="222" w:author="Krell, Rayda" w:date="2025-12-29T12:46:00Z" w16du:dateUtc="2025-12-29T17:46:00Z">
        <w:r w:rsidRPr="00FD0C09" w:rsidDel="00D05609">
          <w:delText>s</w:delText>
        </w:r>
      </w:del>
      <w:r w:rsidRPr="00FD0C09">
        <w:t xml:space="preserve">, as trees may serve as temporary or transitional hosts. </w:t>
      </w:r>
      <w:r w:rsidR="00FF19BD" w:rsidRPr="00FD0C09">
        <w:t xml:space="preserve">This pattern of host switching driven by plant phenology </w:t>
      </w:r>
      <w:r w:rsidR="000238DA" w:rsidRPr="00FD0C09">
        <w:t xml:space="preserve">may </w:t>
      </w:r>
      <w:r w:rsidR="00FF19BD" w:rsidRPr="00FD0C09">
        <w:t>highlight the importance of considering perennial hosts in disease surveillance and management programs.</w:t>
      </w:r>
      <w:r w:rsidRPr="00FD0C09">
        <w:t xml:space="preserve"> </w:t>
      </w:r>
      <w:r w:rsidR="00243AC0" w:rsidRPr="00FD0C09">
        <w:t xml:space="preserve">As mustards begin to bolt and turn yellow in spring, they become detectable via satellite imagery, providing an independent line of evidence that correlates with observed patterns of </w:t>
      </w:r>
      <w:r w:rsidR="00243AC0" w:rsidRPr="00FD0C09">
        <w:rPr>
          <w:i/>
          <w:iCs/>
        </w:rPr>
        <w:t>N. tenellus</w:t>
      </w:r>
      <w:r w:rsidR="00243AC0" w:rsidRPr="00FD0C09">
        <w:t xml:space="preserve"> emergence and migration timing (Lee et al. 2025). This phenological cue, visible at landscape scale, suggests that satellite-based monitoring could be used as a predictive tool for vector movement.</w:t>
      </w:r>
    </w:p>
    <w:p w14:paraId="1D503579" w14:textId="304CB1A4" w:rsidR="007A2B5C" w:rsidRPr="00FD0C09" w:rsidRDefault="00FF19BD" w:rsidP="00C03D65">
      <w:pPr>
        <w:pStyle w:val="paragraph"/>
        <w:spacing w:before="0" w:beforeAutospacing="0" w:after="0" w:afterAutospacing="0" w:line="480" w:lineRule="auto"/>
        <w:ind w:firstLine="540"/>
        <w:contextualSpacing/>
        <w:textAlignment w:val="baseline"/>
      </w:pPr>
      <w:r w:rsidRPr="00FD0C09">
        <w:t xml:space="preserve">We also confirmed strong seasonal </w:t>
      </w:r>
      <w:r w:rsidR="000238DA" w:rsidRPr="00FD0C09">
        <w:t xml:space="preserve">patterns </w:t>
      </w:r>
      <w:r w:rsidRPr="00FD0C09">
        <w:t>in host use. Kochia (</w:t>
      </w:r>
      <w:r w:rsidRPr="00FD0C09">
        <w:rPr>
          <w:rFonts w:eastAsiaTheme="majorEastAsia"/>
          <w:i/>
          <w:iCs/>
        </w:rPr>
        <w:t>Bassia</w:t>
      </w:r>
      <w:r w:rsidRPr="00FD0C09">
        <w:t xml:space="preserve"> spp.) emerged as a major summer host and pathogen reservoir, with infections persisting into the fall</w:t>
      </w:r>
      <w:r w:rsidR="00DF74CA" w:rsidRPr="00FD0C09">
        <w:t xml:space="preserve"> (Foutz et al. 2025)</w:t>
      </w:r>
      <w:r w:rsidRPr="00FD0C09">
        <w:t>, while Russian thistle (</w:t>
      </w:r>
      <w:r w:rsidRPr="00FD0C09">
        <w:rPr>
          <w:rFonts w:eastAsiaTheme="majorEastAsia"/>
          <w:i/>
          <w:iCs/>
        </w:rPr>
        <w:t>Salsola</w:t>
      </w:r>
      <w:r w:rsidRPr="00FD0C09">
        <w:t xml:space="preserve"> spp.) was the most frequently detected genus overall. Seasonal host shifts appear driven by temperature and host availability, with nymphs showing localized feeding on preferred spring hosts and adults dispersing to irrigated or overwintering </w:t>
      </w:r>
      <w:r w:rsidRPr="00FD0C09">
        <w:lastRenderedPageBreak/>
        <w:t>hosts in summer and fall</w:t>
      </w:r>
      <w:r w:rsidR="00541D0F" w:rsidRPr="00FD0C09">
        <w:t xml:space="preserve"> (Horton et al. 2018)</w:t>
      </w:r>
      <w:r w:rsidRPr="00FD0C09">
        <w:t xml:space="preserve">. </w:t>
      </w:r>
      <w:r w:rsidR="00AA750E" w:rsidRPr="00FD0C09">
        <w:t>W</w:t>
      </w:r>
      <w:r w:rsidRPr="00FD0C09">
        <w:t xml:space="preserve">hile plants like </w:t>
      </w:r>
      <w:r w:rsidRPr="00FD0C09">
        <w:rPr>
          <w:rFonts w:eastAsiaTheme="majorEastAsia"/>
          <w:i/>
          <w:iCs/>
        </w:rPr>
        <w:t>Salsola</w:t>
      </w:r>
      <w:r w:rsidRPr="00FD0C09">
        <w:t xml:space="preserve"> were commonly detected in gut contents and fed on by pathogen-positive </w:t>
      </w:r>
      <w:r w:rsidRPr="00FD0C09">
        <w:rPr>
          <w:rFonts w:eastAsiaTheme="majorEastAsia"/>
          <w:i/>
          <w:iCs/>
        </w:rPr>
        <w:t>N. tenellus</w:t>
      </w:r>
      <w:r w:rsidRPr="00FD0C09">
        <w:t xml:space="preserve">, </w:t>
      </w:r>
      <w:r w:rsidR="00541D0F" w:rsidRPr="00FD0C09">
        <w:t xml:space="preserve">a complementary study showed </w:t>
      </w:r>
      <w:r w:rsidRPr="00FD0C09">
        <w:t>the plants themselves exhibited low pathogen infection rates</w:t>
      </w:r>
      <w:r w:rsidR="00243AC0" w:rsidRPr="00FD0C09">
        <w:t xml:space="preserve"> (</w:t>
      </w:r>
      <w:r w:rsidR="00243AC0" w:rsidRPr="00FD0C09">
        <w:rPr>
          <w:noProof/>
        </w:rPr>
        <w:t>Foutz et al. 2025)</w:t>
      </w:r>
      <w:r w:rsidRPr="00FD0C09">
        <w:t xml:space="preserve">. This decoupling between vector infection and plant infection highlights complexities in the transmission process and raises questions about </w:t>
      </w:r>
      <w:r w:rsidR="007A2B5C" w:rsidRPr="00FD0C09">
        <w:t xml:space="preserve">vector feeding behavior, </w:t>
      </w:r>
      <w:r w:rsidRPr="00FD0C09">
        <w:t>host quality</w:t>
      </w:r>
      <w:r w:rsidR="007A2B5C" w:rsidRPr="00FD0C09">
        <w:t>,</w:t>
      </w:r>
      <w:r w:rsidRPr="00FD0C09">
        <w:t xml:space="preserve"> and virus retention. These results suggest that not all frequently visited or consumed plants contribute equally to pathogen amplification and that some may act more as </w:t>
      </w:r>
      <w:r w:rsidR="00243AC0" w:rsidRPr="00FD0C09">
        <w:rPr>
          <w:rFonts w:eastAsiaTheme="majorEastAsia"/>
          <w:i/>
          <w:iCs/>
        </w:rPr>
        <w:t>N. tenellus</w:t>
      </w:r>
      <w:r w:rsidR="00243AC0" w:rsidRPr="00FD0C09">
        <w:t xml:space="preserve"> hosts </w:t>
      </w:r>
      <w:r w:rsidRPr="00FD0C09">
        <w:t>than as true pathogen reservoirs.</w:t>
      </w:r>
    </w:p>
    <w:p w14:paraId="60D2EB0C" w14:textId="738F9E91" w:rsidR="00C03D65" w:rsidRPr="00FD0C09" w:rsidRDefault="00AA750E" w:rsidP="00C03D65">
      <w:pPr>
        <w:pStyle w:val="paragraph"/>
        <w:spacing w:before="0" w:beforeAutospacing="0" w:after="0" w:afterAutospacing="0" w:line="480" w:lineRule="auto"/>
        <w:ind w:firstLine="540"/>
        <w:contextualSpacing/>
        <w:textAlignment w:val="baseline"/>
      </w:pPr>
      <w:r w:rsidRPr="00FD0C09">
        <w:t xml:space="preserve">While these findings offer important insights, several limitations must be acknowledged. Sampling was not uniform </w:t>
      </w:r>
      <w:proofErr w:type="gramStart"/>
      <w:r w:rsidRPr="00FD0C09">
        <w:t>across years</w:t>
      </w:r>
      <w:proofErr w:type="gramEnd"/>
      <w:r w:rsidRPr="00FD0C09">
        <w:t>, and t</w:t>
      </w:r>
      <w:r w:rsidRPr="00FD0C09">
        <w:rPr>
          <w:noProof/>
        </w:rPr>
        <w:t xml:space="preserve">he observed trend of BCTV-infected </w:t>
      </w:r>
      <w:r w:rsidRPr="00FD0C09">
        <w:rPr>
          <w:i/>
          <w:iCs/>
          <w:noProof/>
        </w:rPr>
        <w:t>N. tenellus</w:t>
      </w:r>
      <w:r w:rsidRPr="00FD0C09">
        <w:rPr>
          <w:noProof/>
        </w:rPr>
        <w:t xml:space="preserve"> having fewer plant species in their gut contents could be linked to the timing of their collection. In the spring, </w:t>
      </w:r>
      <w:r w:rsidRPr="00FD0C09">
        <w:rPr>
          <w:i/>
          <w:iCs/>
          <w:noProof/>
        </w:rPr>
        <w:t>N. tenellus</w:t>
      </w:r>
      <w:r w:rsidRPr="00FD0C09">
        <w:rPr>
          <w:noProof/>
        </w:rPr>
        <w:t xml:space="preserve"> nymphs hatch and develop on infected mustards, remaining relatively stationary until rising summer temperatures kill their preferred weed hosts, forcing migration into irrigated crops (Horton et al. 2018). By fall, </w:t>
      </w:r>
      <w:r w:rsidRPr="00FD0C09">
        <w:rPr>
          <w:i/>
          <w:iCs/>
          <w:noProof/>
        </w:rPr>
        <w:t>N. tenellus</w:t>
      </w:r>
      <w:r w:rsidRPr="00FD0C09">
        <w:rPr>
          <w:noProof/>
        </w:rPr>
        <w:t xml:space="preserve"> begin seeking shelter and identifying suitable overwintering hosts (Horton et al. 2018). This search for an overwintering host may drive more selective feeding behavior, potentially leading to a greater diversity of plants detected in gut content analyses. Additionally, </w:t>
      </w:r>
      <w:r w:rsidRPr="00FD0C09">
        <w:t>g</w:t>
      </w:r>
      <w:r w:rsidR="007A2B5C" w:rsidRPr="00FD0C09">
        <w:t xml:space="preserve">ut content analysis may have </w:t>
      </w:r>
      <w:r w:rsidR="007A2B5C" w:rsidRPr="00FD0C09">
        <w:rPr>
          <w:noProof/>
        </w:rPr>
        <w:t>potential limitation due to primer specifity of the DNA barcoding primers used, which may bias results toward certain genera</w:t>
      </w:r>
      <w:r w:rsidR="007A2B5C" w:rsidRPr="00FD0C09">
        <w:t xml:space="preserve">. </w:t>
      </w:r>
      <w:r w:rsidR="007A2B5C" w:rsidRPr="00FD0C09">
        <w:rPr>
          <w:noProof/>
        </w:rPr>
        <w:t xml:space="preserve">To address this, we used two primer types, ITS2 for broad taxonomic identification and trnF for targeting specific weed species. Additionally, we validated results at the genus level. </w:t>
      </w:r>
      <w:r w:rsidR="007A2B5C" w:rsidRPr="00FD0C09">
        <w:t>Despite these precautions, some low-abundance hosts may be underrepresented</w:t>
      </w:r>
      <w:r w:rsidRPr="00FD0C09">
        <w:t xml:space="preserve">, and additional analysis with more </w:t>
      </w:r>
      <w:r w:rsidR="005D04F8" w:rsidRPr="00FD0C09">
        <w:rPr>
          <w:i/>
          <w:iCs/>
        </w:rPr>
        <w:t>N. tenellus</w:t>
      </w:r>
      <w:r w:rsidRPr="00FD0C09">
        <w:t xml:space="preserve"> could further </w:t>
      </w:r>
      <w:r w:rsidR="00B033E8" w:rsidRPr="00FD0C09">
        <w:t xml:space="preserve">explain </w:t>
      </w:r>
      <w:r w:rsidRPr="00FD0C09">
        <w:t>patterns observed here</w:t>
      </w:r>
      <w:r w:rsidR="007A2B5C" w:rsidRPr="00FD0C09">
        <w:t>.</w:t>
      </w:r>
    </w:p>
    <w:p w14:paraId="5F9F6ABB" w14:textId="300DFD3E" w:rsidR="0017489D" w:rsidRPr="00FD0C09" w:rsidRDefault="00FF19BD" w:rsidP="008552DF">
      <w:pPr>
        <w:pStyle w:val="paragraph"/>
        <w:spacing w:before="0" w:beforeAutospacing="0" w:after="0" w:afterAutospacing="0" w:line="480" w:lineRule="auto"/>
        <w:ind w:firstLine="540"/>
        <w:contextualSpacing/>
        <w:textAlignment w:val="baseline"/>
        <w:rPr>
          <w:b/>
          <w:bCs/>
          <w:noProof/>
        </w:rPr>
      </w:pPr>
      <w:r w:rsidRPr="00FD0C09">
        <w:t xml:space="preserve">In the broader context, our research improves understanding of how vector ecology drives disease risk and transmission dynamics in specialty cropping systems. By identifying key host </w:t>
      </w:r>
      <w:r w:rsidRPr="00FD0C09">
        <w:lastRenderedPageBreak/>
        <w:t>species, seasonal trends, and differences in pathogen-vector interactions, our findings</w:t>
      </w:r>
      <w:r w:rsidR="00427789" w:rsidRPr="00FD0C09">
        <w:t xml:space="preserve"> can be incorporated</w:t>
      </w:r>
      <w:r w:rsidRPr="00FD0C09">
        <w:t xml:space="preserve"> into broader </w:t>
      </w:r>
      <w:r w:rsidR="00243AC0" w:rsidRPr="00FD0C09">
        <w:t>integrated pest management</w:t>
      </w:r>
      <w:r w:rsidRPr="00FD0C09">
        <w:t xml:space="preserve"> frameworks</w:t>
      </w:r>
      <w:r w:rsidR="00FD0C09" w:rsidRPr="00FD0C09">
        <w:t>,</w:t>
      </w:r>
      <w:r w:rsidR="00243AC0" w:rsidRPr="00FD0C09">
        <w:t xml:space="preserve"> </w:t>
      </w:r>
      <w:r w:rsidR="00770399" w:rsidRPr="00FD0C09">
        <w:t>offer</w:t>
      </w:r>
      <w:r w:rsidR="00FD0C09" w:rsidRPr="00FD0C09">
        <w:t>ing</w:t>
      </w:r>
      <w:r w:rsidRPr="00FD0C09">
        <w:t xml:space="preserve"> opportunities to reduce pesticide use, lower grower costs, and promote long-term agricultural sustainability.</w:t>
      </w:r>
      <w:r w:rsidR="00AA750E" w:rsidRPr="00FD0C09">
        <w:t xml:space="preserve"> </w:t>
      </w:r>
      <w:r w:rsidR="00682875" w:rsidRPr="00FD0C09">
        <w:rPr>
          <w:noProof/>
        </w:rPr>
        <w:t xml:space="preserve">Growers currently rely on intensive insecticide applications, costing </w:t>
      </w:r>
      <w:r w:rsidR="00AA750E" w:rsidRPr="00FD0C09">
        <w:rPr>
          <w:noProof/>
        </w:rPr>
        <w:t xml:space="preserve">around </w:t>
      </w:r>
      <w:r w:rsidR="00682875" w:rsidRPr="00FD0C09">
        <w:rPr>
          <w:noProof/>
        </w:rPr>
        <w:t xml:space="preserve">$400 per acre annually, to mitigate leafhopper-borne diseases (Galinato 2020). By refining our understanding of </w:t>
      </w:r>
      <w:r w:rsidR="00FE742F" w:rsidRPr="00FD0C09">
        <w:rPr>
          <w:i/>
          <w:iCs/>
          <w:noProof/>
        </w:rPr>
        <w:t>N. tenellus</w:t>
      </w:r>
      <w:r w:rsidR="00682875" w:rsidRPr="00FD0C09">
        <w:rPr>
          <w:noProof/>
        </w:rPr>
        <w:t xml:space="preserve"> movement and feeding behavior, we can enhance predictive models and decision-support systems, potentially reducing unnecessary pesticide applications. Our findings </w:t>
      </w:r>
      <w:r w:rsidR="00541D0F" w:rsidRPr="00FD0C09">
        <w:rPr>
          <w:noProof/>
        </w:rPr>
        <w:t xml:space="preserve">can </w:t>
      </w:r>
      <w:r w:rsidR="00541D0F" w:rsidRPr="00FD0C09">
        <w:t xml:space="preserve">support more effective and sustainable pest control measures with demonstrated economic impact and are part of a larger monitoring network through </w:t>
      </w:r>
      <w:r w:rsidR="00682875" w:rsidRPr="00FD0C09">
        <w:rPr>
          <w:noProof/>
        </w:rPr>
        <w:t>Washington State University’s Decision Aid System, which provides precision pest management recommendations and has already saved potato farmers $9 million annually</w:t>
      </w:r>
      <w:r w:rsidR="00B033E8" w:rsidRPr="00FD0C09">
        <w:rPr>
          <w:noProof/>
        </w:rPr>
        <w:t xml:space="preserve"> (</w:t>
      </w:r>
      <w:r w:rsidR="00263A0E" w:rsidRPr="00FD0C09">
        <w:rPr>
          <w:noProof/>
        </w:rPr>
        <w:t>Wohleb et al. 2021</w:t>
      </w:r>
      <w:r w:rsidR="00B033E8" w:rsidRPr="00FD0C09">
        <w:rPr>
          <w:noProof/>
        </w:rPr>
        <w:t>)</w:t>
      </w:r>
      <w:r w:rsidR="00682875" w:rsidRPr="00FD0C09">
        <w:rPr>
          <w:noProof/>
        </w:rPr>
        <w:t>.</w:t>
      </w:r>
      <w:r w:rsidR="00234EAB">
        <w:rPr>
          <w:noProof/>
        </w:rPr>
        <w:t xml:space="preserve"> </w:t>
      </w:r>
      <w:r w:rsidR="00234EAB" w:rsidRPr="00234EAB">
        <w:rPr>
          <w:noProof/>
        </w:rPr>
        <w:t xml:space="preserve">This monitoring program showed that the proportion of </w:t>
      </w:r>
      <w:r w:rsidR="00234EAB" w:rsidRPr="00234EAB">
        <w:rPr>
          <w:i/>
          <w:iCs/>
          <w:noProof/>
        </w:rPr>
        <w:t>N. tenellus</w:t>
      </w:r>
      <w:r w:rsidR="00234EAB" w:rsidRPr="00234EAB">
        <w:rPr>
          <w:noProof/>
        </w:rPr>
        <w:t xml:space="preserve"> collected in the Columbia Basin peaked in late June, with CPt infection reaching 60% in 2020 and 55% in 2021, while BCTV infection peaked at 79% in late June 2021</w:t>
      </w:r>
      <w:r w:rsidR="00630024">
        <w:rPr>
          <w:noProof/>
        </w:rPr>
        <w:t xml:space="preserve">, </w:t>
      </w:r>
      <w:r w:rsidR="00630024" w:rsidRPr="00630024">
        <w:rPr>
          <w:noProof/>
        </w:rPr>
        <w:t xml:space="preserve">values that were notably high </w:t>
      </w:r>
      <w:r w:rsidR="00234EAB" w:rsidRPr="00234EAB">
        <w:rPr>
          <w:noProof/>
        </w:rPr>
        <w:t>(WSU Potato Decision Aid System).</w:t>
      </w:r>
      <w:r w:rsidR="00234EAB">
        <w:rPr>
          <w:noProof/>
        </w:rPr>
        <w:t xml:space="preserve"> </w:t>
      </w:r>
      <w:r w:rsidR="00AA750E" w:rsidRPr="00FD0C09">
        <w:rPr>
          <w:noProof/>
        </w:rPr>
        <w:t xml:space="preserve">Models that link vector movement with host use patterns across seasons may offer </w:t>
      </w:r>
      <w:del w:id="223" w:author="Krell, Rayda" w:date="2025-12-29T12:58:00Z" w16du:dateUtc="2025-12-29T17:58:00Z">
        <w:r w:rsidR="00AA750E" w:rsidRPr="00FD0C09" w:rsidDel="00104945">
          <w:rPr>
            <w:noProof/>
          </w:rPr>
          <w:delText>a new tool in the battle against insect-borne pathogens</w:delText>
        </w:r>
        <w:r w:rsidR="00682875" w:rsidRPr="00FD0C09" w:rsidDel="00104945">
          <w:rPr>
            <w:noProof/>
          </w:rPr>
          <w:delText>.</w:delText>
        </w:r>
      </w:del>
      <w:ins w:id="224" w:author="Krell, Rayda" w:date="2025-12-29T12:58:00Z" w16du:dateUtc="2025-12-29T17:58:00Z">
        <w:r w:rsidR="00104945">
          <w:rPr>
            <w:noProof/>
          </w:rPr>
          <w:t>new</w:t>
        </w:r>
        <w:r w:rsidR="005A141E">
          <w:rPr>
            <w:noProof/>
          </w:rPr>
          <w:t xml:space="preserve"> opportunities for</w:t>
        </w:r>
        <w:r w:rsidR="00532459">
          <w:rPr>
            <w:noProof/>
          </w:rPr>
          <w:t xml:space="preserve"> </w:t>
        </w:r>
      </w:ins>
      <w:ins w:id="225" w:author="Krell, Rayda" w:date="2025-12-29T13:00:00Z" w16du:dateUtc="2025-12-29T18:00:00Z">
        <w:r w:rsidR="00262AA8">
          <w:rPr>
            <w:noProof/>
          </w:rPr>
          <w:t>more precise</w:t>
        </w:r>
      </w:ins>
      <w:ins w:id="226" w:author="Krell, Rayda" w:date="2025-12-29T12:58:00Z" w16du:dateUtc="2025-12-29T17:58:00Z">
        <w:r w:rsidR="00532459">
          <w:rPr>
            <w:noProof/>
          </w:rPr>
          <w:t xml:space="preserve"> </w:t>
        </w:r>
      </w:ins>
      <w:ins w:id="227" w:author="Krell, Rayda" w:date="2025-12-29T12:59:00Z" w16du:dateUtc="2025-12-29T17:59:00Z">
        <w:r w:rsidR="00551F50">
          <w:rPr>
            <w:noProof/>
          </w:rPr>
          <w:t xml:space="preserve">pesticide application </w:t>
        </w:r>
      </w:ins>
      <w:ins w:id="228" w:author="Krell, Rayda" w:date="2025-12-29T12:58:00Z" w16du:dateUtc="2025-12-29T17:58:00Z">
        <w:r w:rsidR="00532459">
          <w:rPr>
            <w:noProof/>
          </w:rPr>
          <w:t xml:space="preserve">timing and </w:t>
        </w:r>
      </w:ins>
      <w:ins w:id="229" w:author="Krell, Rayda" w:date="2025-12-29T12:59:00Z" w16du:dateUtc="2025-12-29T17:59:00Z">
        <w:r w:rsidR="00532459">
          <w:rPr>
            <w:noProof/>
          </w:rPr>
          <w:t>location</w:t>
        </w:r>
        <w:r w:rsidR="00551F50">
          <w:rPr>
            <w:noProof/>
          </w:rPr>
          <w:t>.</w:t>
        </w:r>
      </w:ins>
      <w:del w:id="230" w:author="Krell, Rayda" w:date="2025-12-29T12:58:00Z" w16du:dateUtc="2025-12-29T17:58:00Z">
        <w:r w:rsidR="00AA750E" w:rsidRPr="00FD0C09" w:rsidDel="00104945">
          <w:rPr>
            <w:noProof/>
          </w:rPr>
          <w:delText xml:space="preserve"> </w:delText>
        </w:r>
      </w:del>
    </w:p>
    <w:p w14:paraId="477335FE" w14:textId="77777777" w:rsidR="008552DF" w:rsidRPr="00FD0C09" w:rsidRDefault="008552DF" w:rsidP="008552DF">
      <w:pPr>
        <w:pStyle w:val="paragraph"/>
        <w:spacing w:before="0" w:beforeAutospacing="0" w:after="0" w:afterAutospacing="0" w:line="480" w:lineRule="auto"/>
        <w:ind w:firstLine="540"/>
        <w:contextualSpacing/>
        <w:textAlignment w:val="baseline"/>
        <w:rPr>
          <w:rStyle w:val="CommentReference"/>
          <w:noProof/>
          <w:sz w:val="24"/>
          <w:szCs w:val="24"/>
        </w:rPr>
      </w:pPr>
    </w:p>
    <w:p w14:paraId="41C15B38" w14:textId="31C40338" w:rsidR="00584B76" w:rsidRPr="00FD0C09" w:rsidRDefault="00584B76" w:rsidP="003B0956">
      <w:pPr>
        <w:spacing w:after="0" w:line="480" w:lineRule="auto"/>
        <w:contextualSpacing/>
        <w:rPr>
          <w:rFonts w:ascii="Times New Roman" w:hAnsi="Times New Roman" w:cs="Times New Roman"/>
          <w:b/>
          <w:bCs/>
          <w:sz w:val="24"/>
          <w:szCs w:val="24"/>
        </w:rPr>
      </w:pPr>
      <w:bookmarkStart w:id="231" w:name="_Hlk205372175"/>
      <w:r w:rsidRPr="00FD0C09">
        <w:rPr>
          <w:rFonts w:ascii="Times New Roman" w:hAnsi="Times New Roman" w:cs="Times New Roman"/>
          <w:b/>
          <w:bCs/>
          <w:sz w:val="24"/>
          <w:szCs w:val="24"/>
        </w:rPr>
        <w:t>Acknowledgements</w:t>
      </w:r>
      <w:r w:rsidR="006543A8" w:rsidRPr="00FD0C09">
        <w:rPr>
          <w:rFonts w:ascii="Times New Roman" w:hAnsi="Times New Roman" w:cs="Times New Roman"/>
          <w:b/>
          <w:bCs/>
          <w:sz w:val="24"/>
          <w:szCs w:val="24"/>
        </w:rPr>
        <w:t>:</w:t>
      </w:r>
    </w:p>
    <w:p w14:paraId="51C1511F" w14:textId="366B9C1A" w:rsidR="00C75D24" w:rsidRPr="00FD0C09" w:rsidRDefault="00584B76" w:rsidP="003B0956">
      <w:pPr>
        <w:spacing w:after="0" w:line="480" w:lineRule="auto"/>
        <w:ind w:firstLine="547"/>
        <w:contextualSpacing/>
        <w:rPr>
          <w:rFonts w:ascii="Times New Roman" w:hAnsi="Times New Roman" w:cs="Times New Roman"/>
          <w:sz w:val="24"/>
          <w:szCs w:val="24"/>
        </w:rPr>
      </w:pPr>
      <w:r w:rsidRPr="00FD0C09">
        <w:rPr>
          <w:rFonts w:ascii="Times New Roman" w:hAnsi="Times New Roman" w:cs="Times New Roman"/>
          <w:sz w:val="24"/>
          <w:szCs w:val="24"/>
        </w:rPr>
        <w:t>Thanks to Heather Headrick</w:t>
      </w:r>
      <w:r w:rsidRPr="00FD0C09">
        <w:rPr>
          <w:rFonts w:ascii="Times New Roman" w:hAnsi="Times New Roman" w:cs="Times New Roman"/>
          <w:sz w:val="24"/>
          <w:szCs w:val="24"/>
          <w:vertAlign w:val="superscript"/>
        </w:rPr>
        <w:t xml:space="preserve"> </w:t>
      </w:r>
      <w:r w:rsidR="00317739" w:rsidRPr="00FD0C09">
        <w:rPr>
          <w:rFonts w:ascii="Times New Roman" w:hAnsi="Times New Roman" w:cs="Times New Roman"/>
          <w:sz w:val="24"/>
          <w:szCs w:val="24"/>
        </w:rPr>
        <w:t>at</w:t>
      </w:r>
      <w:r w:rsidRPr="00FD0C09">
        <w:rPr>
          <w:rFonts w:ascii="Times New Roman" w:hAnsi="Times New Roman" w:cs="Times New Roman"/>
          <w:sz w:val="24"/>
          <w:szCs w:val="24"/>
        </w:rPr>
        <w:t xml:space="preserve"> the USDA-ARS Wapato</w:t>
      </w:r>
      <w:r w:rsidR="00317739" w:rsidRPr="00FD0C09">
        <w:rPr>
          <w:rFonts w:ascii="Times New Roman" w:hAnsi="Times New Roman" w:cs="Times New Roman"/>
          <w:sz w:val="24"/>
          <w:szCs w:val="24"/>
        </w:rPr>
        <w:t>, WA</w:t>
      </w:r>
      <w:r w:rsidRPr="00FD0C09">
        <w:rPr>
          <w:rFonts w:ascii="Times New Roman" w:hAnsi="Times New Roman" w:cs="Times New Roman"/>
          <w:sz w:val="24"/>
          <w:szCs w:val="24"/>
        </w:rPr>
        <w:t xml:space="preserve"> lab and to Derek Pouchnik</w:t>
      </w:r>
      <w:r w:rsidR="00317739" w:rsidRPr="00FD0C09">
        <w:rPr>
          <w:rFonts w:ascii="Times New Roman" w:hAnsi="Times New Roman" w:cs="Times New Roman"/>
          <w:sz w:val="24"/>
          <w:szCs w:val="24"/>
        </w:rPr>
        <w:t xml:space="preserve"> at the WSU Laboratory for Biotechnology and Bioanalysis Genomics Laboratory</w:t>
      </w:r>
      <w:r w:rsidRPr="00FD0C09">
        <w:rPr>
          <w:rFonts w:ascii="Times New Roman" w:hAnsi="Times New Roman" w:cs="Times New Roman"/>
          <w:sz w:val="24"/>
          <w:szCs w:val="24"/>
        </w:rPr>
        <w:t xml:space="preserve"> for their technical assistance.</w:t>
      </w:r>
      <w:r w:rsidR="00E12724" w:rsidRPr="00FD0C09">
        <w:rPr>
          <w:rFonts w:ascii="Times New Roman" w:hAnsi="Times New Roman" w:cs="Times New Roman"/>
          <w:sz w:val="24"/>
          <w:szCs w:val="24"/>
        </w:rPr>
        <w:t xml:space="preserve"> Special thanks to B.B. Porter</w:t>
      </w:r>
      <w:r w:rsidR="003B0956" w:rsidRPr="00FD0C09">
        <w:rPr>
          <w:rFonts w:ascii="Times New Roman" w:hAnsi="Times New Roman" w:cs="Times New Roman"/>
          <w:sz w:val="24"/>
          <w:szCs w:val="24"/>
        </w:rPr>
        <w:t>.</w:t>
      </w:r>
    </w:p>
    <w:bookmarkEnd w:id="231"/>
    <w:p w14:paraId="763D4F82" w14:textId="77777777" w:rsidR="00C75D24" w:rsidRPr="00FD0C09" w:rsidRDefault="00C75D24" w:rsidP="0017489D">
      <w:pPr>
        <w:spacing w:after="0" w:line="480" w:lineRule="auto"/>
        <w:contextualSpacing/>
        <w:rPr>
          <w:rStyle w:val="normaltextrun"/>
          <w:rFonts w:ascii="Times New Roman" w:eastAsiaTheme="majorEastAsia" w:hAnsi="Times New Roman" w:cs="Times New Roman"/>
          <w:b/>
          <w:bCs/>
          <w:sz w:val="24"/>
          <w:szCs w:val="24"/>
        </w:rPr>
      </w:pPr>
    </w:p>
    <w:p w14:paraId="0F4EAA19" w14:textId="26961E44" w:rsidR="0093472A" w:rsidRPr="00FD0C09" w:rsidRDefault="0093472A" w:rsidP="0017489D">
      <w:pPr>
        <w:spacing w:after="0" w:line="480" w:lineRule="auto"/>
        <w:contextualSpacing/>
        <w:rPr>
          <w:rStyle w:val="normaltextrun"/>
          <w:rFonts w:ascii="Times New Roman" w:eastAsiaTheme="majorEastAsia" w:hAnsi="Times New Roman" w:cs="Times New Roman"/>
          <w:b/>
          <w:bCs/>
          <w:sz w:val="24"/>
          <w:szCs w:val="24"/>
        </w:rPr>
      </w:pPr>
      <w:bookmarkStart w:id="232" w:name="_Hlk205372420"/>
      <w:commentRangeStart w:id="233"/>
      <w:commentRangeStart w:id="234"/>
      <w:r w:rsidRPr="00FD0C09">
        <w:rPr>
          <w:rStyle w:val="normaltextrun"/>
          <w:rFonts w:ascii="Times New Roman" w:eastAsiaTheme="majorEastAsia" w:hAnsi="Times New Roman" w:cs="Times New Roman"/>
          <w:b/>
          <w:bCs/>
          <w:sz w:val="24"/>
          <w:szCs w:val="24"/>
        </w:rPr>
        <w:lastRenderedPageBreak/>
        <w:t>References</w:t>
      </w:r>
      <w:r w:rsidR="006543A8" w:rsidRPr="00FD0C09">
        <w:rPr>
          <w:rStyle w:val="normaltextrun"/>
          <w:rFonts w:ascii="Times New Roman" w:eastAsiaTheme="majorEastAsia" w:hAnsi="Times New Roman" w:cs="Times New Roman"/>
          <w:b/>
          <w:bCs/>
          <w:sz w:val="24"/>
          <w:szCs w:val="24"/>
        </w:rPr>
        <w:t>:</w:t>
      </w:r>
      <w:commentRangeEnd w:id="233"/>
      <w:r w:rsidR="00034579">
        <w:rPr>
          <w:rStyle w:val="CommentReference"/>
        </w:rPr>
        <w:commentReference w:id="233"/>
      </w:r>
      <w:commentRangeEnd w:id="234"/>
      <w:r w:rsidR="00710B1B">
        <w:rPr>
          <w:rStyle w:val="CommentReference"/>
        </w:rPr>
        <w:commentReference w:id="234"/>
      </w:r>
    </w:p>
    <w:bookmarkEnd w:id="232"/>
    <w:p w14:paraId="7069C04F" w14:textId="5460E9BB"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Alkhatib BM, Belteton S, </w:t>
      </w:r>
      <w:del w:id="235" w:author="Krell, Rayda" w:date="2025-12-29T13:06:00Z" w16du:dateUtc="2025-12-29T18:06:00Z">
        <w:r w:rsidR="00891BF8" w:rsidRPr="00FD0C09" w:rsidDel="00710B1B">
          <w:rPr>
            <w:rFonts w:ascii="Times New Roman" w:eastAsiaTheme="majorEastAsia" w:hAnsi="Times New Roman" w:cs="Times New Roman"/>
            <w:sz w:val="24"/>
            <w:szCs w:val="24"/>
          </w:rPr>
          <w:delText xml:space="preserve">&amp; </w:delText>
        </w:r>
      </w:del>
      <w:r w:rsidRPr="00FD0C09">
        <w:rPr>
          <w:rFonts w:ascii="Times New Roman" w:eastAsiaTheme="majorEastAsia" w:hAnsi="Times New Roman" w:cs="Times New Roman"/>
          <w:sz w:val="24"/>
          <w:szCs w:val="24"/>
        </w:rPr>
        <w:t xml:space="preserve">Creamer R. </w:t>
      </w:r>
      <w:del w:id="236" w:author="Krell, Rayda" w:date="2025-12-29T12:50:00Z" w16du:dateUtc="2025-12-29T17:50:00Z">
        <w:r w:rsidR="00891BF8" w:rsidRPr="00FD0C09" w:rsidDel="00702E69">
          <w:rPr>
            <w:rFonts w:ascii="Times New Roman" w:eastAsiaTheme="majorEastAsia" w:hAnsi="Times New Roman" w:cs="Times New Roman"/>
            <w:sz w:val="24"/>
            <w:szCs w:val="24"/>
          </w:rPr>
          <w:delText>(</w:delText>
        </w:r>
      </w:del>
      <w:r w:rsidRPr="00FD0C09">
        <w:rPr>
          <w:rFonts w:ascii="Times New Roman" w:eastAsiaTheme="majorEastAsia" w:hAnsi="Times New Roman" w:cs="Times New Roman"/>
          <w:sz w:val="24"/>
          <w:szCs w:val="24"/>
        </w:rPr>
        <w:t>2024</w:t>
      </w:r>
      <w:del w:id="237" w:author="Krell, Rayda" w:date="2025-12-29T12:50:00Z" w16du:dateUtc="2025-12-29T17:50:00Z">
        <w:r w:rsidR="00891BF8" w:rsidRPr="00FD0C09" w:rsidDel="00702E69">
          <w:rPr>
            <w:rFonts w:ascii="Times New Roman" w:eastAsiaTheme="majorEastAsia" w:hAnsi="Times New Roman" w:cs="Times New Roman"/>
            <w:sz w:val="24"/>
            <w:szCs w:val="24"/>
          </w:rPr>
          <w:delText>)</w:delText>
        </w:r>
      </w:del>
      <w:r w:rsidRPr="00FD0C09">
        <w:rPr>
          <w:rFonts w:ascii="Times New Roman" w:eastAsiaTheme="majorEastAsia" w:hAnsi="Times New Roman" w:cs="Times New Roman"/>
          <w:sz w:val="24"/>
          <w:szCs w:val="24"/>
        </w:rPr>
        <w:t>. Immunolocalization of Beet Curly Top Virus</w:t>
      </w:r>
      <w:r w:rsidR="00B81B66"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sz w:val="24"/>
          <w:szCs w:val="24"/>
        </w:rPr>
        <w:t xml:space="preserve">(BCTV) and </w:t>
      </w:r>
      <w:proofErr w:type="spellStart"/>
      <w:r w:rsidRPr="00FD0C09">
        <w:rPr>
          <w:rFonts w:ascii="Times New Roman" w:eastAsiaTheme="majorEastAsia" w:hAnsi="Times New Roman" w:cs="Times New Roman"/>
          <w:sz w:val="24"/>
          <w:szCs w:val="24"/>
        </w:rPr>
        <w:t>GroEL</w:t>
      </w:r>
      <w:proofErr w:type="spellEnd"/>
      <w:r w:rsidRPr="00FD0C09">
        <w:rPr>
          <w:rFonts w:ascii="Times New Roman" w:eastAsiaTheme="majorEastAsia" w:hAnsi="Times New Roman" w:cs="Times New Roman"/>
          <w:sz w:val="24"/>
          <w:szCs w:val="24"/>
        </w:rPr>
        <w:t xml:space="preserve"> chaperon protein of endosymbionts in beet leafhopper (</w:t>
      </w:r>
      <w:proofErr w:type="spellStart"/>
      <w:r w:rsidRPr="00FD0C09">
        <w:rPr>
          <w:rFonts w:ascii="Times New Roman" w:eastAsiaTheme="majorEastAsia" w:hAnsi="Times New Roman" w:cs="Times New Roman"/>
          <w:sz w:val="24"/>
          <w:szCs w:val="24"/>
        </w:rPr>
        <w:t>Circulifer</w:t>
      </w:r>
      <w:proofErr w:type="spellEnd"/>
      <w:r w:rsidRPr="00FD0C09">
        <w:rPr>
          <w:rFonts w:ascii="Times New Roman" w:eastAsiaTheme="majorEastAsia" w:hAnsi="Times New Roman" w:cs="Times New Roman"/>
          <w:sz w:val="24"/>
          <w:szCs w:val="24"/>
        </w:rPr>
        <w:t xml:space="preserve"> tenellus) vector tissue. </w:t>
      </w:r>
      <w:r w:rsidRPr="00702E69">
        <w:rPr>
          <w:rFonts w:ascii="Times New Roman" w:eastAsiaTheme="majorEastAsia" w:hAnsi="Times New Roman" w:cs="Times New Roman"/>
          <w:sz w:val="24"/>
          <w:szCs w:val="24"/>
          <w:rPrChange w:id="238" w:author="Krell, Rayda" w:date="2025-12-29T12:50:00Z" w16du:dateUtc="2025-12-29T17:50:00Z">
            <w:rPr>
              <w:rFonts w:ascii="Times New Roman" w:eastAsiaTheme="majorEastAsia" w:hAnsi="Times New Roman" w:cs="Times New Roman"/>
              <w:i/>
              <w:iCs/>
              <w:sz w:val="24"/>
              <w:szCs w:val="24"/>
            </w:rPr>
          </w:rPrChange>
        </w:rPr>
        <w:t>Viruses</w:t>
      </w:r>
      <w:del w:id="239" w:author="Krell, Rayda" w:date="2025-12-29T12:50:00Z" w16du:dateUtc="2025-12-29T17:50:00Z">
        <w:r w:rsidRPr="00FD0C09" w:rsidDel="00702E69">
          <w:rPr>
            <w:rFonts w:ascii="Times New Roman" w:eastAsiaTheme="majorEastAsia" w:hAnsi="Times New Roman" w:cs="Times New Roman"/>
            <w:sz w:val="24"/>
            <w:szCs w:val="24"/>
          </w:rPr>
          <w:delText>.</w:delText>
        </w:r>
      </w:del>
      <w:r w:rsidRPr="00FD0C09">
        <w:rPr>
          <w:rFonts w:ascii="Times New Roman" w:eastAsiaTheme="majorEastAsia" w:hAnsi="Times New Roman" w:cs="Times New Roman"/>
          <w:sz w:val="24"/>
          <w:szCs w:val="24"/>
        </w:rPr>
        <w:t xml:space="preserve"> 16:1571. https://doi.org/10.3390/v16101571.</w:t>
      </w:r>
    </w:p>
    <w:p w14:paraId="7B38DD38" w14:textId="2AFD9BB9"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Altschul SF, Gish W, Miller W,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1990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Basic local alignment search tool. </w:t>
      </w:r>
      <w:r w:rsidRPr="00FD0C09">
        <w:rPr>
          <w:rFonts w:ascii="Times New Roman" w:eastAsiaTheme="majorEastAsia" w:hAnsi="Times New Roman" w:cs="Times New Roman"/>
          <w:i/>
          <w:iCs/>
          <w:sz w:val="24"/>
          <w:szCs w:val="24"/>
        </w:rPr>
        <w:t>J. Mol. Biol.</w:t>
      </w:r>
      <w:r w:rsidRPr="00FD0C09">
        <w:rPr>
          <w:rFonts w:ascii="Times New Roman" w:eastAsiaTheme="majorEastAsia" w:hAnsi="Times New Roman" w:cs="Times New Roman"/>
          <w:sz w:val="24"/>
          <w:szCs w:val="24"/>
        </w:rPr>
        <w:t xml:space="preserve"> 215:403–410. https://doi.org/10.1016/S0022-2836(05)80360-2.</w:t>
      </w:r>
    </w:p>
    <w:p w14:paraId="5D8D1D00" w14:textId="578B1956"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Anderson MJ,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Willis TJ.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2003</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Canonical analysis of principal coordinates: a useful method of constrained ordination for ecology. </w:t>
      </w:r>
      <w:r w:rsidRPr="00FD0C09">
        <w:rPr>
          <w:rFonts w:ascii="Times New Roman" w:eastAsiaTheme="majorEastAsia" w:hAnsi="Times New Roman" w:cs="Times New Roman"/>
          <w:i/>
          <w:iCs/>
          <w:sz w:val="24"/>
          <w:szCs w:val="24"/>
        </w:rPr>
        <w:t>Ecology</w:t>
      </w:r>
      <w:r w:rsidRPr="00FD0C09">
        <w:rPr>
          <w:rFonts w:ascii="Times New Roman" w:eastAsiaTheme="majorEastAsia" w:hAnsi="Times New Roman" w:cs="Times New Roman"/>
          <w:sz w:val="24"/>
          <w:szCs w:val="24"/>
        </w:rPr>
        <w:t>. 84:511–525.</w:t>
      </w:r>
    </w:p>
    <w:p w14:paraId="7B8F9C56" w14:textId="7B661B3E"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Avanesyan A, </w:t>
      </w:r>
      <w:proofErr w:type="spellStart"/>
      <w:r w:rsidRPr="00FD0C09">
        <w:rPr>
          <w:rFonts w:ascii="Times New Roman" w:eastAsiaTheme="majorEastAsia" w:hAnsi="Times New Roman" w:cs="Times New Roman"/>
          <w:sz w:val="24"/>
          <w:szCs w:val="24"/>
        </w:rPr>
        <w:t>Illahi</w:t>
      </w:r>
      <w:proofErr w:type="spellEnd"/>
      <w:r w:rsidRPr="00FD0C09">
        <w:rPr>
          <w:rFonts w:ascii="Times New Roman" w:eastAsiaTheme="majorEastAsia" w:hAnsi="Times New Roman" w:cs="Times New Roman"/>
          <w:sz w:val="24"/>
          <w:szCs w:val="24"/>
        </w:rPr>
        <w:t xml:space="preserve"> N,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Lamp WO.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2021</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Detecting ingested host plant DNA in potato leafhopper (Hemiptera: Cicadellidae): potential use of molecular markers for gut content analysis. </w:t>
      </w:r>
      <w:r w:rsidRPr="00FD0C09">
        <w:rPr>
          <w:rFonts w:ascii="Times New Roman" w:eastAsiaTheme="majorEastAsia" w:hAnsi="Times New Roman" w:cs="Times New Roman"/>
          <w:i/>
          <w:iCs/>
          <w:sz w:val="24"/>
          <w:szCs w:val="24"/>
        </w:rPr>
        <w:t xml:space="preserve">J. Econ.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114:472–475.</w:t>
      </w:r>
    </w:p>
    <w:p w14:paraId="69D6109E" w14:textId="72D1A7FB"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Bennett CW.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1971</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The curly top disease of </w:t>
      </w:r>
      <w:proofErr w:type="spellStart"/>
      <w:r w:rsidRPr="00FD0C09">
        <w:rPr>
          <w:rFonts w:ascii="Times New Roman" w:eastAsiaTheme="majorEastAsia" w:hAnsi="Times New Roman" w:cs="Times New Roman"/>
          <w:sz w:val="24"/>
          <w:szCs w:val="24"/>
        </w:rPr>
        <w:t>sugarbeet</w:t>
      </w:r>
      <w:proofErr w:type="spellEnd"/>
      <w:r w:rsidRPr="00FD0C09">
        <w:rPr>
          <w:rFonts w:ascii="Times New Roman" w:eastAsiaTheme="majorEastAsia" w:hAnsi="Times New Roman" w:cs="Times New Roman"/>
          <w:sz w:val="24"/>
          <w:szCs w:val="24"/>
        </w:rPr>
        <w:t xml:space="preserve"> and other plants, Monograph No. 7. </w:t>
      </w:r>
      <w:r w:rsidRPr="00FD0C09">
        <w:rPr>
          <w:rFonts w:ascii="Times New Roman" w:eastAsiaTheme="majorEastAsia" w:hAnsi="Times New Roman" w:cs="Times New Roman"/>
          <w:i/>
          <w:iCs/>
          <w:sz w:val="24"/>
          <w:szCs w:val="24"/>
        </w:rPr>
        <w:t xml:space="preserve">American </w:t>
      </w:r>
      <w:proofErr w:type="spellStart"/>
      <w:r w:rsidRPr="00FD0C09">
        <w:rPr>
          <w:rFonts w:ascii="Times New Roman" w:eastAsiaTheme="majorEastAsia" w:hAnsi="Times New Roman" w:cs="Times New Roman"/>
          <w:i/>
          <w:iCs/>
          <w:sz w:val="24"/>
          <w:szCs w:val="24"/>
        </w:rPr>
        <w:t>Phytopathological</w:t>
      </w:r>
      <w:proofErr w:type="spellEnd"/>
      <w:r w:rsidRPr="00FD0C09">
        <w:rPr>
          <w:rFonts w:ascii="Times New Roman" w:eastAsiaTheme="majorEastAsia" w:hAnsi="Times New Roman" w:cs="Times New Roman"/>
          <w:i/>
          <w:iCs/>
          <w:sz w:val="24"/>
          <w:szCs w:val="24"/>
        </w:rPr>
        <w:t xml:space="preserve"> Society;</w:t>
      </w:r>
      <w:r w:rsidRPr="00FD0C09">
        <w:rPr>
          <w:rFonts w:ascii="Times New Roman" w:eastAsiaTheme="majorEastAsia" w:hAnsi="Times New Roman" w:cs="Times New Roman"/>
          <w:sz w:val="24"/>
          <w:szCs w:val="24"/>
        </w:rPr>
        <w:t xml:space="preserve"> St. Paul (MN).</w:t>
      </w:r>
    </w:p>
    <w:p w14:paraId="5656BB35" w14:textId="74AF9EC0"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Brewster CC,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Allen JC.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1997</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Spatiotemporal model for studying insect dynamics in large-scale cropping systems. </w:t>
      </w:r>
      <w:r w:rsidRPr="00FD0C09">
        <w:rPr>
          <w:rFonts w:ascii="Times New Roman" w:eastAsiaTheme="majorEastAsia" w:hAnsi="Times New Roman" w:cs="Times New Roman"/>
          <w:i/>
          <w:iCs/>
          <w:sz w:val="24"/>
          <w:szCs w:val="24"/>
        </w:rPr>
        <w:t xml:space="preserve">Environ.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26:473–482.</w:t>
      </w:r>
    </w:p>
    <w:p w14:paraId="6071E4BE" w14:textId="7621D2D1"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Cici SZH,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Van Acker RC.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2011</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Relative freezing tolerance of facultative winter annual weeds. </w:t>
      </w:r>
      <w:r w:rsidRPr="00FD0C09">
        <w:rPr>
          <w:rFonts w:ascii="Times New Roman" w:eastAsiaTheme="majorEastAsia" w:hAnsi="Times New Roman" w:cs="Times New Roman"/>
          <w:i/>
          <w:iCs/>
          <w:sz w:val="24"/>
          <w:szCs w:val="24"/>
        </w:rPr>
        <w:t>Can. J. Plant Sci.</w:t>
      </w:r>
      <w:r w:rsidRPr="00FD0C09">
        <w:rPr>
          <w:rFonts w:ascii="Times New Roman" w:eastAsiaTheme="majorEastAsia" w:hAnsi="Times New Roman" w:cs="Times New Roman"/>
          <w:sz w:val="24"/>
          <w:szCs w:val="24"/>
        </w:rPr>
        <w:t xml:space="preserve"> 91:759–763.</w:t>
      </w:r>
    </w:p>
    <w:p w14:paraId="2CC692E9" w14:textId="3A2C2DFC" w:rsidR="00C338F1" w:rsidRPr="00FD0C09" w:rsidRDefault="00C338F1"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Chen LF &amp; Gilbertson RL. </w:t>
      </w:r>
      <w:r w:rsidR="00801CB0"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2016</w:t>
      </w:r>
      <w:r w:rsidR="00801CB0"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Transmission of </w:t>
      </w:r>
      <w:proofErr w:type="spellStart"/>
      <w:r w:rsidRPr="00FD0C09">
        <w:rPr>
          <w:rFonts w:ascii="Times New Roman" w:eastAsiaTheme="majorEastAsia" w:hAnsi="Times New Roman" w:cs="Times New Roman"/>
          <w:sz w:val="24"/>
          <w:szCs w:val="24"/>
        </w:rPr>
        <w:t>Curtoviruses</w:t>
      </w:r>
      <w:proofErr w:type="spellEnd"/>
      <w:r w:rsidRPr="00FD0C09">
        <w:rPr>
          <w:rFonts w:ascii="Times New Roman" w:eastAsiaTheme="majorEastAsia" w:hAnsi="Times New Roman" w:cs="Times New Roman"/>
          <w:sz w:val="24"/>
          <w:szCs w:val="24"/>
        </w:rPr>
        <w:t xml:space="preserve"> (Beet curly top virus) by the Beet leafhopper (</w:t>
      </w:r>
      <w:proofErr w:type="spellStart"/>
      <w:r w:rsidRPr="00FD0C09">
        <w:rPr>
          <w:rFonts w:ascii="Times New Roman" w:eastAsiaTheme="majorEastAsia" w:hAnsi="Times New Roman" w:cs="Times New Roman"/>
          <w:i/>
          <w:iCs/>
          <w:sz w:val="24"/>
          <w:szCs w:val="24"/>
        </w:rPr>
        <w:t>Circulifer</w:t>
      </w:r>
      <w:proofErr w:type="spellEnd"/>
      <w:r w:rsidRPr="00FD0C09">
        <w:rPr>
          <w:rFonts w:ascii="Times New Roman" w:eastAsiaTheme="majorEastAsia" w:hAnsi="Times New Roman" w:cs="Times New Roman"/>
          <w:i/>
          <w:iCs/>
          <w:sz w:val="24"/>
          <w:szCs w:val="24"/>
        </w:rPr>
        <w:t xml:space="preserve"> tenellus</w:t>
      </w:r>
      <w:r w:rsidRPr="00FD0C09">
        <w:rPr>
          <w:rFonts w:ascii="Times New Roman" w:eastAsiaTheme="majorEastAsia" w:hAnsi="Times New Roman" w:cs="Times New Roman"/>
          <w:sz w:val="24"/>
          <w:szCs w:val="24"/>
        </w:rPr>
        <w:t xml:space="preserve">). In: Brown, J. K. (ed.), </w:t>
      </w:r>
      <w:r w:rsidRPr="00FD0C09">
        <w:rPr>
          <w:rFonts w:ascii="Times New Roman" w:eastAsiaTheme="majorEastAsia" w:hAnsi="Times New Roman" w:cs="Times New Roman"/>
          <w:i/>
          <w:iCs/>
          <w:sz w:val="24"/>
          <w:szCs w:val="24"/>
        </w:rPr>
        <w:t>Vector-Mediated Transmission of Plant Pathogens</w:t>
      </w:r>
      <w:r w:rsidRPr="00FD0C09">
        <w:rPr>
          <w:rFonts w:ascii="Times New Roman" w:eastAsiaTheme="majorEastAsia" w:hAnsi="Times New Roman" w:cs="Times New Roman"/>
          <w:sz w:val="24"/>
          <w:szCs w:val="24"/>
        </w:rPr>
        <w:t xml:space="preserve">. The American </w:t>
      </w:r>
      <w:proofErr w:type="spellStart"/>
      <w:r w:rsidRPr="00FD0C09">
        <w:rPr>
          <w:rFonts w:ascii="Times New Roman" w:eastAsiaTheme="majorEastAsia" w:hAnsi="Times New Roman" w:cs="Times New Roman"/>
          <w:sz w:val="24"/>
          <w:szCs w:val="24"/>
        </w:rPr>
        <w:t>Phytopathological</w:t>
      </w:r>
      <w:proofErr w:type="spellEnd"/>
      <w:r w:rsidRPr="00FD0C09">
        <w:rPr>
          <w:rFonts w:ascii="Times New Roman" w:eastAsiaTheme="majorEastAsia" w:hAnsi="Times New Roman" w:cs="Times New Roman"/>
          <w:sz w:val="24"/>
          <w:szCs w:val="24"/>
        </w:rPr>
        <w:t xml:space="preserve"> Society, St. Paul, MN, pp. 243–262</w:t>
      </w:r>
    </w:p>
    <w:p w14:paraId="5049550E" w14:textId="34306126"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lastRenderedPageBreak/>
        <w:t xml:space="preserve">Cooper WR, Horton DR, Wildung MR,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2019</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Host and non-host 'whistle stops' for psyllids: molecular gut content analysis by high-throughput sequencing reveals landscape-level movements of </w:t>
      </w:r>
      <w:proofErr w:type="spellStart"/>
      <w:r w:rsidRPr="00FD0C09">
        <w:rPr>
          <w:rFonts w:ascii="Times New Roman" w:eastAsiaTheme="majorEastAsia" w:hAnsi="Times New Roman" w:cs="Times New Roman"/>
          <w:sz w:val="24"/>
          <w:szCs w:val="24"/>
        </w:rPr>
        <w:t>Psylloidea</w:t>
      </w:r>
      <w:proofErr w:type="spellEnd"/>
      <w:r w:rsidRPr="00FD0C09">
        <w:rPr>
          <w:rFonts w:ascii="Times New Roman" w:eastAsiaTheme="majorEastAsia" w:hAnsi="Times New Roman" w:cs="Times New Roman"/>
          <w:sz w:val="24"/>
          <w:szCs w:val="24"/>
        </w:rPr>
        <w:t xml:space="preserve"> (Hemiptera). </w:t>
      </w:r>
      <w:r w:rsidRPr="00FD0C09">
        <w:rPr>
          <w:rFonts w:ascii="Times New Roman" w:eastAsiaTheme="majorEastAsia" w:hAnsi="Times New Roman" w:cs="Times New Roman"/>
          <w:i/>
          <w:iCs/>
          <w:sz w:val="24"/>
          <w:szCs w:val="24"/>
        </w:rPr>
        <w:t xml:space="preserve">Environ.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48:603–613.</w:t>
      </w:r>
    </w:p>
    <w:p w14:paraId="0C9EBBF4" w14:textId="0AD4A0E0"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Cooper WR, Marshall AT, Foutz JJ,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2022</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Directed sequencing of plant specific DNA identifies the dietary history of four species of </w:t>
      </w:r>
      <w:proofErr w:type="spellStart"/>
      <w:r w:rsidRPr="00FD0C09">
        <w:rPr>
          <w:rFonts w:ascii="Times New Roman" w:eastAsiaTheme="majorEastAsia" w:hAnsi="Times New Roman" w:cs="Times New Roman"/>
          <w:sz w:val="24"/>
          <w:szCs w:val="24"/>
        </w:rPr>
        <w:t>Auchenorrhyncha</w:t>
      </w:r>
      <w:proofErr w:type="spellEnd"/>
      <w:r w:rsidRPr="00FD0C09">
        <w:rPr>
          <w:rFonts w:ascii="Times New Roman" w:eastAsiaTheme="majorEastAsia" w:hAnsi="Times New Roman" w:cs="Times New Roman"/>
          <w:sz w:val="24"/>
          <w:szCs w:val="24"/>
        </w:rPr>
        <w:t xml:space="preserve"> (Hemiptera). </w:t>
      </w:r>
      <w:r w:rsidRPr="00FD0C09">
        <w:rPr>
          <w:rFonts w:ascii="Times New Roman" w:eastAsiaTheme="majorEastAsia" w:hAnsi="Times New Roman" w:cs="Times New Roman"/>
          <w:i/>
          <w:iCs/>
          <w:sz w:val="24"/>
          <w:szCs w:val="24"/>
        </w:rPr>
        <w:t xml:space="preserve">Ann.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 Soc. Am.</w:t>
      </w:r>
      <w:r w:rsidRPr="00FD0C09">
        <w:rPr>
          <w:rFonts w:ascii="Times New Roman" w:eastAsiaTheme="majorEastAsia" w:hAnsi="Times New Roman" w:cs="Times New Roman"/>
          <w:sz w:val="24"/>
          <w:szCs w:val="24"/>
        </w:rPr>
        <w:t xml:space="preserve"> 115:275–284.</w:t>
      </w:r>
    </w:p>
    <w:p w14:paraId="32E27B8A" w14:textId="4470B5B4" w:rsidR="0074511A" w:rsidRPr="00FD0C09" w:rsidRDefault="0074511A" w:rsidP="00581467">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Cooper WR, Walker WB, </w:t>
      </w:r>
      <w:proofErr w:type="spellStart"/>
      <w:r w:rsidRPr="00FD0C09">
        <w:rPr>
          <w:rFonts w:ascii="Times New Roman" w:eastAsiaTheme="majorEastAsia" w:hAnsi="Times New Roman" w:cs="Times New Roman"/>
          <w:sz w:val="24"/>
          <w:szCs w:val="24"/>
        </w:rPr>
        <w:t>Angelella</w:t>
      </w:r>
      <w:proofErr w:type="spellEnd"/>
      <w:r w:rsidRPr="00FD0C09">
        <w:rPr>
          <w:rFonts w:ascii="Times New Roman" w:eastAsiaTheme="majorEastAsia" w:hAnsi="Times New Roman" w:cs="Times New Roman"/>
          <w:sz w:val="24"/>
          <w:szCs w:val="24"/>
        </w:rPr>
        <w:t xml:space="preserve"> GM,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2023</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Bacterial endosymbionts identified from leafhopper (Hemiptera: Cicadellidae) vectors of phytoplasmas. </w:t>
      </w:r>
      <w:r w:rsidRPr="00FD0C09">
        <w:rPr>
          <w:rFonts w:ascii="Times New Roman" w:eastAsiaTheme="majorEastAsia" w:hAnsi="Times New Roman" w:cs="Times New Roman"/>
          <w:i/>
          <w:iCs/>
          <w:sz w:val="24"/>
          <w:szCs w:val="24"/>
        </w:rPr>
        <w:t xml:space="preserve">Environ.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52:243–253.</w:t>
      </w:r>
    </w:p>
    <w:p w14:paraId="6B3B0D92" w14:textId="20447CEE" w:rsidR="00581467" w:rsidRPr="00FD0C09" w:rsidRDefault="00581467" w:rsidP="00581467">
      <w:pPr>
        <w:spacing w:after="0" w:line="480" w:lineRule="auto"/>
        <w:rPr>
          <w:rFonts w:ascii="Times New Roman" w:hAnsi="Times New Roman" w:cs="Times New Roman"/>
          <w:sz w:val="24"/>
          <w:szCs w:val="24"/>
        </w:rPr>
      </w:pPr>
      <w:r w:rsidRPr="00FD0C09">
        <w:rPr>
          <w:rFonts w:ascii="Times New Roman" w:hAnsi="Times New Roman" w:cs="Times New Roman"/>
          <w:sz w:val="24"/>
          <w:szCs w:val="24"/>
        </w:rPr>
        <w:t>Creamer R. (2020). Beet curly top virus transmission, epidemiology, and management</w:t>
      </w:r>
      <w:r w:rsidRPr="00FD0C09">
        <w:rPr>
          <w:rFonts w:ascii="Times New Roman" w:hAnsi="Times New Roman" w:cs="Times New Roman"/>
          <w:i/>
          <w:iCs/>
          <w:sz w:val="24"/>
          <w:szCs w:val="24"/>
        </w:rPr>
        <w:t>.</w:t>
      </w:r>
      <w:r w:rsidRPr="00FD0C09">
        <w:rPr>
          <w:rFonts w:ascii="Times New Roman" w:hAnsi="Times New Roman" w:cs="Times New Roman"/>
          <w:sz w:val="24"/>
          <w:szCs w:val="24"/>
        </w:rPr>
        <w:t xml:space="preserve"> In L. P. </w:t>
      </w:r>
    </w:p>
    <w:p w14:paraId="6E96C87F" w14:textId="02508B60" w:rsidR="00581467" w:rsidRPr="00FD0C09" w:rsidRDefault="00581467" w:rsidP="00801CB0">
      <w:pPr>
        <w:spacing w:after="0" w:line="480" w:lineRule="auto"/>
        <w:ind w:left="720"/>
        <w:rPr>
          <w:rFonts w:ascii="Times New Roman" w:hAnsi="Times New Roman" w:cs="Times New Roman"/>
          <w:sz w:val="24"/>
          <w:szCs w:val="24"/>
        </w:rPr>
      </w:pPr>
      <w:r w:rsidRPr="00FD0C09">
        <w:rPr>
          <w:rFonts w:ascii="Times New Roman" w:hAnsi="Times New Roman" w:cs="Times New Roman"/>
          <w:sz w:val="24"/>
          <w:szCs w:val="24"/>
        </w:rPr>
        <w:t xml:space="preserve">Awasthi (Ed.), Applied plant virology (pp. 521–527). </w:t>
      </w:r>
      <w:r w:rsidRPr="00FD0C09">
        <w:rPr>
          <w:rFonts w:ascii="Times New Roman" w:hAnsi="Times New Roman" w:cs="Times New Roman"/>
          <w:i/>
          <w:iCs/>
          <w:sz w:val="24"/>
          <w:szCs w:val="24"/>
        </w:rPr>
        <w:t>Academic Press.</w:t>
      </w:r>
      <w:r w:rsidRPr="00FD0C09">
        <w:rPr>
          <w:rFonts w:ascii="Times New Roman" w:hAnsi="Times New Roman" w:cs="Times New Roman"/>
          <w:sz w:val="24"/>
          <w:szCs w:val="24"/>
        </w:rPr>
        <w:t xml:space="preserve"> https://doi.org/10.1016/B978-0-12-818654-1.00037-2 </w:t>
      </w:r>
    </w:p>
    <w:p w14:paraId="21429365" w14:textId="637C1BFE" w:rsidR="0074511A" w:rsidRPr="00FD0C09" w:rsidRDefault="0074511A" w:rsidP="00581467">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Damos P.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2015</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Modular structure of web-based decision support systems for integrated pest management: a review. </w:t>
      </w:r>
      <w:r w:rsidRPr="00FD0C09">
        <w:rPr>
          <w:rFonts w:ascii="Times New Roman" w:eastAsiaTheme="majorEastAsia" w:hAnsi="Times New Roman" w:cs="Times New Roman"/>
          <w:i/>
          <w:iCs/>
          <w:sz w:val="24"/>
          <w:szCs w:val="24"/>
        </w:rPr>
        <w:t>Agron. Sustain. Dev.</w:t>
      </w:r>
      <w:r w:rsidRPr="00FD0C09">
        <w:rPr>
          <w:rFonts w:ascii="Times New Roman" w:eastAsiaTheme="majorEastAsia" w:hAnsi="Times New Roman" w:cs="Times New Roman"/>
          <w:sz w:val="24"/>
          <w:szCs w:val="24"/>
        </w:rPr>
        <w:t xml:space="preserve"> 35:1347–1372.</w:t>
      </w:r>
    </w:p>
    <w:p w14:paraId="6BD6C17B" w14:textId="69BFD517"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Douglass JR,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Hallock HC.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1957</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Relative importance of various host plants of the beet leafhopper in southern Idaho. USDA Technical Bull. 1155.</w:t>
      </w:r>
    </w:p>
    <w:p w14:paraId="6D74FEF1" w14:textId="30336C35" w:rsidR="00E12724" w:rsidRPr="00224063" w:rsidRDefault="00E12724" w:rsidP="00B81B66">
      <w:pPr>
        <w:spacing w:after="0" w:line="480" w:lineRule="auto"/>
        <w:ind w:left="720" w:hanging="720"/>
        <w:rPr>
          <w:rFonts w:ascii="Times New Roman" w:eastAsiaTheme="majorEastAsia" w:hAnsi="Times New Roman" w:cs="Times New Roman"/>
          <w:sz w:val="24"/>
          <w:szCs w:val="24"/>
          <w:lang w:val="es-ES"/>
        </w:rPr>
      </w:pPr>
      <w:r w:rsidRPr="00FD0C09">
        <w:rPr>
          <w:rFonts w:ascii="Times New Roman" w:eastAsiaTheme="majorEastAsia" w:hAnsi="Times New Roman" w:cs="Times New Roman"/>
          <w:sz w:val="24"/>
          <w:szCs w:val="24"/>
        </w:rPr>
        <w:t xml:space="preserve">Foutz JJ, Wagstaff C, Cooper WR,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2025</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Weeding them out: identifying non-crop hosts and sources of infectious beet leafhopper, </w:t>
      </w:r>
      <w:proofErr w:type="spellStart"/>
      <w:r w:rsidRPr="00FD0C09">
        <w:rPr>
          <w:rFonts w:ascii="Times New Roman" w:eastAsiaTheme="majorEastAsia" w:hAnsi="Times New Roman" w:cs="Times New Roman"/>
          <w:i/>
          <w:iCs/>
          <w:sz w:val="24"/>
          <w:szCs w:val="24"/>
        </w:rPr>
        <w:t>Neoaliturus</w:t>
      </w:r>
      <w:proofErr w:type="spellEnd"/>
      <w:r w:rsidRPr="00FD0C09">
        <w:rPr>
          <w:rFonts w:ascii="Times New Roman" w:eastAsiaTheme="majorEastAsia" w:hAnsi="Times New Roman" w:cs="Times New Roman"/>
          <w:i/>
          <w:iCs/>
          <w:sz w:val="24"/>
          <w:szCs w:val="24"/>
        </w:rPr>
        <w:t xml:space="preserve"> tenellus</w:t>
      </w:r>
      <w:r w:rsidRPr="00FD0C09">
        <w:rPr>
          <w:rFonts w:ascii="Times New Roman" w:eastAsiaTheme="majorEastAsia" w:hAnsi="Times New Roman" w:cs="Times New Roman"/>
          <w:sz w:val="24"/>
          <w:szCs w:val="24"/>
        </w:rPr>
        <w:t xml:space="preserve"> (Hemiptera: Cicadellidae), in the Columbia River Basin. </w:t>
      </w:r>
      <w:proofErr w:type="spellStart"/>
      <w:r w:rsidRPr="00224063">
        <w:rPr>
          <w:rFonts w:ascii="Times New Roman" w:eastAsiaTheme="majorEastAsia" w:hAnsi="Times New Roman" w:cs="Times New Roman"/>
          <w:i/>
          <w:iCs/>
          <w:sz w:val="24"/>
          <w:szCs w:val="24"/>
          <w:lang w:val="es-ES"/>
        </w:rPr>
        <w:t>Environ</w:t>
      </w:r>
      <w:proofErr w:type="spellEnd"/>
      <w:r w:rsidRPr="00224063">
        <w:rPr>
          <w:rFonts w:ascii="Times New Roman" w:eastAsiaTheme="majorEastAsia" w:hAnsi="Times New Roman" w:cs="Times New Roman"/>
          <w:i/>
          <w:iCs/>
          <w:sz w:val="24"/>
          <w:szCs w:val="24"/>
          <w:lang w:val="es-ES"/>
        </w:rPr>
        <w:t xml:space="preserve">. </w:t>
      </w:r>
      <w:proofErr w:type="spellStart"/>
      <w:r w:rsidRPr="00224063">
        <w:rPr>
          <w:rFonts w:ascii="Times New Roman" w:eastAsiaTheme="majorEastAsia" w:hAnsi="Times New Roman" w:cs="Times New Roman"/>
          <w:i/>
          <w:iCs/>
          <w:sz w:val="24"/>
          <w:szCs w:val="24"/>
          <w:lang w:val="es-ES"/>
        </w:rPr>
        <w:t>Entomol</w:t>
      </w:r>
      <w:proofErr w:type="spellEnd"/>
      <w:r w:rsidRPr="00224063">
        <w:rPr>
          <w:rFonts w:ascii="Times New Roman" w:eastAsiaTheme="majorEastAsia" w:hAnsi="Times New Roman" w:cs="Times New Roman"/>
          <w:i/>
          <w:iCs/>
          <w:sz w:val="24"/>
          <w:szCs w:val="24"/>
          <w:lang w:val="es-ES"/>
        </w:rPr>
        <w:t>.</w:t>
      </w:r>
      <w:r w:rsidRPr="00224063">
        <w:rPr>
          <w:rFonts w:ascii="Times New Roman" w:eastAsiaTheme="majorEastAsia" w:hAnsi="Times New Roman" w:cs="Times New Roman"/>
          <w:sz w:val="24"/>
          <w:szCs w:val="24"/>
          <w:lang w:val="es-ES"/>
        </w:rPr>
        <w:t xml:space="preserve"> https://doi.org/10.1093/aesa/saaf022</w:t>
      </w:r>
    </w:p>
    <w:p w14:paraId="38D1ADE7" w14:textId="71938F42" w:rsidR="00E12724" w:rsidRPr="00FD0C09" w:rsidRDefault="0074511A" w:rsidP="00B81B66">
      <w:pPr>
        <w:spacing w:after="0" w:line="480" w:lineRule="auto"/>
        <w:ind w:left="720" w:hanging="720"/>
        <w:rPr>
          <w:rFonts w:ascii="Times New Roman" w:eastAsiaTheme="majorEastAsia" w:hAnsi="Times New Roman" w:cs="Times New Roman"/>
          <w:sz w:val="24"/>
          <w:szCs w:val="24"/>
        </w:rPr>
      </w:pPr>
      <w:proofErr w:type="spellStart"/>
      <w:r w:rsidRPr="00224063">
        <w:rPr>
          <w:rFonts w:ascii="Times New Roman" w:eastAsiaTheme="majorEastAsia" w:hAnsi="Times New Roman" w:cs="Times New Roman"/>
          <w:sz w:val="24"/>
          <w:szCs w:val="24"/>
          <w:lang w:val="es-ES"/>
        </w:rPr>
        <w:t>Frantz</w:t>
      </w:r>
      <w:proofErr w:type="spellEnd"/>
      <w:r w:rsidRPr="00224063">
        <w:rPr>
          <w:rFonts w:ascii="Times New Roman" w:eastAsiaTheme="majorEastAsia" w:hAnsi="Times New Roman" w:cs="Times New Roman"/>
          <w:sz w:val="24"/>
          <w:szCs w:val="24"/>
          <w:lang w:val="es-ES"/>
        </w:rPr>
        <w:t xml:space="preserve"> R, </w:t>
      </w:r>
      <w:proofErr w:type="spellStart"/>
      <w:r w:rsidRPr="00224063">
        <w:rPr>
          <w:rFonts w:ascii="Times New Roman" w:eastAsiaTheme="majorEastAsia" w:hAnsi="Times New Roman" w:cs="Times New Roman"/>
          <w:sz w:val="24"/>
          <w:szCs w:val="24"/>
          <w:lang w:val="es-ES"/>
        </w:rPr>
        <w:t>Nischwitz</w:t>
      </w:r>
      <w:proofErr w:type="spellEnd"/>
      <w:r w:rsidRPr="00224063">
        <w:rPr>
          <w:rFonts w:ascii="Times New Roman" w:eastAsiaTheme="majorEastAsia" w:hAnsi="Times New Roman" w:cs="Times New Roman"/>
          <w:sz w:val="24"/>
          <w:szCs w:val="24"/>
          <w:lang w:val="es-ES"/>
        </w:rPr>
        <w:t xml:space="preserve"> C, Compton T,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2023</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Modeling the spread of curly top disease in tomatoes. </w:t>
      </w:r>
      <w:r w:rsidRPr="00FD0C09">
        <w:rPr>
          <w:rFonts w:ascii="Times New Roman" w:eastAsiaTheme="majorEastAsia" w:hAnsi="Times New Roman" w:cs="Times New Roman"/>
          <w:i/>
          <w:iCs/>
          <w:sz w:val="24"/>
          <w:szCs w:val="24"/>
        </w:rPr>
        <w:t xml:space="preserve">Lett. </w:t>
      </w:r>
      <w:proofErr w:type="spellStart"/>
      <w:r w:rsidRPr="00FD0C09">
        <w:rPr>
          <w:rFonts w:ascii="Times New Roman" w:eastAsiaTheme="majorEastAsia" w:hAnsi="Times New Roman" w:cs="Times New Roman"/>
          <w:i/>
          <w:iCs/>
          <w:sz w:val="24"/>
          <w:szCs w:val="24"/>
        </w:rPr>
        <w:t>Biomath</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10:53–61.</w:t>
      </w:r>
    </w:p>
    <w:p w14:paraId="6F0B83A4" w14:textId="4315807F"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Galinato SP.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2019 cost estimates of producing fresh and processing potatoes in Washington. Washington State University Extension; 67E.</w:t>
      </w:r>
    </w:p>
    <w:p w14:paraId="0A388F4C" w14:textId="602D06CB" w:rsidR="00C338F1" w:rsidRPr="00FD0C09" w:rsidRDefault="00C338F1" w:rsidP="00B81B66">
      <w:pPr>
        <w:spacing w:after="0" w:line="480" w:lineRule="auto"/>
        <w:ind w:left="720" w:hanging="720"/>
        <w:rPr>
          <w:rFonts w:ascii="Times New Roman" w:eastAsiaTheme="majorEastAsia" w:hAnsi="Times New Roman" w:cs="Times New Roman"/>
          <w:sz w:val="24"/>
          <w:szCs w:val="24"/>
        </w:rPr>
      </w:pPr>
      <w:proofErr w:type="spellStart"/>
      <w:r w:rsidRPr="005C2F88">
        <w:rPr>
          <w:rFonts w:ascii="Times New Roman" w:eastAsiaTheme="majorEastAsia" w:hAnsi="Times New Roman" w:cs="Times New Roman"/>
          <w:sz w:val="24"/>
          <w:szCs w:val="24"/>
          <w:lang w:val="es-ES"/>
        </w:rPr>
        <w:lastRenderedPageBreak/>
        <w:t>Giladi</w:t>
      </w:r>
      <w:proofErr w:type="spellEnd"/>
      <w:r w:rsidRPr="005C2F88">
        <w:rPr>
          <w:rFonts w:ascii="Times New Roman" w:eastAsiaTheme="majorEastAsia" w:hAnsi="Times New Roman" w:cs="Times New Roman"/>
          <w:sz w:val="24"/>
          <w:szCs w:val="24"/>
          <w:lang w:val="es-ES"/>
        </w:rPr>
        <w:t xml:space="preserve"> Y, Hadad L, Luria N, </w:t>
      </w:r>
      <w:r w:rsidR="00801CB0" w:rsidRPr="005C2F88">
        <w:rPr>
          <w:rFonts w:ascii="Times New Roman" w:eastAsiaTheme="majorEastAsia" w:hAnsi="Times New Roman" w:cs="Times New Roman"/>
          <w:sz w:val="24"/>
          <w:szCs w:val="24"/>
          <w:lang w:val="es-ES"/>
        </w:rPr>
        <w:t>et al.</w:t>
      </w:r>
      <w:r w:rsidRPr="005C2F88">
        <w:rPr>
          <w:rFonts w:ascii="Times New Roman" w:eastAsiaTheme="majorEastAsia" w:hAnsi="Times New Roman" w:cs="Times New Roman"/>
          <w:sz w:val="24"/>
          <w:szCs w:val="24"/>
          <w:lang w:val="es-ES"/>
        </w:rPr>
        <w:t xml:space="preserve"> </w:t>
      </w:r>
      <w:r w:rsidRPr="00FD0C09">
        <w:rPr>
          <w:rFonts w:ascii="Times New Roman" w:eastAsiaTheme="majorEastAsia" w:hAnsi="Times New Roman" w:cs="Times New Roman"/>
          <w:sz w:val="24"/>
          <w:szCs w:val="24"/>
        </w:rPr>
        <w:t>(20</w:t>
      </w:r>
      <w:r w:rsidR="00B0354B" w:rsidRPr="00FD0C09">
        <w:rPr>
          <w:rFonts w:ascii="Times New Roman" w:eastAsiaTheme="majorEastAsia" w:hAnsi="Times New Roman" w:cs="Times New Roman"/>
          <w:sz w:val="24"/>
          <w:szCs w:val="24"/>
        </w:rPr>
        <w:t>20</w:t>
      </w:r>
      <w:r w:rsidRPr="00FD0C09">
        <w:rPr>
          <w:rFonts w:ascii="Times New Roman" w:eastAsiaTheme="majorEastAsia" w:hAnsi="Times New Roman" w:cs="Times New Roman"/>
          <w:sz w:val="24"/>
          <w:szCs w:val="24"/>
        </w:rPr>
        <w:t xml:space="preserve">). First Report of Beet Curly Top Virus Infecting Cannabis </w:t>
      </w:r>
      <w:proofErr w:type="gramStart"/>
      <w:r w:rsidRPr="00FD0C09">
        <w:rPr>
          <w:rFonts w:ascii="Times New Roman" w:eastAsiaTheme="majorEastAsia" w:hAnsi="Times New Roman" w:cs="Times New Roman"/>
          <w:sz w:val="24"/>
          <w:szCs w:val="24"/>
        </w:rPr>
        <w:t>sativa</w:t>
      </w:r>
      <w:proofErr w:type="gramEnd"/>
      <w:r w:rsidRPr="00FD0C09">
        <w:rPr>
          <w:rFonts w:ascii="Times New Roman" w:eastAsiaTheme="majorEastAsia" w:hAnsi="Times New Roman" w:cs="Times New Roman"/>
          <w:sz w:val="24"/>
          <w:szCs w:val="24"/>
        </w:rPr>
        <w:t xml:space="preserve"> L., in Western Colorado. </w:t>
      </w:r>
      <w:r w:rsidRPr="00FD0C09">
        <w:rPr>
          <w:rFonts w:ascii="Times New Roman" w:eastAsiaTheme="majorEastAsia" w:hAnsi="Times New Roman" w:cs="Times New Roman"/>
          <w:i/>
          <w:iCs/>
          <w:sz w:val="24"/>
          <w:szCs w:val="24"/>
        </w:rPr>
        <w:t>Plant Disease.</w:t>
      </w:r>
      <w:r w:rsidRPr="00FD0C09">
        <w:rPr>
          <w:rFonts w:ascii="Times New Roman" w:eastAsiaTheme="majorEastAsia" w:hAnsi="Times New Roman" w:cs="Times New Roman"/>
          <w:sz w:val="24"/>
          <w:szCs w:val="24"/>
        </w:rPr>
        <w:t xml:space="preserve"> 104. 10.1094/PDIS-08-19-1656-PDN.</w:t>
      </w:r>
    </w:p>
    <w:p w14:paraId="3648F7E1" w14:textId="3A6856BD" w:rsidR="0074511A" w:rsidRPr="00FD0C09" w:rsidRDefault="0074511A"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Gutiérrez </w:t>
      </w:r>
      <w:proofErr w:type="spellStart"/>
      <w:r w:rsidRPr="00FD0C09">
        <w:rPr>
          <w:rFonts w:ascii="Times New Roman" w:eastAsiaTheme="majorEastAsia" w:hAnsi="Times New Roman" w:cs="Times New Roman"/>
          <w:sz w:val="24"/>
          <w:szCs w:val="24"/>
        </w:rPr>
        <w:t>Illán</w:t>
      </w:r>
      <w:proofErr w:type="spellEnd"/>
      <w:r w:rsidRPr="00FD0C09">
        <w:rPr>
          <w:rFonts w:ascii="Times New Roman" w:eastAsiaTheme="majorEastAsia" w:hAnsi="Times New Roman" w:cs="Times New Roman"/>
          <w:sz w:val="24"/>
          <w:szCs w:val="24"/>
        </w:rPr>
        <w:t xml:space="preserve"> J, Bloom EH, </w:t>
      </w:r>
      <w:proofErr w:type="spellStart"/>
      <w:r w:rsidRPr="00FD0C09">
        <w:rPr>
          <w:rFonts w:ascii="Times New Roman" w:eastAsiaTheme="majorEastAsia" w:hAnsi="Times New Roman" w:cs="Times New Roman"/>
          <w:sz w:val="24"/>
          <w:szCs w:val="24"/>
        </w:rPr>
        <w:t>Wohleb</w:t>
      </w:r>
      <w:proofErr w:type="spellEnd"/>
      <w:r w:rsidRPr="00FD0C09">
        <w:rPr>
          <w:rFonts w:ascii="Times New Roman" w:eastAsiaTheme="majorEastAsia" w:hAnsi="Times New Roman" w:cs="Times New Roman"/>
          <w:sz w:val="24"/>
          <w:szCs w:val="24"/>
        </w:rPr>
        <w:t xml:space="preserve"> CH,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Landscape structure and climate drive population dynamics of an insect vector within intensely managed agroecosystems. </w:t>
      </w:r>
      <w:r w:rsidRPr="00FD0C09">
        <w:rPr>
          <w:rFonts w:ascii="Times New Roman" w:eastAsiaTheme="majorEastAsia" w:hAnsi="Times New Roman" w:cs="Times New Roman"/>
          <w:i/>
          <w:iCs/>
          <w:sz w:val="24"/>
          <w:szCs w:val="24"/>
        </w:rPr>
        <w:t>Ecol. Appl.</w:t>
      </w:r>
      <w:r w:rsidRPr="00FD0C09">
        <w:rPr>
          <w:rFonts w:ascii="Times New Roman" w:eastAsiaTheme="majorEastAsia" w:hAnsi="Times New Roman" w:cs="Times New Roman"/>
          <w:sz w:val="24"/>
          <w:szCs w:val="24"/>
        </w:rPr>
        <w:t xml:space="preserve"> 30:e02056.</w:t>
      </w:r>
    </w:p>
    <w:p w14:paraId="4840E62F" w14:textId="65FEE5CC" w:rsidR="007B6456" w:rsidRPr="00FD0C09" w:rsidRDefault="007B6456"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Gutiérrez-López R, Bourret V,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Loiseau C.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Is host selection by mosquitoes driving vector specificity of parasites? A review on the avian malaria model. </w:t>
      </w:r>
      <w:r w:rsidRPr="00FD0C09">
        <w:rPr>
          <w:rFonts w:ascii="Times New Roman" w:eastAsiaTheme="majorEastAsia" w:hAnsi="Times New Roman" w:cs="Times New Roman"/>
          <w:i/>
          <w:iCs/>
          <w:sz w:val="24"/>
          <w:szCs w:val="24"/>
        </w:rPr>
        <w:t>Front. Ecol. Evol.</w:t>
      </w:r>
      <w:r w:rsidRPr="00FD0C09">
        <w:rPr>
          <w:rFonts w:ascii="Times New Roman" w:eastAsiaTheme="majorEastAsia" w:hAnsi="Times New Roman" w:cs="Times New Roman"/>
          <w:sz w:val="24"/>
          <w:szCs w:val="24"/>
        </w:rPr>
        <w:t xml:space="preserve"> 8:569230. https://doi.org/10.3389/fevo.2020.569230.</w:t>
      </w:r>
    </w:p>
    <w:p w14:paraId="25F19188" w14:textId="07380D8D" w:rsidR="007B6456" w:rsidRPr="00FD0C09" w:rsidRDefault="007B6456" w:rsidP="00B81B66">
      <w:pPr>
        <w:spacing w:after="0" w:line="480" w:lineRule="auto"/>
        <w:ind w:left="720" w:hanging="720"/>
        <w:rPr>
          <w:rFonts w:ascii="Times New Roman" w:eastAsiaTheme="majorEastAsia" w:hAnsi="Times New Roman" w:cs="Times New Roman"/>
          <w:sz w:val="24"/>
          <w:szCs w:val="24"/>
        </w:rPr>
      </w:pPr>
      <w:r w:rsidRPr="00224063">
        <w:rPr>
          <w:rFonts w:ascii="Times New Roman" w:eastAsiaTheme="majorEastAsia" w:hAnsi="Times New Roman" w:cs="Times New Roman"/>
          <w:sz w:val="24"/>
          <w:szCs w:val="24"/>
          <w:lang w:val="es-ES"/>
        </w:rPr>
        <w:t xml:space="preserve">Han J, Cui M, </w:t>
      </w:r>
      <w:proofErr w:type="spellStart"/>
      <w:r w:rsidRPr="00224063">
        <w:rPr>
          <w:rFonts w:ascii="Times New Roman" w:eastAsiaTheme="majorEastAsia" w:hAnsi="Times New Roman" w:cs="Times New Roman"/>
          <w:sz w:val="24"/>
          <w:szCs w:val="24"/>
          <w:lang w:val="es-ES"/>
        </w:rPr>
        <w:t>Withycombe</w:t>
      </w:r>
      <w:proofErr w:type="spellEnd"/>
      <w:r w:rsidRPr="00224063">
        <w:rPr>
          <w:rFonts w:ascii="Times New Roman" w:eastAsiaTheme="majorEastAsia" w:hAnsi="Times New Roman" w:cs="Times New Roman"/>
          <w:sz w:val="24"/>
          <w:szCs w:val="24"/>
          <w:lang w:val="es-ES"/>
        </w:rPr>
        <w:t xml:space="preserve"> J,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2024</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Beet curly top virus affects vector biology: the first transcriptome analysis of the beet leafhopper. </w:t>
      </w:r>
      <w:r w:rsidRPr="00FD0C09">
        <w:rPr>
          <w:rFonts w:ascii="Times New Roman" w:eastAsiaTheme="majorEastAsia" w:hAnsi="Times New Roman" w:cs="Times New Roman"/>
          <w:i/>
          <w:iCs/>
          <w:sz w:val="24"/>
          <w:szCs w:val="24"/>
        </w:rPr>
        <w:t xml:space="preserve">J. Genet. </w:t>
      </w:r>
      <w:proofErr w:type="spellStart"/>
      <w:r w:rsidRPr="00FD0C09">
        <w:rPr>
          <w:rFonts w:ascii="Times New Roman" w:eastAsiaTheme="majorEastAsia" w:hAnsi="Times New Roman" w:cs="Times New Roman"/>
          <w:i/>
          <w:iCs/>
          <w:sz w:val="24"/>
          <w:szCs w:val="24"/>
        </w:rPr>
        <w:t>Virol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105:7.</w:t>
      </w:r>
    </w:p>
    <w:p w14:paraId="61030D18" w14:textId="1F700A29" w:rsidR="0074511A"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Harveson RM.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2015</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Beet curly top: America’s first serious disease of sugar beets. </w:t>
      </w:r>
      <w:r w:rsidRPr="00FD0C09">
        <w:rPr>
          <w:rFonts w:ascii="Times New Roman" w:eastAsiaTheme="majorEastAsia" w:hAnsi="Times New Roman" w:cs="Times New Roman"/>
          <w:i/>
          <w:iCs/>
          <w:sz w:val="24"/>
          <w:szCs w:val="24"/>
        </w:rPr>
        <w:t>APS Features</w:t>
      </w:r>
      <w:r w:rsidRPr="00FD0C09">
        <w:rPr>
          <w:rFonts w:ascii="Times New Roman" w:eastAsiaTheme="majorEastAsia" w:hAnsi="Times New Roman" w:cs="Times New Roman"/>
          <w:sz w:val="24"/>
          <w:szCs w:val="24"/>
        </w:rPr>
        <w:t>. https://www.apsnet.org/edcenter/apsnetfeatures/Pages/CurlyTop.aspx.</w:t>
      </w:r>
    </w:p>
    <w:p w14:paraId="40352400" w14:textId="568F4FA0"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Heck M.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2018</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Insect transmission of plant pathogens: a systems biology perspective. </w:t>
      </w:r>
      <w:proofErr w:type="spellStart"/>
      <w:r w:rsidRPr="00FD0C09">
        <w:rPr>
          <w:rFonts w:ascii="Times New Roman" w:eastAsiaTheme="majorEastAsia" w:hAnsi="Times New Roman" w:cs="Times New Roman"/>
          <w:i/>
          <w:iCs/>
          <w:sz w:val="24"/>
          <w:szCs w:val="24"/>
        </w:rPr>
        <w:t>mSystems</w:t>
      </w:r>
      <w:proofErr w:type="spellEnd"/>
      <w:r w:rsidRPr="00FD0C09">
        <w:rPr>
          <w:rFonts w:ascii="Times New Roman" w:eastAsiaTheme="majorEastAsia" w:hAnsi="Times New Roman" w:cs="Times New Roman"/>
          <w:sz w:val="24"/>
          <w:szCs w:val="24"/>
        </w:rPr>
        <w:t>. 3:e00168-17. https://doi.org/10.1128/mSystems.00168-17.</w:t>
      </w:r>
    </w:p>
    <w:p w14:paraId="21EEF556" w14:textId="7285940C"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Horton DR, Cooper WR, Grimm KS,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2018</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The beet leafhopper odyssey in North America: a brief overview. </w:t>
      </w:r>
      <w:r w:rsidRPr="00FD0C09">
        <w:rPr>
          <w:rFonts w:ascii="Times New Roman" w:eastAsiaTheme="majorEastAsia" w:hAnsi="Times New Roman" w:cs="Times New Roman"/>
          <w:i/>
          <w:iCs/>
          <w:sz w:val="24"/>
          <w:szCs w:val="24"/>
        </w:rPr>
        <w:t>Potato Prog.</w:t>
      </w:r>
      <w:r w:rsidRPr="00FD0C09">
        <w:rPr>
          <w:rFonts w:ascii="Times New Roman" w:eastAsiaTheme="majorEastAsia" w:hAnsi="Times New Roman" w:cs="Times New Roman"/>
          <w:sz w:val="24"/>
          <w:szCs w:val="24"/>
        </w:rPr>
        <w:t xml:space="preserve"> 18:1.</w:t>
      </w:r>
    </w:p>
    <w:p w14:paraId="1395E3BB" w14:textId="521B1670" w:rsidR="00112EC7" w:rsidRPr="00224063" w:rsidRDefault="00112EC7" w:rsidP="00B81B66">
      <w:pPr>
        <w:spacing w:after="0" w:line="480" w:lineRule="auto"/>
        <w:ind w:left="720" w:hanging="720"/>
        <w:rPr>
          <w:rFonts w:ascii="Times New Roman" w:eastAsiaTheme="majorEastAsia" w:hAnsi="Times New Roman" w:cs="Times New Roman"/>
          <w:sz w:val="24"/>
          <w:szCs w:val="24"/>
          <w:lang w:val="es-ES"/>
        </w:rPr>
      </w:pPr>
      <w:r w:rsidRPr="00FD0C09">
        <w:rPr>
          <w:rFonts w:ascii="Times New Roman" w:eastAsiaTheme="majorEastAsia" w:hAnsi="Times New Roman" w:cs="Times New Roman"/>
          <w:sz w:val="24"/>
          <w:szCs w:val="24"/>
        </w:rPr>
        <w:t xml:space="preserve">Knowlton GF.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1929</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Studies on the morphology of the beet leafhopper. </w:t>
      </w:r>
      <w:proofErr w:type="spellStart"/>
      <w:r w:rsidRPr="00224063">
        <w:rPr>
          <w:rFonts w:ascii="Times New Roman" w:eastAsiaTheme="majorEastAsia" w:hAnsi="Times New Roman" w:cs="Times New Roman"/>
          <w:sz w:val="24"/>
          <w:szCs w:val="24"/>
          <w:lang w:val="es-ES"/>
        </w:rPr>
        <w:t>Bulletin</w:t>
      </w:r>
      <w:proofErr w:type="spellEnd"/>
      <w:r w:rsidRPr="00224063">
        <w:rPr>
          <w:rFonts w:ascii="Times New Roman" w:eastAsiaTheme="majorEastAsia" w:hAnsi="Times New Roman" w:cs="Times New Roman"/>
          <w:sz w:val="24"/>
          <w:szCs w:val="24"/>
          <w:lang w:val="es-ES"/>
        </w:rPr>
        <w:t xml:space="preserve"> No. 212.</w:t>
      </w:r>
    </w:p>
    <w:p w14:paraId="4D47FDBB" w14:textId="2DF79359"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224063">
        <w:rPr>
          <w:rFonts w:ascii="Times New Roman" w:eastAsiaTheme="majorEastAsia" w:hAnsi="Times New Roman" w:cs="Times New Roman"/>
          <w:sz w:val="24"/>
          <w:szCs w:val="24"/>
          <w:lang w:val="es-ES"/>
        </w:rPr>
        <w:t>Koinuma</w:t>
      </w:r>
      <w:proofErr w:type="spellEnd"/>
      <w:r w:rsidRPr="00224063">
        <w:rPr>
          <w:rFonts w:ascii="Times New Roman" w:eastAsiaTheme="majorEastAsia" w:hAnsi="Times New Roman" w:cs="Times New Roman"/>
          <w:sz w:val="24"/>
          <w:szCs w:val="24"/>
          <w:lang w:val="es-ES"/>
        </w:rPr>
        <w:t xml:space="preserve"> H, </w:t>
      </w:r>
      <w:proofErr w:type="spellStart"/>
      <w:r w:rsidRPr="00224063">
        <w:rPr>
          <w:rFonts w:ascii="Times New Roman" w:eastAsiaTheme="majorEastAsia" w:hAnsi="Times New Roman" w:cs="Times New Roman"/>
          <w:sz w:val="24"/>
          <w:szCs w:val="24"/>
          <w:lang w:val="es-ES"/>
        </w:rPr>
        <w:t>Maejima</w:t>
      </w:r>
      <w:proofErr w:type="spellEnd"/>
      <w:r w:rsidRPr="00224063">
        <w:rPr>
          <w:rFonts w:ascii="Times New Roman" w:eastAsiaTheme="majorEastAsia" w:hAnsi="Times New Roman" w:cs="Times New Roman"/>
          <w:sz w:val="24"/>
          <w:szCs w:val="24"/>
          <w:lang w:val="es-ES"/>
        </w:rPr>
        <w:t xml:space="preserve"> K, </w:t>
      </w:r>
      <w:proofErr w:type="spellStart"/>
      <w:r w:rsidRPr="00224063">
        <w:rPr>
          <w:rFonts w:ascii="Times New Roman" w:eastAsiaTheme="majorEastAsia" w:hAnsi="Times New Roman" w:cs="Times New Roman"/>
          <w:sz w:val="24"/>
          <w:szCs w:val="24"/>
          <w:lang w:val="es-ES"/>
        </w:rPr>
        <w:t>Tokuda</w:t>
      </w:r>
      <w:proofErr w:type="spellEnd"/>
      <w:r w:rsidRPr="00224063">
        <w:rPr>
          <w:rFonts w:ascii="Times New Roman" w:eastAsiaTheme="majorEastAsia" w:hAnsi="Times New Roman" w:cs="Times New Roman"/>
          <w:sz w:val="24"/>
          <w:szCs w:val="24"/>
          <w:lang w:val="es-ES"/>
        </w:rPr>
        <w:t xml:space="preserve"> R,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Spatiotemporal dynamics and quantitative analysis of phytoplasmas in insect vectors. </w:t>
      </w:r>
      <w:r w:rsidRPr="00FD0C09">
        <w:rPr>
          <w:rFonts w:ascii="Times New Roman" w:eastAsiaTheme="majorEastAsia" w:hAnsi="Times New Roman" w:cs="Times New Roman"/>
          <w:i/>
          <w:iCs/>
          <w:sz w:val="24"/>
          <w:szCs w:val="24"/>
        </w:rPr>
        <w:t>Sci. Rep.</w:t>
      </w:r>
      <w:r w:rsidRPr="00FD0C09">
        <w:rPr>
          <w:rFonts w:ascii="Times New Roman" w:eastAsiaTheme="majorEastAsia" w:hAnsi="Times New Roman" w:cs="Times New Roman"/>
          <w:sz w:val="24"/>
          <w:szCs w:val="24"/>
        </w:rPr>
        <w:t xml:space="preserve"> 10:4291. </w:t>
      </w:r>
      <w:r w:rsidR="009B1D40" w:rsidRPr="00FD0C09">
        <w:rPr>
          <w:rFonts w:ascii="Times New Roman" w:eastAsiaTheme="majorEastAsia" w:hAnsi="Times New Roman" w:cs="Times New Roman"/>
          <w:sz w:val="24"/>
          <w:szCs w:val="24"/>
        </w:rPr>
        <w:t>https://doi.org/10.1038/s41598-020-61042-x</w:t>
      </w:r>
      <w:r w:rsidRPr="00FD0C09">
        <w:rPr>
          <w:rFonts w:ascii="Times New Roman" w:eastAsiaTheme="majorEastAsia" w:hAnsi="Times New Roman" w:cs="Times New Roman"/>
          <w:sz w:val="24"/>
          <w:szCs w:val="24"/>
        </w:rPr>
        <w:t>.</w:t>
      </w:r>
    </w:p>
    <w:p w14:paraId="6FC3FA1C" w14:textId="3C27142F" w:rsidR="009B1D40" w:rsidRPr="00FD0C09" w:rsidRDefault="009B1D40" w:rsidP="009B1D40">
      <w:pPr>
        <w:spacing w:after="0" w:line="480" w:lineRule="auto"/>
        <w:ind w:left="720" w:hanging="720"/>
        <w:rPr>
          <w:rFonts w:ascii="Times New Roman" w:eastAsiaTheme="majorEastAsia" w:hAnsi="Times New Roman" w:cs="Times New Roman"/>
          <w:sz w:val="24"/>
          <w:szCs w:val="24"/>
        </w:rPr>
      </w:pPr>
      <w:r w:rsidRPr="00FD0C09">
        <w:rPr>
          <w:rFonts w:ascii="Times New Roman" w:hAnsi="Times New Roman" w:cs="Times New Roman"/>
          <w:sz w:val="24"/>
          <w:szCs w:val="24"/>
        </w:rPr>
        <w:lastRenderedPageBreak/>
        <w:t>Lee, H, Stephanus, AP, Fowles, TM et al</w:t>
      </w:r>
      <w:r w:rsidRPr="00FD0C09">
        <w:rPr>
          <w:rFonts w:ascii="Times New Roman" w:hAnsi="Times New Roman" w:cs="Times New Roman"/>
          <w:i/>
          <w:iCs/>
          <w:sz w:val="24"/>
          <w:szCs w:val="24"/>
        </w:rPr>
        <w:t>.</w:t>
      </w:r>
      <w:r w:rsidRPr="00FD0C09">
        <w:rPr>
          <w:rFonts w:ascii="Times New Roman" w:hAnsi="Times New Roman" w:cs="Times New Roman"/>
          <w:sz w:val="24"/>
          <w:szCs w:val="24"/>
        </w:rPr>
        <w:t xml:space="preserve"> (2022) Insect vector manipulation by a plant virus and simulation modeling of its potential impact on crop infection. </w:t>
      </w:r>
      <w:r w:rsidRPr="00FD0C09">
        <w:rPr>
          <w:rFonts w:ascii="Times New Roman" w:hAnsi="Times New Roman" w:cs="Times New Roman"/>
          <w:i/>
          <w:iCs/>
          <w:sz w:val="24"/>
          <w:szCs w:val="24"/>
        </w:rPr>
        <w:t>Sci Rep</w:t>
      </w:r>
      <w:r w:rsidRPr="00FD0C09">
        <w:rPr>
          <w:rFonts w:ascii="Times New Roman" w:hAnsi="Times New Roman" w:cs="Times New Roman"/>
          <w:sz w:val="24"/>
          <w:szCs w:val="24"/>
        </w:rPr>
        <w:t xml:space="preserve"> 12, 8429. https://doi.org/10.1038/s41598-022-12618-2</w:t>
      </w:r>
    </w:p>
    <w:p w14:paraId="7590DD70" w14:textId="40BE3818" w:rsidR="00891BF8" w:rsidRPr="00FD0C09" w:rsidRDefault="00891BF8" w:rsidP="00891BF8">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Lee H, Wintermantel WM, Trumble JT, et al. (2022). Modeling and validation of oviposition by a polyphagous insect pest as a function of temperature and host plant species. </w:t>
      </w:r>
      <w:proofErr w:type="spellStart"/>
      <w:r w:rsidRPr="00FD0C09">
        <w:rPr>
          <w:rFonts w:ascii="Times New Roman" w:eastAsiaTheme="majorEastAsia" w:hAnsi="Times New Roman" w:cs="Times New Roman"/>
          <w:i/>
          <w:iCs/>
          <w:sz w:val="24"/>
          <w:szCs w:val="24"/>
        </w:rPr>
        <w:t>PLoS</w:t>
      </w:r>
      <w:proofErr w:type="spellEnd"/>
      <w:r w:rsidRPr="00FD0C09">
        <w:rPr>
          <w:rFonts w:ascii="Times New Roman" w:eastAsiaTheme="majorEastAsia" w:hAnsi="Times New Roman" w:cs="Times New Roman"/>
          <w:i/>
          <w:iCs/>
          <w:sz w:val="24"/>
          <w:szCs w:val="24"/>
        </w:rPr>
        <w:t xml:space="preserve"> One</w:t>
      </w:r>
      <w:r w:rsidRPr="00FD0C09">
        <w:rPr>
          <w:rFonts w:ascii="Times New Roman" w:eastAsiaTheme="majorEastAsia" w:hAnsi="Times New Roman" w:cs="Times New Roman"/>
          <w:sz w:val="24"/>
          <w:szCs w:val="24"/>
        </w:rPr>
        <w:t xml:space="preserve">. 17:e0274003. </w:t>
      </w:r>
      <w:r w:rsidR="009B1D40" w:rsidRPr="00FD0C09">
        <w:rPr>
          <w:rFonts w:ascii="Times New Roman" w:eastAsiaTheme="majorEastAsia" w:hAnsi="Times New Roman" w:cs="Times New Roman"/>
          <w:sz w:val="24"/>
          <w:szCs w:val="24"/>
        </w:rPr>
        <w:t>https://doi.org/10.1371/journal.pone.0274003</w:t>
      </w:r>
    </w:p>
    <w:p w14:paraId="6CAA9B09" w14:textId="00CB2BBF" w:rsidR="009B1D40" w:rsidRPr="00FD0C09" w:rsidRDefault="009B1D40" w:rsidP="00891BF8">
      <w:pPr>
        <w:spacing w:after="0" w:line="480" w:lineRule="auto"/>
        <w:ind w:left="720" w:hanging="720"/>
        <w:rPr>
          <w:rFonts w:ascii="Times New Roman" w:eastAsiaTheme="majorEastAsia" w:hAnsi="Times New Roman" w:cs="Times New Roman"/>
          <w:sz w:val="24"/>
          <w:szCs w:val="24"/>
        </w:rPr>
      </w:pPr>
      <w:r w:rsidRPr="00FD0C09">
        <w:rPr>
          <w:rFonts w:ascii="Times New Roman" w:hAnsi="Times New Roman" w:cs="Times New Roman"/>
          <w:sz w:val="24"/>
          <w:szCs w:val="24"/>
        </w:rPr>
        <w:t>Lee, H, Stephanus, AP, Fowles, TM et al</w:t>
      </w:r>
      <w:r w:rsidRPr="00FD0C09">
        <w:rPr>
          <w:rFonts w:ascii="Times New Roman" w:hAnsi="Times New Roman" w:cs="Times New Roman"/>
          <w:i/>
          <w:iCs/>
          <w:sz w:val="24"/>
          <w:szCs w:val="24"/>
        </w:rPr>
        <w:t>.</w:t>
      </w:r>
      <w:r w:rsidRPr="00FD0C09">
        <w:rPr>
          <w:rFonts w:ascii="Times New Roman" w:hAnsi="Times New Roman" w:cs="Times New Roman"/>
          <w:sz w:val="24"/>
          <w:szCs w:val="24"/>
        </w:rPr>
        <w:t xml:space="preserve"> (2022) Insect vector manipulation by a plant virus and simulation modeling of its potential impact on crop infection. </w:t>
      </w:r>
      <w:r w:rsidRPr="00FD0C09">
        <w:rPr>
          <w:rFonts w:ascii="Times New Roman" w:hAnsi="Times New Roman" w:cs="Times New Roman"/>
          <w:i/>
          <w:iCs/>
          <w:sz w:val="24"/>
          <w:szCs w:val="24"/>
        </w:rPr>
        <w:t>Sci Rep</w:t>
      </w:r>
      <w:r w:rsidRPr="00FD0C09">
        <w:rPr>
          <w:rFonts w:ascii="Times New Roman" w:hAnsi="Times New Roman" w:cs="Times New Roman"/>
          <w:sz w:val="24"/>
          <w:szCs w:val="24"/>
        </w:rPr>
        <w:t xml:space="preserve"> 12, 8429. https://doi.org/10.1038/s41598-022-12618-2</w:t>
      </w:r>
    </w:p>
    <w:p w14:paraId="1911DDC0" w14:textId="347DB257"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Lee H, Wintermantel WM, Trumble JT,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2025</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Timing matters: remotely sensed vegetation greenness can predict insect vector migration and therefore outbreaks of curly top disease. </w:t>
      </w:r>
      <w:r w:rsidRPr="00FD0C09">
        <w:rPr>
          <w:rFonts w:ascii="Times New Roman" w:eastAsiaTheme="majorEastAsia" w:hAnsi="Times New Roman" w:cs="Times New Roman"/>
          <w:i/>
          <w:iCs/>
          <w:sz w:val="24"/>
          <w:szCs w:val="24"/>
        </w:rPr>
        <w:t>J. Pest Sci.</w:t>
      </w:r>
      <w:r w:rsidRPr="00FD0C09">
        <w:rPr>
          <w:rFonts w:ascii="Times New Roman" w:eastAsiaTheme="majorEastAsia" w:hAnsi="Times New Roman" w:cs="Times New Roman"/>
          <w:sz w:val="24"/>
          <w:szCs w:val="24"/>
        </w:rPr>
        <w:t xml:space="preserve"> 98:607–617. </w:t>
      </w:r>
      <w:r w:rsidR="00891BF8" w:rsidRPr="00FD0C09">
        <w:rPr>
          <w:rFonts w:ascii="Times New Roman" w:eastAsiaTheme="majorEastAsia" w:hAnsi="Times New Roman" w:cs="Times New Roman"/>
          <w:sz w:val="24"/>
          <w:szCs w:val="24"/>
        </w:rPr>
        <w:t>https://doi.org/10.1007/s10340-024-01771-4</w:t>
      </w:r>
    </w:p>
    <w:p w14:paraId="38BB78C2" w14:textId="2C027714" w:rsidR="00891BF8" w:rsidRPr="00FD0C09" w:rsidRDefault="00891BF8" w:rsidP="00891BF8">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Meyerdirk DE, &amp; </w:t>
      </w:r>
      <w:proofErr w:type="spellStart"/>
      <w:r w:rsidRPr="00FD0C09">
        <w:rPr>
          <w:rFonts w:ascii="Times New Roman" w:eastAsiaTheme="majorEastAsia" w:hAnsi="Times New Roman" w:cs="Times New Roman"/>
          <w:sz w:val="24"/>
          <w:szCs w:val="24"/>
        </w:rPr>
        <w:t>Hessein</w:t>
      </w:r>
      <w:proofErr w:type="spellEnd"/>
      <w:r w:rsidRPr="00FD0C09">
        <w:rPr>
          <w:rFonts w:ascii="Times New Roman" w:eastAsiaTheme="majorEastAsia" w:hAnsi="Times New Roman" w:cs="Times New Roman"/>
          <w:sz w:val="24"/>
          <w:szCs w:val="24"/>
        </w:rPr>
        <w:t xml:space="preserve"> NA. (1985). Population dynamics of the beet leafhopper, </w:t>
      </w:r>
      <w:proofErr w:type="spellStart"/>
      <w:r w:rsidRPr="00FD0C09">
        <w:rPr>
          <w:rFonts w:ascii="Times New Roman" w:eastAsiaTheme="majorEastAsia" w:hAnsi="Times New Roman" w:cs="Times New Roman"/>
          <w:i/>
          <w:iCs/>
          <w:sz w:val="24"/>
          <w:szCs w:val="24"/>
        </w:rPr>
        <w:t>Circulifer</w:t>
      </w:r>
      <w:proofErr w:type="spellEnd"/>
      <w:r w:rsidRPr="00FD0C09">
        <w:rPr>
          <w:rFonts w:ascii="Times New Roman" w:eastAsiaTheme="majorEastAsia" w:hAnsi="Times New Roman" w:cs="Times New Roman"/>
          <w:i/>
          <w:iCs/>
          <w:sz w:val="24"/>
          <w:szCs w:val="24"/>
        </w:rPr>
        <w:t xml:space="preserve"> tenellus</w:t>
      </w:r>
      <w:r w:rsidRPr="00FD0C09">
        <w:rPr>
          <w:rFonts w:ascii="Times New Roman" w:eastAsiaTheme="majorEastAsia" w:hAnsi="Times New Roman" w:cs="Times New Roman"/>
          <w:sz w:val="24"/>
          <w:szCs w:val="24"/>
        </w:rPr>
        <w:t xml:space="preserve"> (Baker), and associated </w:t>
      </w:r>
      <w:proofErr w:type="spellStart"/>
      <w:r w:rsidRPr="00FD0C09">
        <w:rPr>
          <w:rFonts w:ascii="Times New Roman" w:eastAsiaTheme="majorEastAsia" w:hAnsi="Times New Roman" w:cs="Times New Roman"/>
          <w:i/>
          <w:iCs/>
          <w:sz w:val="24"/>
          <w:szCs w:val="24"/>
        </w:rPr>
        <w:t>Empoasca</w:t>
      </w:r>
      <w:proofErr w:type="spellEnd"/>
      <w:r w:rsidRPr="00FD0C09">
        <w:rPr>
          <w:rFonts w:ascii="Times New Roman" w:eastAsiaTheme="majorEastAsia" w:hAnsi="Times New Roman" w:cs="Times New Roman"/>
          <w:sz w:val="24"/>
          <w:szCs w:val="24"/>
        </w:rPr>
        <w:t xml:space="preserve"> spp. (</w:t>
      </w:r>
      <w:proofErr w:type="spellStart"/>
      <w:r w:rsidRPr="00FD0C09">
        <w:rPr>
          <w:rFonts w:ascii="Times New Roman" w:eastAsiaTheme="majorEastAsia" w:hAnsi="Times New Roman" w:cs="Times New Roman"/>
          <w:sz w:val="24"/>
          <w:szCs w:val="24"/>
        </w:rPr>
        <w:t>Homoptera</w:t>
      </w:r>
      <w:proofErr w:type="spellEnd"/>
      <w:r w:rsidRPr="00FD0C09">
        <w:rPr>
          <w:rFonts w:ascii="Times New Roman" w:eastAsiaTheme="majorEastAsia" w:hAnsi="Times New Roman" w:cs="Times New Roman"/>
          <w:sz w:val="24"/>
          <w:szCs w:val="24"/>
        </w:rPr>
        <w:t xml:space="preserve">: Cicadellidae) and their egg parasitoids on sugar beets in southern California. </w:t>
      </w:r>
      <w:r w:rsidRPr="00FD0C09">
        <w:rPr>
          <w:rFonts w:ascii="Times New Roman" w:eastAsiaTheme="majorEastAsia" w:hAnsi="Times New Roman" w:cs="Times New Roman"/>
          <w:i/>
          <w:iCs/>
          <w:sz w:val="24"/>
          <w:szCs w:val="24"/>
        </w:rPr>
        <w:t xml:space="preserve">J. Econ.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78:346–353.</w:t>
      </w:r>
    </w:p>
    <w:p w14:paraId="32BD4F34" w14:textId="5A3F872C"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Meyerdirk DE, </w:t>
      </w:r>
      <w:r w:rsidR="00891BF8" w:rsidRPr="00FD0C09">
        <w:rPr>
          <w:rFonts w:ascii="Times New Roman" w:eastAsiaTheme="majorEastAsia" w:hAnsi="Times New Roman" w:cs="Times New Roman"/>
          <w:sz w:val="24"/>
          <w:szCs w:val="24"/>
        </w:rPr>
        <w:t xml:space="preserve">&amp; </w:t>
      </w:r>
      <w:proofErr w:type="spellStart"/>
      <w:r w:rsidRPr="00FD0C09">
        <w:rPr>
          <w:rFonts w:ascii="Times New Roman" w:eastAsiaTheme="majorEastAsia" w:hAnsi="Times New Roman" w:cs="Times New Roman"/>
          <w:sz w:val="24"/>
          <w:szCs w:val="24"/>
        </w:rPr>
        <w:t>Moratorio</w:t>
      </w:r>
      <w:proofErr w:type="spellEnd"/>
      <w:r w:rsidRPr="00FD0C09">
        <w:rPr>
          <w:rFonts w:ascii="Times New Roman" w:eastAsiaTheme="majorEastAsia" w:hAnsi="Times New Roman" w:cs="Times New Roman"/>
          <w:sz w:val="24"/>
          <w:szCs w:val="24"/>
        </w:rPr>
        <w:t xml:space="preserve"> MS.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1987</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proofErr w:type="spellStart"/>
      <w:r w:rsidRPr="00FD0C09">
        <w:rPr>
          <w:rFonts w:ascii="Times New Roman" w:eastAsiaTheme="majorEastAsia" w:hAnsi="Times New Roman" w:cs="Times New Roman"/>
          <w:i/>
          <w:iCs/>
          <w:sz w:val="24"/>
          <w:szCs w:val="24"/>
        </w:rPr>
        <w:t>Circulifer</w:t>
      </w:r>
      <w:proofErr w:type="spellEnd"/>
      <w:r w:rsidRPr="00FD0C09">
        <w:rPr>
          <w:rFonts w:ascii="Times New Roman" w:eastAsiaTheme="majorEastAsia" w:hAnsi="Times New Roman" w:cs="Times New Roman"/>
          <w:i/>
          <w:iCs/>
          <w:sz w:val="24"/>
          <w:szCs w:val="24"/>
        </w:rPr>
        <w:t xml:space="preserve"> tenellus</w:t>
      </w:r>
      <w:r w:rsidRPr="00FD0C09">
        <w:rPr>
          <w:rFonts w:ascii="Times New Roman" w:eastAsiaTheme="majorEastAsia" w:hAnsi="Times New Roman" w:cs="Times New Roman"/>
          <w:sz w:val="24"/>
          <w:szCs w:val="24"/>
        </w:rPr>
        <w:t xml:space="preserve"> (Baker), the beet leafhopper (</w:t>
      </w:r>
      <w:proofErr w:type="spellStart"/>
      <w:r w:rsidRPr="00FD0C09">
        <w:rPr>
          <w:rFonts w:ascii="Times New Roman" w:eastAsiaTheme="majorEastAsia" w:hAnsi="Times New Roman" w:cs="Times New Roman"/>
          <w:sz w:val="24"/>
          <w:szCs w:val="24"/>
        </w:rPr>
        <w:t>Homoptera</w:t>
      </w:r>
      <w:proofErr w:type="spellEnd"/>
      <w:r w:rsidRPr="00FD0C09">
        <w:rPr>
          <w:rFonts w:ascii="Times New Roman" w:eastAsiaTheme="majorEastAsia" w:hAnsi="Times New Roman" w:cs="Times New Roman"/>
          <w:sz w:val="24"/>
          <w:szCs w:val="24"/>
        </w:rPr>
        <w:t xml:space="preserve">: Cicadellidae): laboratory studies on fecundity and longevity. </w:t>
      </w:r>
      <w:r w:rsidRPr="00FD0C09">
        <w:rPr>
          <w:rFonts w:ascii="Times New Roman" w:eastAsiaTheme="majorEastAsia" w:hAnsi="Times New Roman" w:cs="Times New Roman"/>
          <w:i/>
          <w:iCs/>
          <w:sz w:val="24"/>
          <w:szCs w:val="24"/>
        </w:rPr>
        <w:t xml:space="preserve">Can.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119:443–447. https://doi.org/10.4039/Ent119443-5</w:t>
      </w:r>
    </w:p>
    <w:p w14:paraId="574B1499" w14:textId="1C269974"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FD0C09">
        <w:rPr>
          <w:rFonts w:ascii="Times New Roman" w:eastAsiaTheme="majorEastAsia" w:hAnsi="Times New Roman" w:cs="Times New Roman"/>
          <w:sz w:val="24"/>
          <w:szCs w:val="24"/>
        </w:rPr>
        <w:t>Munyaneza</w:t>
      </w:r>
      <w:proofErr w:type="spellEnd"/>
      <w:r w:rsidRPr="00FD0C09">
        <w:rPr>
          <w:rFonts w:ascii="Times New Roman" w:eastAsiaTheme="majorEastAsia" w:hAnsi="Times New Roman" w:cs="Times New Roman"/>
          <w:sz w:val="24"/>
          <w:szCs w:val="24"/>
        </w:rPr>
        <w:t xml:space="preserve"> JE, Crosslin JM, Upton JE.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2006a</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Beet leafhopper (Hemiptera: Cicadellidae) transmits the Columbia Basin potato purple top phytoplasma to potatoes, beets, and weeds. </w:t>
      </w:r>
      <w:r w:rsidRPr="00FD0C09">
        <w:rPr>
          <w:rFonts w:ascii="Times New Roman" w:eastAsiaTheme="majorEastAsia" w:hAnsi="Times New Roman" w:cs="Times New Roman"/>
          <w:i/>
          <w:iCs/>
          <w:sz w:val="24"/>
          <w:szCs w:val="24"/>
        </w:rPr>
        <w:t xml:space="preserve">J. Econ.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99:268–272.</w:t>
      </w:r>
    </w:p>
    <w:p w14:paraId="42649CE5" w14:textId="5E288A16"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proofErr w:type="spellStart"/>
      <w:r w:rsidRPr="00FD0C09">
        <w:rPr>
          <w:rFonts w:ascii="Times New Roman" w:eastAsiaTheme="majorEastAsia" w:hAnsi="Times New Roman" w:cs="Times New Roman"/>
          <w:sz w:val="24"/>
          <w:szCs w:val="24"/>
        </w:rPr>
        <w:lastRenderedPageBreak/>
        <w:t>Munyaneza</w:t>
      </w:r>
      <w:proofErr w:type="spellEnd"/>
      <w:r w:rsidRPr="00FD0C09">
        <w:rPr>
          <w:rFonts w:ascii="Times New Roman" w:eastAsiaTheme="majorEastAsia" w:hAnsi="Times New Roman" w:cs="Times New Roman"/>
          <w:sz w:val="24"/>
          <w:szCs w:val="24"/>
        </w:rPr>
        <w:t xml:space="preserve"> JE, Crosslin J, Jensen AS,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2006b</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Beet leafhopper and potato purple top disease: 2005 season recap and new research directions. In: </w:t>
      </w:r>
      <w:r w:rsidRPr="00FD0C09">
        <w:rPr>
          <w:rFonts w:ascii="Times New Roman" w:eastAsiaTheme="majorEastAsia" w:hAnsi="Times New Roman" w:cs="Times New Roman"/>
          <w:i/>
          <w:iCs/>
          <w:sz w:val="24"/>
          <w:szCs w:val="24"/>
        </w:rPr>
        <w:t>45th Annu. Proc. Wash. State Potato Conf.</w:t>
      </w:r>
      <w:r w:rsidRPr="00FD0C09">
        <w:rPr>
          <w:rFonts w:ascii="Times New Roman" w:eastAsiaTheme="majorEastAsia" w:hAnsi="Times New Roman" w:cs="Times New Roman"/>
          <w:sz w:val="24"/>
          <w:szCs w:val="24"/>
        </w:rPr>
        <w:t xml:space="preserve"> p. 107–118.</w:t>
      </w:r>
    </w:p>
    <w:p w14:paraId="6D9E9C48" w14:textId="48B84B70"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Nault LR,</w:t>
      </w:r>
      <w:r w:rsidR="00891BF8" w:rsidRPr="00FD0C09">
        <w:rPr>
          <w:rFonts w:ascii="Times New Roman" w:eastAsiaTheme="majorEastAsia" w:hAnsi="Times New Roman" w:cs="Times New Roman"/>
          <w:sz w:val="24"/>
          <w:szCs w:val="24"/>
        </w:rPr>
        <w:t xml:space="preserve"> &amp;</w:t>
      </w:r>
      <w:r w:rsidRPr="00FD0C09">
        <w:rPr>
          <w:rFonts w:ascii="Times New Roman" w:eastAsiaTheme="majorEastAsia" w:hAnsi="Times New Roman" w:cs="Times New Roman"/>
          <w:sz w:val="24"/>
          <w:szCs w:val="24"/>
        </w:rPr>
        <w:t xml:space="preserve"> Ammar ED.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1989</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Leafhopper and planthopper transmission of plant viruses. </w:t>
      </w:r>
      <w:r w:rsidRPr="00FD0C09">
        <w:rPr>
          <w:rFonts w:ascii="Times New Roman" w:eastAsiaTheme="majorEastAsia" w:hAnsi="Times New Roman" w:cs="Times New Roman"/>
          <w:i/>
          <w:iCs/>
          <w:sz w:val="24"/>
          <w:szCs w:val="24"/>
        </w:rPr>
        <w:t xml:space="preserve">Annu. Rev.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34:503–529.</w:t>
      </w:r>
    </w:p>
    <w:p w14:paraId="28A95479" w14:textId="3CFED7E5"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Oksanen J, Simpson G, Blanchet F,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2024</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vegan: community ecology package</w:t>
      </w:r>
      <w:r w:rsidRPr="00FD0C09">
        <w:rPr>
          <w:rFonts w:ascii="Times New Roman" w:eastAsiaTheme="majorEastAsia" w:hAnsi="Times New Roman" w:cs="Times New Roman"/>
          <w:sz w:val="24"/>
          <w:szCs w:val="24"/>
        </w:rPr>
        <w:t>. R package version 2.6-6.1. https://CRAN.R-project.org/package=vegan</w:t>
      </w:r>
    </w:p>
    <w:p w14:paraId="26AAA910" w14:textId="07BB337C"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Perilla-Henao LM, Casteel CL.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2016</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Vector-borne bacterial plant pathogens: interactions with hemipteran insects and plants. </w:t>
      </w:r>
      <w:r w:rsidRPr="00FD0C09">
        <w:rPr>
          <w:rFonts w:ascii="Times New Roman" w:eastAsiaTheme="majorEastAsia" w:hAnsi="Times New Roman" w:cs="Times New Roman"/>
          <w:i/>
          <w:iCs/>
          <w:sz w:val="24"/>
          <w:szCs w:val="24"/>
        </w:rPr>
        <w:t>Front. Plant Sci.</w:t>
      </w:r>
      <w:r w:rsidRPr="00FD0C09">
        <w:rPr>
          <w:rFonts w:ascii="Times New Roman" w:eastAsiaTheme="majorEastAsia" w:hAnsi="Times New Roman" w:cs="Times New Roman"/>
          <w:sz w:val="24"/>
          <w:szCs w:val="24"/>
        </w:rPr>
        <w:t xml:space="preserve"> 7:1163. https://doi.org/10.3389/fpls.2016.01163.</w:t>
      </w:r>
    </w:p>
    <w:p w14:paraId="1F502C9F" w14:textId="35E72E6F"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Pitt WJ, Cooper WR, </w:t>
      </w:r>
      <w:proofErr w:type="spellStart"/>
      <w:r w:rsidRPr="00FD0C09">
        <w:rPr>
          <w:rFonts w:ascii="Times New Roman" w:eastAsiaTheme="majorEastAsia" w:hAnsi="Times New Roman" w:cs="Times New Roman"/>
          <w:sz w:val="24"/>
          <w:szCs w:val="24"/>
        </w:rPr>
        <w:t>Pouchnik</w:t>
      </w:r>
      <w:proofErr w:type="spellEnd"/>
      <w:r w:rsidRPr="00FD0C09">
        <w:rPr>
          <w:rFonts w:ascii="Times New Roman" w:eastAsiaTheme="majorEastAsia" w:hAnsi="Times New Roman" w:cs="Times New Roman"/>
          <w:sz w:val="24"/>
          <w:szCs w:val="24"/>
        </w:rPr>
        <w:t xml:space="preserve"> D, et al.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2024</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High-throughput molecular gut content analysis of aphids identifies plants relevant for potato virus Y epidemiology. </w:t>
      </w:r>
      <w:r w:rsidRPr="00FD0C09">
        <w:rPr>
          <w:rFonts w:ascii="Times New Roman" w:eastAsiaTheme="majorEastAsia" w:hAnsi="Times New Roman" w:cs="Times New Roman"/>
          <w:i/>
          <w:iCs/>
          <w:sz w:val="24"/>
          <w:szCs w:val="24"/>
        </w:rPr>
        <w:t>Insect Sci.</w:t>
      </w:r>
      <w:r w:rsidRPr="00FD0C09">
        <w:rPr>
          <w:rFonts w:ascii="Times New Roman" w:eastAsiaTheme="majorEastAsia" w:hAnsi="Times New Roman" w:cs="Times New Roman"/>
          <w:sz w:val="24"/>
          <w:szCs w:val="24"/>
        </w:rPr>
        <w:t xml:space="preserve"> 31:1489–1502. https://doi.org/10.1111/1744-7917.13327.</w:t>
      </w:r>
    </w:p>
    <w:p w14:paraId="44F465D4" w14:textId="69FC15BA"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R Core Team.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2023</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R: a language and environment for statistical computing</w:t>
      </w:r>
      <w:r w:rsidRPr="00FD0C09">
        <w:rPr>
          <w:rFonts w:ascii="Times New Roman" w:eastAsiaTheme="majorEastAsia" w:hAnsi="Times New Roman" w:cs="Times New Roman"/>
          <w:sz w:val="24"/>
          <w:szCs w:val="24"/>
        </w:rPr>
        <w:t>. R Foundation for Statistical Computing; Vienna, Austria. https://www.R-project.org/.</w:t>
      </w:r>
    </w:p>
    <w:p w14:paraId="0CFABF88" w14:textId="10F67C11"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proofErr w:type="gramStart"/>
      <w:r w:rsidRPr="00FD0C09">
        <w:rPr>
          <w:rFonts w:ascii="Times New Roman" w:eastAsiaTheme="majorEastAsia" w:hAnsi="Times New Roman" w:cs="Times New Roman"/>
          <w:sz w:val="24"/>
          <w:szCs w:val="24"/>
        </w:rPr>
        <w:t>Rafter</w:t>
      </w:r>
      <w:proofErr w:type="gramEnd"/>
      <w:r w:rsidRPr="00FD0C09">
        <w:rPr>
          <w:rFonts w:ascii="Times New Roman" w:eastAsiaTheme="majorEastAsia" w:hAnsi="Times New Roman" w:cs="Times New Roman"/>
          <w:sz w:val="24"/>
          <w:szCs w:val="24"/>
        </w:rPr>
        <w:t xml:space="preserve"> MA,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Walter GH.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Generalizing about generalists? A perspective on the role of pattern and process in investigating herbivorous insects that use multiple host species. </w:t>
      </w:r>
      <w:r w:rsidRPr="00FD0C09">
        <w:rPr>
          <w:rFonts w:ascii="Times New Roman" w:eastAsiaTheme="majorEastAsia" w:hAnsi="Times New Roman" w:cs="Times New Roman"/>
          <w:i/>
          <w:iCs/>
          <w:sz w:val="24"/>
          <w:szCs w:val="24"/>
        </w:rPr>
        <w:t>Arthropod Plant Interact.</w:t>
      </w:r>
      <w:r w:rsidRPr="00FD0C09">
        <w:rPr>
          <w:rFonts w:ascii="Times New Roman" w:eastAsiaTheme="majorEastAsia" w:hAnsi="Times New Roman" w:cs="Times New Roman"/>
          <w:sz w:val="24"/>
          <w:szCs w:val="24"/>
        </w:rPr>
        <w:t xml:space="preserve"> 14:1–20.</w:t>
      </w:r>
    </w:p>
    <w:p w14:paraId="074DB967" w14:textId="78845763"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Rondon SI,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Murphy AF.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2016</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Monitoring and controlling the beet leafhopper </w:t>
      </w:r>
      <w:proofErr w:type="spellStart"/>
      <w:r w:rsidRPr="00FD0C09">
        <w:rPr>
          <w:rFonts w:ascii="Times New Roman" w:eastAsiaTheme="majorEastAsia" w:hAnsi="Times New Roman" w:cs="Times New Roman"/>
          <w:i/>
          <w:iCs/>
          <w:sz w:val="24"/>
          <w:szCs w:val="24"/>
        </w:rPr>
        <w:t>Circulifer</w:t>
      </w:r>
      <w:proofErr w:type="spellEnd"/>
      <w:r w:rsidRPr="00FD0C09">
        <w:rPr>
          <w:rFonts w:ascii="Times New Roman" w:eastAsiaTheme="majorEastAsia" w:hAnsi="Times New Roman" w:cs="Times New Roman"/>
          <w:i/>
          <w:iCs/>
          <w:sz w:val="24"/>
          <w:szCs w:val="24"/>
        </w:rPr>
        <w:t xml:space="preserve"> tenellus</w:t>
      </w:r>
      <w:r w:rsidRPr="00FD0C09">
        <w:rPr>
          <w:rFonts w:ascii="Times New Roman" w:eastAsiaTheme="majorEastAsia" w:hAnsi="Times New Roman" w:cs="Times New Roman"/>
          <w:sz w:val="24"/>
          <w:szCs w:val="24"/>
        </w:rPr>
        <w:t xml:space="preserve"> in the Columbia Basin. </w:t>
      </w:r>
      <w:r w:rsidRPr="00FD0C09">
        <w:rPr>
          <w:rFonts w:ascii="Times New Roman" w:eastAsiaTheme="majorEastAsia" w:hAnsi="Times New Roman" w:cs="Times New Roman"/>
          <w:i/>
          <w:iCs/>
          <w:sz w:val="24"/>
          <w:szCs w:val="24"/>
        </w:rPr>
        <w:t>Am. J. Potato Res.</w:t>
      </w:r>
      <w:r w:rsidRPr="00FD0C09">
        <w:rPr>
          <w:rFonts w:ascii="Times New Roman" w:eastAsiaTheme="majorEastAsia" w:hAnsi="Times New Roman" w:cs="Times New Roman"/>
          <w:sz w:val="24"/>
          <w:szCs w:val="24"/>
        </w:rPr>
        <w:t xml:space="preserve"> 93:80–85.</w:t>
      </w:r>
    </w:p>
    <w:p w14:paraId="4DDB821B" w14:textId="1368D541" w:rsidR="00112EC7" w:rsidRPr="00FD0C09" w:rsidRDefault="00112EC7"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Ruiz-Villalba A, </w:t>
      </w:r>
      <w:proofErr w:type="spellStart"/>
      <w:r w:rsidRPr="00FD0C09">
        <w:rPr>
          <w:rFonts w:ascii="Times New Roman" w:eastAsiaTheme="majorEastAsia" w:hAnsi="Times New Roman" w:cs="Times New Roman"/>
          <w:sz w:val="24"/>
          <w:szCs w:val="24"/>
        </w:rPr>
        <w:t>Ruijter</w:t>
      </w:r>
      <w:proofErr w:type="spellEnd"/>
      <w:r w:rsidRPr="00FD0C09">
        <w:rPr>
          <w:rFonts w:ascii="Times New Roman" w:eastAsiaTheme="majorEastAsia" w:hAnsi="Times New Roman" w:cs="Times New Roman"/>
          <w:sz w:val="24"/>
          <w:szCs w:val="24"/>
        </w:rPr>
        <w:t xml:space="preserve"> JM, van den Hoff MJB.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2021</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Use and misuse of </w:t>
      </w:r>
      <w:proofErr w:type="spellStart"/>
      <w:r w:rsidRPr="00FD0C09">
        <w:rPr>
          <w:rFonts w:ascii="Times New Roman" w:eastAsiaTheme="majorEastAsia" w:hAnsi="Times New Roman" w:cs="Times New Roman"/>
          <w:sz w:val="24"/>
          <w:szCs w:val="24"/>
        </w:rPr>
        <w:t>Cq</w:t>
      </w:r>
      <w:proofErr w:type="spellEnd"/>
      <w:r w:rsidRPr="00FD0C09">
        <w:rPr>
          <w:rFonts w:ascii="Times New Roman" w:eastAsiaTheme="majorEastAsia" w:hAnsi="Times New Roman" w:cs="Times New Roman"/>
          <w:sz w:val="24"/>
          <w:szCs w:val="24"/>
        </w:rPr>
        <w:t xml:space="preserve"> in qPCR data analysis and reporting. </w:t>
      </w:r>
      <w:r w:rsidRPr="00FD0C09">
        <w:rPr>
          <w:rFonts w:ascii="Times New Roman" w:eastAsiaTheme="majorEastAsia" w:hAnsi="Times New Roman" w:cs="Times New Roman"/>
          <w:i/>
          <w:iCs/>
          <w:sz w:val="24"/>
          <w:szCs w:val="24"/>
        </w:rPr>
        <w:t>Life (Basel)</w:t>
      </w:r>
      <w:r w:rsidRPr="00FD0C09">
        <w:rPr>
          <w:rFonts w:ascii="Times New Roman" w:eastAsiaTheme="majorEastAsia" w:hAnsi="Times New Roman" w:cs="Times New Roman"/>
          <w:sz w:val="24"/>
          <w:szCs w:val="24"/>
        </w:rPr>
        <w:t>. 11:496. https://doi.org/10.3390/life11060496.</w:t>
      </w:r>
    </w:p>
    <w:p w14:paraId="7815EB70" w14:textId="7F862E58" w:rsidR="00112EC7" w:rsidRPr="00FD0C09"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lastRenderedPageBreak/>
        <w:t xml:space="preserve">Scott DW.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1992</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Multivariate density estimation: theory, practice, and visualization</w:t>
      </w:r>
      <w:r w:rsidRPr="00FD0C09">
        <w:rPr>
          <w:rFonts w:ascii="Times New Roman" w:eastAsiaTheme="majorEastAsia" w:hAnsi="Times New Roman" w:cs="Times New Roman"/>
          <w:sz w:val="24"/>
          <w:szCs w:val="24"/>
        </w:rPr>
        <w:t>. Wiley Publishers; New York (NY). 360 p.</w:t>
      </w:r>
    </w:p>
    <w:p w14:paraId="39A6C7DE" w14:textId="1BE4DBA1" w:rsidR="00280BB2" w:rsidRPr="00FD0C09" w:rsidRDefault="00C844CF" w:rsidP="00280BB2">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Soto MJ, </w:t>
      </w:r>
      <w:r w:rsidR="00891BF8"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Gilbertson RL. </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2003</w:t>
      </w:r>
      <w:r w:rsidR="00891BF8"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Distribution and rate of movement of the </w:t>
      </w:r>
      <w:proofErr w:type="spellStart"/>
      <w:r w:rsidRPr="00FD0C09">
        <w:rPr>
          <w:rFonts w:ascii="Times New Roman" w:eastAsiaTheme="majorEastAsia" w:hAnsi="Times New Roman" w:cs="Times New Roman"/>
          <w:sz w:val="24"/>
          <w:szCs w:val="24"/>
        </w:rPr>
        <w:t>curtovirus</w:t>
      </w:r>
      <w:proofErr w:type="spellEnd"/>
      <w:r w:rsidRPr="00FD0C09">
        <w:rPr>
          <w:rFonts w:ascii="Times New Roman" w:eastAsiaTheme="majorEastAsia" w:hAnsi="Times New Roman" w:cs="Times New Roman"/>
          <w:sz w:val="24"/>
          <w:szCs w:val="24"/>
        </w:rPr>
        <w:t xml:space="preserve"> beet mild curly top virus (</w:t>
      </w:r>
      <w:proofErr w:type="spellStart"/>
      <w:r w:rsidRPr="00FD0C09">
        <w:rPr>
          <w:rFonts w:ascii="Times New Roman" w:eastAsiaTheme="majorEastAsia" w:hAnsi="Times New Roman" w:cs="Times New Roman"/>
          <w:sz w:val="24"/>
          <w:szCs w:val="24"/>
        </w:rPr>
        <w:t>Geminiviridae</w:t>
      </w:r>
      <w:proofErr w:type="spellEnd"/>
      <w:r w:rsidRPr="00FD0C09">
        <w:rPr>
          <w:rFonts w:ascii="Times New Roman" w:eastAsiaTheme="majorEastAsia" w:hAnsi="Times New Roman" w:cs="Times New Roman"/>
          <w:sz w:val="24"/>
          <w:szCs w:val="24"/>
        </w:rPr>
        <w:t xml:space="preserve">) in the beet leafhopper.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93:478–484.</w:t>
      </w:r>
    </w:p>
    <w:p w14:paraId="2F281A7C" w14:textId="7C312D73" w:rsidR="00891BF8" w:rsidRPr="00FD0C09" w:rsidRDefault="00891BF8" w:rsidP="00891BF8">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Strausbaugh CA, Wenninger E, Jackson L, et al. (2024). Host and shelter plants for the beet leafhopper, which vectors curly top viruses and phytoplasmas in southern Idaho. </w:t>
      </w:r>
      <w:proofErr w:type="spellStart"/>
      <w:r w:rsidRPr="00FD0C09">
        <w:rPr>
          <w:rFonts w:ascii="Times New Roman" w:eastAsiaTheme="majorEastAsia" w:hAnsi="Times New Roman" w:cs="Times New Roman"/>
          <w:i/>
          <w:iCs/>
          <w:sz w:val="24"/>
          <w:szCs w:val="24"/>
        </w:rPr>
        <w:t>PhytoFrontiers</w:t>
      </w:r>
      <w:proofErr w:type="spellEnd"/>
      <w:r w:rsidRPr="00FD0C09">
        <w:rPr>
          <w:rFonts w:ascii="Times New Roman" w:eastAsiaTheme="majorEastAsia" w:hAnsi="Times New Roman" w:cs="Times New Roman"/>
          <w:sz w:val="24"/>
          <w:szCs w:val="24"/>
        </w:rPr>
        <w:t>. 4. https://doi.org/10.1094/PHYTOFR-03-24-0022-R.</w:t>
      </w:r>
    </w:p>
    <w:p w14:paraId="2D2D6FA6" w14:textId="3B20AAC3" w:rsidR="00891BF8" w:rsidRPr="00FD0C09" w:rsidRDefault="00891BF8" w:rsidP="00891BF8">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Strausbaugh CA, Wintermantel WM, Gillen AM, </w:t>
      </w:r>
      <w:r w:rsidR="00C97623" w:rsidRPr="00FD0C09">
        <w:rPr>
          <w:rFonts w:ascii="Times New Roman" w:eastAsiaTheme="majorEastAsia" w:hAnsi="Times New Roman" w:cs="Times New Roman"/>
          <w:sz w:val="24"/>
          <w:szCs w:val="24"/>
        </w:rPr>
        <w:t>et al</w:t>
      </w:r>
      <w:r w:rsidRPr="00FD0C09">
        <w:rPr>
          <w:rFonts w:ascii="Times New Roman" w:eastAsiaTheme="majorEastAsia" w:hAnsi="Times New Roman" w:cs="Times New Roman"/>
          <w:sz w:val="24"/>
          <w:szCs w:val="24"/>
        </w:rPr>
        <w:t xml:space="preserve">.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2008</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Curly top survey in the western United States.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98:1212–1217.</w:t>
      </w:r>
    </w:p>
    <w:p w14:paraId="7E929C76" w14:textId="27041399" w:rsidR="00C844CF" w:rsidRPr="00FD0C09"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Swisher Grimm KD, Crosslin JC, Cooper WR, et al.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2021</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First report of curly top of </w:t>
      </w:r>
      <w:r w:rsidRPr="00FD0C09">
        <w:rPr>
          <w:rFonts w:ascii="Times New Roman" w:eastAsiaTheme="majorEastAsia" w:hAnsi="Times New Roman" w:cs="Times New Roman"/>
          <w:i/>
          <w:iCs/>
          <w:sz w:val="24"/>
          <w:szCs w:val="24"/>
        </w:rPr>
        <w:t>Coriandrum sativum</w:t>
      </w:r>
      <w:r w:rsidRPr="00FD0C09">
        <w:rPr>
          <w:rFonts w:ascii="Times New Roman" w:eastAsiaTheme="majorEastAsia" w:hAnsi="Times New Roman" w:cs="Times New Roman"/>
          <w:sz w:val="24"/>
          <w:szCs w:val="24"/>
        </w:rPr>
        <w:t xml:space="preserve"> L. caused by beet curly top virus in the Columbia Basin of Washington State. </w:t>
      </w:r>
      <w:r w:rsidRPr="00FD0C09">
        <w:rPr>
          <w:rFonts w:ascii="Times New Roman" w:eastAsiaTheme="majorEastAsia" w:hAnsi="Times New Roman" w:cs="Times New Roman"/>
          <w:i/>
          <w:iCs/>
          <w:sz w:val="24"/>
          <w:szCs w:val="24"/>
        </w:rPr>
        <w:t>Plant Dis.</w:t>
      </w:r>
      <w:r w:rsidRPr="00FD0C09">
        <w:rPr>
          <w:rFonts w:ascii="Times New Roman" w:eastAsiaTheme="majorEastAsia" w:hAnsi="Times New Roman" w:cs="Times New Roman"/>
          <w:sz w:val="24"/>
          <w:szCs w:val="24"/>
        </w:rPr>
        <w:t xml:space="preserve"> 105:3313.</w:t>
      </w:r>
    </w:p>
    <w:p w14:paraId="7361374C" w14:textId="4C81989B" w:rsidR="00C844CF" w:rsidRPr="00FD0C09"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Swisher Grimm KD, Gorman CJ, </w:t>
      </w:r>
      <w:r w:rsidR="00C97623"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Crosslin JM.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2023</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New assays for rapid detection of beet leafhopper-associated plant pathogens, 'Candidatus Phytoplasma </w:t>
      </w:r>
      <w:proofErr w:type="spellStart"/>
      <w:r w:rsidRPr="00FD0C09">
        <w:rPr>
          <w:rFonts w:ascii="Times New Roman" w:eastAsiaTheme="majorEastAsia" w:hAnsi="Times New Roman" w:cs="Times New Roman"/>
          <w:sz w:val="24"/>
          <w:szCs w:val="24"/>
        </w:rPr>
        <w:t>trifolii</w:t>
      </w:r>
      <w:proofErr w:type="spellEnd"/>
      <w:r w:rsidRPr="00FD0C09">
        <w:rPr>
          <w:rFonts w:ascii="Times New Roman" w:eastAsiaTheme="majorEastAsia" w:hAnsi="Times New Roman" w:cs="Times New Roman"/>
          <w:sz w:val="24"/>
          <w:szCs w:val="24"/>
        </w:rPr>
        <w:t xml:space="preserve">', beet curly top virus, and </w:t>
      </w:r>
      <w:proofErr w:type="spellStart"/>
      <w:r w:rsidRPr="00FD0C09">
        <w:rPr>
          <w:rFonts w:ascii="Times New Roman" w:eastAsiaTheme="majorEastAsia" w:hAnsi="Times New Roman" w:cs="Times New Roman"/>
          <w:i/>
          <w:iCs/>
          <w:sz w:val="24"/>
          <w:szCs w:val="24"/>
        </w:rPr>
        <w:t>Spiroplasma</w:t>
      </w:r>
      <w:proofErr w:type="spellEnd"/>
      <w:r w:rsidRPr="00FD0C09">
        <w:rPr>
          <w:rFonts w:ascii="Times New Roman" w:eastAsiaTheme="majorEastAsia" w:hAnsi="Times New Roman" w:cs="Times New Roman"/>
          <w:i/>
          <w:iCs/>
          <w:sz w:val="24"/>
          <w:szCs w:val="24"/>
        </w:rPr>
        <w:t xml:space="preserve"> citri</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Plant Dis.</w:t>
      </w:r>
      <w:r w:rsidRPr="00FD0C09">
        <w:rPr>
          <w:rFonts w:ascii="Times New Roman" w:eastAsiaTheme="majorEastAsia" w:hAnsi="Times New Roman" w:cs="Times New Roman"/>
          <w:sz w:val="24"/>
          <w:szCs w:val="24"/>
        </w:rPr>
        <w:t xml:space="preserve"> 107:3958–3966. https://doi.org/10.1094/PDIS-04-23-0769-RE.</w:t>
      </w:r>
    </w:p>
    <w:p w14:paraId="63B00721" w14:textId="01727368" w:rsidR="00C844CF" w:rsidRPr="00FD0C09"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Suzuki S, Oshima K, </w:t>
      </w:r>
      <w:proofErr w:type="spellStart"/>
      <w:r w:rsidRPr="00FD0C09">
        <w:rPr>
          <w:rFonts w:ascii="Times New Roman" w:eastAsiaTheme="majorEastAsia" w:hAnsi="Times New Roman" w:cs="Times New Roman"/>
          <w:sz w:val="24"/>
          <w:szCs w:val="24"/>
        </w:rPr>
        <w:t>Kakizawa</w:t>
      </w:r>
      <w:proofErr w:type="spellEnd"/>
      <w:r w:rsidRPr="00FD0C09">
        <w:rPr>
          <w:rFonts w:ascii="Times New Roman" w:eastAsiaTheme="majorEastAsia" w:hAnsi="Times New Roman" w:cs="Times New Roman"/>
          <w:sz w:val="24"/>
          <w:szCs w:val="24"/>
        </w:rPr>
        <w:t xml:space="preserve"> S, et al.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2006</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Interaction between the membrane protein of a pathogen and insect microfilament complex determines insect-vector specificity. </w:t>
      </w:r>
      <w:r w:rsidRPr="00FD0C09">
        <w:rPr>
          <w:rFonts w:ascii="Times New Roman" w:eastAsiaTheme="majorEastAsia" w:hAnsi="Times New Roman" w:cs="Times New Roman"/>
          <w:i/>
          <w:iCs/>
          <w:sz w:val="24"/>
          <w:szCs w:val="24"/>
        </w:rPr>
        <w:t>Proc. Natl. Acad. Sci. USA</w:t>
      </w:r>
      <w:r w:rsidRPr="00FD0C09">
        <w:rPr>
          <w:rFonts w:ascii="Times New Roman" w:eastAsiaTheme="majorEastAsia" w:hAnsi="Times New Roman" w:cs="Times New Roman"/>
          <w:sz w:val="24"/>
          <w:szCs w:val="24"/>
        </w:rPr>
        <w:t>. 103:4252–4257.</w:t>
      </w:r>
    </w:p>
    <w:p w14:paraId="5FFEA05B" w14:textId="249E0B94" w:rsidR="00C844CF" w:rsidRPr="00FD0C09"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Thapa I, </w:t>
      </w:r>
      <w:r w:rsidR="00C97623"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Ghersi D.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2023</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Modeling preferential attraction to infected hosts in vector-borne diseases. </w:t>
      </w:r>
      <w:r w:rsidRPr="00FD0C09">
        <w:rPr>
          <w:rFonts w:ascii="Times New Roman" w:eastAsiaTheme="majorEastAsia" w:hAnsi="Times New Roman" w:cs="Times New Roman"/>
          <w:i/>
          <w:iCs/>
          <w:sz w:val="24"/>
          <w:szCs w:val="24"/>
        </w:rPr>
        <w:t>Front. Public Health</w:t>
      </w:r>
      <w:r w:rsidRPr="00FD0C09">
        <w:rPr>
          <w:rFonts w:ascii="Times New Roman" w:eastAsiaTheme="majorEastAsia" w:hAnsi="Times New Roman" w:cs="Times New Roman"/>
          <w:sz w:val="24"/>
          <w:szCs w:val="24"/>
        </w:rPr>
        <w:t>. 11:1276029. https://doi.org/10.3389/fpubh.2023.1276029.</w:t>
      </w:r>
    </w:p>
    <w:p w14:paraId="3188F362" w14:textId="61671FBF" w:rsidR="00E12724" w:rsidRDefault="00C844CF"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Thomas PE, </w:t>
      </w:r>
      <w:r w:rsidR="00C97623"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Boll RK.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1977</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Effect of host preference on transmission of curly top virus to tomato by the beet leafhopper. </w:t>
      </w:r>
      <w:r w:rsidRPr="00FD0C09">
        <w:rPr>
          <w:rFonts w:ascii="Times New Roman" w:eastAsiaTheme="majorEastAsia" w:hAnsi="Times New Roman" w:cs="Times New Roman"/>
          <w:i/>
          <w:iCs/>
          <w:sz w:val="24"/>
          <w:szCs w:val="24"/>
        </w:rPr>
        <w:t>Phytopathology</w:t>
      </w:r>
      <w:r w:rsidRPr="00FD0C09">
        <w:rPr>
          <w:rFonts w:ascii="Times New Roman" w:eastAsiaTheme="majorEastAsia" w:hAnsi="Times New Roman" w:cs="Times New Roman"/>
          <w:sz w:val="24"/>
          <w:szCs w:val="24"/>
        </w:rPr>
        <w:t>. 67:903–905.</w:t>
      </w:r>
    </w:p>
    <w:p w14:paraId="4191D364" w14:textId="452909A1" w:rsidR="00DE7D3B" w:rsidRPr="00FD0C09" w:rsidRDefault="00DE7D3B" w:rsidP="00B81B66">
      <w:pPr>
        <w:spacing w:after="0" w:line="480" w:lineRule="auto"/>
        <w:ind w:left="720" w:hanging="720"/>
        <w:rPr>
          <w:rFonts w:ascii="Times New Roman" w:eastAsiaTheme="majorEastAsia" w:hAnsi="Times New Roman" w:cs="Times New Roman"/>
          <w:sz w:val="24"/>
          <w:szCs w:val="24"/>
        </w:rPr>
      </w:pPr>
      <w:r w:rsidRPr="00DE7D3B">
        <w:rPr>
          <w:rFonts w:ascii="Times New Roman" w:eastAsiaTheme="majorEastAsia" w:hAnsi="Times New Roman" w:cs="Times New Roman"/>
          <w:sz w:val="24"/>
          <w:szCs w:val="24"/>
        </w:rPr>
        <w:lastRenderedPageBreak/>
        <w:t>Washington State University Decision Aid System. (202</w:t>
      </w:r>
      <w:r>
        <w:rPr>
          <w:rFonts w:ascii="Times New Roman" w:eastAsiaTheme="majorEastAsia" w:hAnsi="Times New Roman" w:cs="Times New Roman"/>
          <w:sz w:val="24"/>
          <w:szCs w:val="24"/>
        </w:rPr>
        <w:t>5</w:t>
      </w:r>
      <w:r w:rsidRPr="00DE7D3B">
        <w:rPr>
          <w:rFonts w:ascii="Times New Roman" w:eastAsiaTheme="majorEastAsia" w:hAnsi="Times New Roman" w:cs="Times New Roman"/>
          <w:sz w:val="24"/>
          <w:szCs w:val="24"/>
        </w:rPr>
        <w:t xml:space="preserve">). </w:t>
      </w:r>
      <w:r w:rsidRPr="00DE7D3B">
        <w:rPr>
          <w:rFonts w:ascii="Times New Roman" w:eastAsiaTheme="majorEastAsia" w:hAnsi="Times New Roman" w:cs="Times New Roman"/>
          <w:i/>
          <w:iCs/>
          <w:sz w:val="24"/>
          <w:szCs w:val="24"/>
        </w:rPr>
        <w:t>WSU Potato Decision Aid System</w:t>
      </w:r>
      <w:r w:rsidRPr="00DE7D3B">
        <w:rPr>
          <w:rFonts w:ascii="Times New Roman" w:eastAsiaTheme="majorEastAsia" w:hAnsi="Times New Roman" w:cs="Times New Roman"/>
          <w:sz w:val="24"/>
          <w:szCs w:val="24"/>
        </w:rPr>
        <w:t>. https://potatoes.decisionaid.systems/</w:t>
      </w:r>
    </w:p>
    <w:p w14:paraId="64423688" w14:textId="2E4991FC" w:rsidR="00E12724" w:rsidRPr="00FD0C09" w:rsidRDefault="00E12724"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Weintraub PG, </w:t>
      </w:r>
      <w:r w:rsidR="00C97623"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Beanland L.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2006</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Insect vectors of phytoplasmas. </w:t>
      </w:r>
      <w:r w:rsidRPr="00FD0C09">
        <w:rPr>
          <w:rFonts w:ascii="Times New Roman" w:eastAsiaTheme="majorEastAsia" w:hAnsi="Times New Roman" w:cs="Times New Roman"/>
          <w:i/>
          <w:iCs/>
          <w:sz w:val="24"/>
          <w:szCs w:val="24"/>
        </w:rPr>
        <w:t xml:space="preserve">Annu. Rev. </w:t>
      </w:r>
      <w:proofErr w:type="spellStart"/>
      <w:r w:rsidRPr="00FD0C09">
        <w:rPr>
          <w:rFonts w:ascii="Times New Roman" w:eastAsiaTheme="majorEastAsia" w:hAnsi="Times New Roman" w:cs="Times New Roman"/>
          <w:i/>
          <w:iCs/>
          <w:sz w:val="24"/>
          <w:szCs w:val="24"/>
        </w:rPr>
        <w:t>Entomol</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51:91–111.</w:t>
      </w:r>
    </w:p>
    <w:p w14:paraId="01990105" w14:textId="1EDEFD25" w:rsidR="00E12724" w:rsidRPr="00FD0C09" w:rsidRDefault="00E12724"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Wickham H, Averick M, Bryan J, et al.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2019</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Welcome to the tidyverse. </w:t>
      </w:r>
      <w:r w:rsidRPr="00FD0C09">
        <w:rPr>
          <w:rFonts w:ascii="Times New Roman" w:eastAsiaTheme="majorEastAsia" w:hAnsi="Times New Roman" w:cs="Times New Roman"/>
          <w:i/>
          <w:iCs/>
          <w:sz w:val="24"/>
          <w:szCs w:val="24"/>
        </w:rPr>
        <w:t xml:space="preserve">J. Open Source </w:t>
      </w:r>
      <w:proofErr w:type="spellStart"/>
      <w:r w:rsidRPr="00FD0C09">
        <w:rPr>
          <w:rFonts w:ascii="Times New Roman" w:eastAsiaTheme="majorEastAsia" w:hAnsi="Times New Roman" w:cs="Times New Roman"/>
          <w:i/>
          <w:iCs/>
          <w:sz w:val="24"/>
          <w:szCs w:val="24"/>
        </w:rPr>
        <w:t>Softw</w:t>
      </w:r>
      <w:proofErr w:type="spellEnd"/>
      <w:r w:rsidRPr="00FD0C09">
        <w:rPr>
          <w:rFonts w:ascii="Times New Roman" w:eastAsiaTheme="majorEastAsia" w:hAnsi="Times New Roman" w:cs="Times New Roman"/>
          <w:i/>
          <w:iCs/>
          <w:sz w:val="24"/>
          <w:szCs w:val="24"/>
        </w:rPr>
        <w:t>.</w:t>
      </w:r>
      <w:r w:rsidRPr="00FD0C09">
        <w:rPr>
          <w:rFonts w:ascii="Times New Roman" w:eastAsiaTheme="majorEastAsia" w:hAnsi="Times New Roman" w:cs="Times New Roman"/>
          <w:sz w:val="24"/>
          <w:szCs w:val="24"/>
        </w:rPr>
        <w:t xml:space="preserve"> 4:1686.</w:t>
      </w:r>
    </w:p>
    <w:p w14:paraId="52F67E2B" w14:textId="00537501" w:rsidR="00E12724" w:rsidRPr="00FD0C09" w:rsidRDefault="00E12724" w:rsidP="00B81B66">
      <w:pPr>
        <w:spacing w:after="0" w:line="480" w:lineRule="auto"/>
        <w:ind w:left="720" w:hanging="720"/>
        <w:rPr>
          <w:rFonts w:ascii="Times New Roman" w:eastAsiaTheme="majorEastAsia" w:hAnsi="Times New Roman" w:cs="Times New Roman"/>
          <w:sz w:val="24"/>
          <w:szCs w:val="24"/>
        </w:rPr>
      </w:pPr>
      <w:r w:rsidRPr="00FD0C09">
        <w:rPr>
          <w:rFonts w:ascii="Times New Roman" w:eastAsiaTheme="majorEastAsia" w:hAnsi="Times New Roman" w:cs="Times New Roman"/>
          <w:sz w:val="24"/>
          <w:szCs w:val="24"/>
        </w:rPr>
        <w:t xml:space="preserve">Wilke C.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2024</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ggridges: ridgeline plots in 'ggplot2'</w:t>
      </w:r>
      <w:r w:rsidRPr="00FD0C09">
        <w:rPr>
          <w:rFonts w:ascii="Times New Roman" w:eastAsiaTheme="majorEastAsia" w:hAnsi="Times New Roman" w:cs="Times New Roman"/>
          <w:sz w:val="24"/>
          <w:szCs w:val="24"/>
        </w:rPr>
        <w:t>. R package version 0.5.6. https://CRAN.R-project.org/package=ggridges</w:t>
      </w:r>
    </w:p>
    <w:p w14:paraId="0222269F" w14:textId="044FBBF8" w:rsidR="00E12724" w:rsidRPr="00FD0C09" w:rsidRDefault="00E12724" w:rsidP="00B81B66">
      <w:pPr>
        <w:spacing w:after="0" w:line="480" w:lineRule="auto"/>
        <w:ind w:left="720" w:hanging="720"/>
        <w:rPr>
          <w:rFonts w:ascii="Times New Roman" w:eastAsiaTheme="majorEastAsia" w:hAnsi="Times New Roman" w:cs="Times New Roman"/>
          <w:sz w:val="24"/>
          <w:szCs w:val="24"/>
        </w:rPr>
      </w:pPr>
      <w:proofErr w:type="spellStart"/>
      <w:r w:rsidRPr="00FD0C09">
        <w:rPr>
          <w:rFonts w:ascii="Times New Roman" w:eastAsiaTheme="majorEastAsia" w:hAnsi="Times New Roman" w:cs="Times New Roman"/>
          <w:sz w:val="24"/>
          <w:szCs w:val="24"/>
        </w:rPr>
        <w:t>Wohleb</w:t>
      </w:r>
      <w:proofErr w:type="spellEnd"/>
      <w:r w:rsidRPr="00FD0C09">
        <w:rPr>
          <w:rFonts w:ascii="Times New Roman" w:eastAsiaTheme="majorEastAsia" w:hAnsi="Times New Roman" w:cs="Times New Roman"/>
          <w:sz w:val="24"/>
          <w:szCs w:val="24"/>
        </w:rPr>
        <w:t xml:space="preserve"> CH, Waters TD, </w:t>
      </w:r>
      <w:r w:rsidR="00C97623" w:rsidRPr="00FD0C09">
        <w:rPr>
          <w:rFonts w:ascii="Times New Roman" w:eastAsiaTheme="majorEastAsia" w:hAnsi="Times New Roman" w:cs="Times New Roman"/>
          <w:sz w:val="24"/>
          <w:szCs w:val="24"/>
        </w:rPr>
        <w:t xml:space="preserve">&amp; </w:t>
      </w:r>
      <w:r w:rsidRPr="00FD0C09">
        <w:rPr>
          <w:rFonts w:ascii="Times New Roman" w:eastAsiaTheme="majorEastAsia" w:hAnsi="Times New Roman" w:cs="Times New Roman"/>
          <w:sz w:val="24"/>
          <w:szCs w:val="24"/>
        </w:rPr>
        <w:t xml:space="preserve">Crowder DW.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2021</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Decision support for potato growers using a pest monitoring network. </w:t>
      </w:r>
      <w:r w:rsidRPr="00FD0C09">
        <w:rPr>
          <w:rFonts w:ascii="Times New Roman" w:eastAsiaTheme="majorEastAsia" w:hAnsi="Times New Roman" w:cs="Times New Roman"/>
          <w:i/>
          <w:iCs/>
          <w:sz w:val="24"/>
          <w:szCs w:val="24"/>
        </w:rPr>
        <w:t>Am. J. Potato Res.</w:t>
      </w:r>
      <w:r w:rsidRPr="00FD0C09">
        <w:rPr>
          <w:rFonts w:ascii="Times New Roman" w:eastAsiaTheme="majorEastAsia" w:hAnsi="Times New Roman" w:cs="Times New Roman"/>
          <w:sz w:val="24"/>
          <w:szCs w:val="24"/>
        </w:rPr>
        <w:t xml:space="preserve"> 98:5–11.</w:t>
      </w:r>
    </w:p>
    <w:p w14:paraId="20729D27" w14:textId="3B0D94F2" w:rsidR="003B0348" w:rsidRPr="00FD0C09" w:rsidRDefault="00E12724" w:rsidP="000C5DB2">
      <w:pPr>
        <w:spacing w:after="0" w:line="480" w:lineRule="auto"/>
        <w:ind w:left="720" w:hanging="720"/>
        <w:rPr>
          <w:rFonts w:ascii="Times New Roman" w:hAnsi="Times New Roman" w:cs="Times New Roman"/>
          <w:sz w:val="24"/>
          <w:szCs w:val="24"/>
          <w:shd w:val="clear" w:color="auto" w:fill="FFFFFF"/>
        </w:rPr>
      </w:pPr>
      <w:r w:rsidRPr="00FD0C09">
        <w:rPr>
          <w:rFonts w:ascii="Times New Roman" w:eastAsiaTheme="majorEastAsia" w:hAnsi="Times New Roman" w:cs="Times New Roman"/>
          <w:sz w:val="24"/>
          <w:szCs w:val="24"/>
        </w:rPr>
        <w:t xml:space="preserve">Wood S, </w:t>
      </w:r>
      <w:r w:rsidR="00C97623" w:rsidRPr="00FD0C09">
        <w:rPr>
          <w:rFonts w:ascii="Times New Roman" w:eastAsiaTheme="majorEastAsia" w:hAnsi="Times New Roman" w:cs="Times New Roman"/>
          <w:sz w:val="24"/>
          <w:szCs w:val="24"/>
        </w:rPr>
        <w:t xml:space="preserve">&amp; </w:t>
      </w:r>
      <w:proofErr w:type="spellStart"/>
      <w:r w:rsidRPr="00FD0C09">
        <w:rPr>
          <w:rFonts w:ascii="Times New Roman" w:eastAsiaTheme="majorEastAsia" w:hAnsi="Times New Roman" w:cs="Times New Roman"/>
          <w:sz w:val="24"/>
          <w:szCs w:val="24"/>
        </w:rPr>
        <w:t>Scheipl</w:t>
      </w:r>
      <w:proofErr w:type="spellEnd"/>
      <w:r w:rsidRPr="00FD0C09">
        <w:rPr>
          <w:rFonts w:ascii="Times New Roman" w:eastAsiaTheme="majorEastAsia" w:hAnsi="Times New Roman" w:cs="Times New Roman"/>
          <w:sz w:val="24"/>
          <w:szCs w:val="24"/>
        </w:rPr>
        <w:t xml:space="preserve"> F. </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2020</w:t>
      </w:r>
      <w:r w:rsidR="00C97623" w:rsidRPr="00FD0C09">
        <w:rPr>
          <w:rFonts w:ascii="Times New Roman" w:eastAsiaTheme="majorEastAsia" w:hAnsi="Times New Roman" w:cs="Times New Roman"/>
          <w:sz w:val="24"/>
          <w:szCs w:val="24"/>
        </w:rPr>
        <w:t>)</w:t>
      </w:r>
      <w:r w:rsidRPr="00FD0C09">
        <w:rPr>
          <w:rFonts w:ascii="Times New Roman" w:eastAsiaTheme="majorEastAsia" w:hAnsi="Times New Roman" w:cs="Times New Roman"/>
          <w:sz w:val="24"/>
          <w:szCs w:val="24"/>
        </w:rPr>
        <w:t xml:space="preserve">. </w:t>
      </w:r>
      <w:r w:rsidRPr="00FD0C09">
        <w:rPr>
          <w:rFonts w:ascii="Times New Roman" w:eastAsiaTheme="majorEastAsia" w:hAnsi="Times New Roman" w:cs="Times New Roman"/>
          <w:i/>
          <w:iCs/>
          <w:sz w:val="24"/>
          <w:szCs w:val="24"/>
        </w:rPr>
        <w:t>gamm4: generalized additive mixed models using ‘</w:t>
      </w:r>
      <w:proofErr w:type="spellStart"/>
      <w:r w:rsidRPr="00FD0C09">
        <w:rPr>
          <w:rFonts w:ascii="Times New Roman" w:eastAsiaTheme="majorEastAsia" w:hAnsi="Times New Roman" w:cs="Times New Roman"/>
          <w:i/>
          <w:iCs/>
          <w:sz w:val="24"/>
          <w:szCs w:val="24"/>
        </w:rPr>
        <w:t>mgcv</w:t>
      </w:r>
      <w:proofErr w:type="spellEnd"/>
      <w:r w:rsidRPr="00FD0C09">
        <w:rPr>
          <w:rFonts w:ascii="Times New Roman" w:eastAsiaTheme="majorEastAsia" w:hAnsi="Times New Roman" w:cs="Times New Roman"/>
          <w:i/>
          <w:iCs/>
          <w:sz w:val="24"/>
          <w:szCs w:val="24"/>
        </w:rPr>
        <w:t>’ and ‘lme4’</w:t>
      </w:r>
      <w:r w:rsidRPr="00FD0C09">
        <w:rPr>
          <w:rFonts w:ascii="Times New Roman" w:eastAsiaTheme="majorEastAsia" w:hAnsi="Times New Roman" w:cs="Times New Roman"/>
          <w:sz w:val="24"/>
          <w:szCs w:val="24"/>
        </w:rPr>
        <w:t xml:space="preserve">. R package version 0.2-6. </w:t>
      </w:r>
      <w:r w:rsidR="003B0348" w:rsidRPr="00FD0C09">
        <w:rPr>
          <w:rFonts w:ascii="Times New Roman" w:eastAsiaTheme="majorEastAsia" w:hAnsi="Times New Roman" w:cs="Times New Roman"/>
          <w:sz w:val="24"/>
          <w:szCs w:val="24"/>
        </w:rPr>
        <w:t>https://CRAN.R-project.org/package=gamm4</w:t>
      </w:r>
    </w:p>
    <w:sectPr w:rsidR="003B0348" w:rsidRPr="00FD0C09" w:rsidSect="003D4F8C">
      <w:footerReference w:type="even" r:id="rId15"/>
      <w:footerReference w:type="default" r:id="rId16"/>
      <w:footerReference w:type="firs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Krell, Rayda" w:date="2025-12-29T12:21:00Z" w:initials="RK">
    <w:p w14:paraId="27F98104" w14:textId="77777777" w:rsidR="00A676D6" w:rsidRDefault="00A676D6" w:rsidP="00A676D6">
      <w:pPr>
        <w:pStyle w:val="CommentText"/>
      </w:pPr>
      <w:r>
        <w:rPr>
          <w:rStyle w:val="CommentReference"/>
        </w:rPr>
        <w:annotationRef/>
      </w:r>
      <w:r>
        <w:t>The term “non-crop” and “weed” seems redundant. Suggest saying “weedy hosts”</w:t>
      </w:r>
    </w:p>
  </w:comment>
  <w:comment w:id="70" w:author="Krell, Rayda" w:date="2025-12-29T10:31:00Z" w:initials="RK">
    <w:p w14:paraId="5D547B4E" w14:textId="0B055D70" w:rsidR="00B978AD" w:rsidRDefault="00B978AD" w:rsidP="00B978AD">
      <w:pPr>
        <w:pStyle w:val="CommentText"/>
      </w:pPr>
      <w:r>
        <w:rPr>
          <w:rStyle w:val="CommentReference"/>
        </w:rPr>
        <w:annotationRef/>
      </w:r>
      <w:r>
        <w:t>For all three pathogens? Or for the insect? Or both?</w:t>
      </w:r>
    </w:p>
  </w:comment>
  <w:comment w:id="71" w:author="Krell, Rayda" w:date="2025-12-29T10:32:00Z" w:initials="RK">
    <w:p w14:paraId="33AE6271" w14:textId="77777777" w:rsidR="00B978AD" w:rsidRDefault="00B978AD" w:rsidP="00B978AD">
      <w:pPr>
        <w:pStyle w:val="CommentText"/>
      </w:pPr>
      <w:r>
        <w:rPr>
          <w:rStyle w:val="CommentReference"/>
        </w:rPr>
        <w:annotationRef/>
      </w:r>
      <w:r>
        <w:t xml:space="preserve">Insect populations, correct? Or pathogen populations? Or both? Clarify. </w:t>
      </w:r>
    </w:p>
  </w:comment>
  <w:comment w:id="111" w:author="Krell, Rayda" w:date="2025-12-29T10:40:00Z" w:initials="RK">
    <w:p w14:paraId="75F7F73D" w14:textId="77777777" w:rsidR="00B90E21" w:rsidRDefault="00B90E21" w:rsidP="00B90E21">
      <w:pPr>
        <w:pStyle w:val="CommentText"/>
      </w:pPr>
      <w:r>
        <w:rPr>
          <w:rStyle w:val="CommentReference"/>
        </w:rPr>
        <w:annotationRef/>
      </w:r>
      <w:r>
        <w:t xml:space="preserve">Replace “many” with the exact number. </w:t>
      </w:r>
    </w:p>
  </w:comment>
  <w:comment w:id="114" w:author="Krell, Rayda" w:date="2025-12-29T10:53:00Z" w:initials="RK">
    <w:p w14:paraId="00DE36D1" w14:textId="77777777" w:rsidR="003A3451" w:rsidRDefault="004051C6" w:rsidP="003A3451">
      <w:pPr>
        <w:pStyle w:val="CommentText"/>
      </w:pPr>
      <w:r>
        <w:rPr>
          <w:rStyle w:val="CommentReference"/>
        </w:rPr>
        <w:annotationRef/>
      </w:r>
      <w:r w:rsidR="003A3451">
        <w:t xml:space="preserve">Add in the </w:t>
      </w:r>
      <w:proofErr w:type="gramStart"/>
      <w:r w:rsidR="003A3451">
        <w:t>time period</w:t>
      </w:r>
      <w:proofErr w:type="gramEnd"/>
      <w:r w:rsidR="003A3451">
        <w:t xml:space="preserve"> of sampling in each year, e.g., from March to August (seems like it from figure)? Or, every two weeks from January to December? Clarify. </w:t>
      </w:r>
    </w:p>
  </w:comment>
  <w:comment w:id="115" w:author="Krell, Rayda" w:date="2025-12-29T10:56:00Z" w:initials="RK">
    <w:p w14:paraId="5C564CDB" w14:textId="0A038547" w:rsidR="006200A2" w:rsidRDefault="006200A2" w:rsidP="006200A2">
      <w:pPr>
        <w:pStyle w:val="CommentText"/>
      </w:pPr>
      <w:r>
        <w:rPr>
          <w:rStyle w:val="CommentReference"/>
        </w:rPr>
        <w:annotationRef/>
      </w:r>
      <w:r>
        <w:t xml:space="preserve">Host for pathogen or insect or both? Also, were weed species in the stands identified? Clarify. </w:t>
      </w:r>
    </w:p>
  </w:comment>
  <w:comment w:id="116" w:author="Krell, Rayda" w:date="2025-12-29T10:57:00Z" w:initials="RK">
    <w:p w14:paraId="64990872" w14:textId="77777777" w:rsidR="0038320D" w:rsidRDefault="0038320D" w:rsidP="0038320D">
      <w:pPr>
        <w:pStyle w:val="CommentText"/>
      </w:pPr>
      <w:r>
        <w:rPr>
          <w:rStyle w:val="CommentReference"/>
        </w:rPr>
        <w:annotationRef/>
      </w:r>
      <w:r>
        <w:t>Clarify how long kept on ice. 8 hours or fewer?</w:t>
      </w:r>
    </w:p>
  </w:comment>
  <w:comment w:id="143" w:author="Krell, Rayda" w:date="2025-12-29T11:28:00Z" w:initials="RK">
    <w:p w14:paraId="635DB0D2" w14:textId="77777777" w:rsidR="00C96AA8" w:rsidRDefault="00C96AA8" w:rsidP="00C96AA8">
      <w:pPr>
        <w:pStyle w:val="CommentText"/>
      </w:pPr>
      <w:r>
        <w:rPr>
          <w:rStyle w:val="CommentReference"/>
        </w:rPr>
        <w:annotationRef/>
      </w:r>
      <w:r>
        <w:t xml:space="preserve">In the results you say only the 2020 insects were samples for S. citri. Please explain. </w:t>
      </w:r>
    </w:p>
  </w:comment>
  <w:comment w:id="150" w:author="Krell, Rayda" w:date="2025-12-29T11:26:00Z" w:initials="RK">
    <w:p w14:paraId="400A805A" w14:textId="4C275671" w:rsidR="008829C1" w:rsidRDefault="008829C1" w:rsidP="008829C1">
      <w:pPr>
        <w:pStyle w:val="CommentText"/>
      </w:pPr>
      <w:r>
        <w:rPr>
          <w:rStyle w:val="CommentReference"/>
        </w:rPr>
        <w:annotationRef/>
      </w:r>
      <w:r>
        <w:t xml:space="preserve">The 230 includes insects from all three years, correct? THEN, a subsample of the 230 (i.e., 93) were also tested for S. citri, correct? Please add language to clarify. </w:t>
      </w:r>
    </w:p>
  </w:comment>
  <w:comment w:id="154" w:author="Krell, Rayda" w:date="2025-12-29T11:25:00Z" w:initials="RK">
    <w:p w14:paraId="6E0B4651" w14:textId="1C66E039" w:rsidR="005944FD" w:rsidRDefault="005944FD" w:rsidP="005944FD">
      <w:pPr>
        <w:pStyle w:val="CommentText"/>
      </w:pPr>
      <w:r>
        <w:rPr>
          <w:rStyle w:val="CommentReference"/>
        </w:rPr>
        <w:annotationRef/>
      </w:r>
      <w:r>
        <w:t xml:space="preserve">In your methods, you say the collections from 2019 and 2020 were tested for S. citri. Please fix the error in the </w:t>
      </w:r>
      <w:proofErr w:type="gramStart"/>
      <w:r>
        <w:t>methods, OR</w:t>
      </w:r>
      <w:proofErr w:type="gramEnd"/>
      <w:r>
        <w:t xml:space="preserve"> add 2019 to your report of the results. </w:t>
      </w:r>
      <w:proofErr w:type="gramStart"/>
      <w:r>
        <w:t>Or,</w:t>
      </w:r>
      <w:proofErr w:type="gramEnd"/>
      <w:r>
        <w:t xml:space="preserve"> otherwise explain the discrepancy. </w:t>
      </w:r>
    </w:p>
  </w:comment>
  <w:comment w:id="155" w:author="Krell, Rayda" w:date="2025-12-29T11:22:00Z" w:initials="RK">
    <w:p w14:paraId="2A05A6FE" w14:textId="2C9C2A1C" w:rsidR="00474A8A" w:rsidRDefault="00474A8A" w:rsidP="00474A8A">
      <w:pPr>
        <w:pStyle w:val="CommentText"/>
      </w:pPr>
      <w:r>
        <w:rPr>
          <w:rStyle w:val="CommentReference"/>
        </w:rPr>
        <w:annotationRef/>
      </w:r>
      <w:r>
        <w:t xml:space="preserve">Did any of the 8 also harbor any of the other pathogens? Or were they singly infected? </w:t>
      </w:r>
    </w:p>
  </w:comment>
  <w:comment w:id="156" w:author="Krell, Rayda" w:date="2025-12-29T11:36:00Z" w:initials="RK">
    <w:p w14:paraId="79FF87D2" w14:textId="77777777" w:rsidR="00DD307E" w:rsidRDefault="000E16BD" w:rsidP="00DD307E">
      <w:pPr>
        <w:pStyle w:val="CommentText"/>
      </w:pPr>
      <w:r>
        <w:rPr>
          <w:rStyle w:val="CommentReference"/>
        </w:rPr>
        <w:annotationRef/>
      </w:r>
      <w:r w:rsidR="00DD307E">
        <w:t xml:space="preserve">Do you mean figure 2 and the supplemental figure? I don’t count 246 plant species in any table. I suggest making the supplemental figure into a numbered table if you want to list all species. If so, refer to the full species name vs. the genus only. Unless all plant species are listed, refer to genera only in your total counts. </w:t>
      </w:r>
    </w:p>
  </w:comment>
  <w:comment w:id="157" w:author="Krell, Rayda" w:date="2025-12-29T11:43:00Z" w:initials="RK">
    <w:p w14:paraId="232A9674" w14:textId="5219E9E6" w:rsidR="001E1AFE" w:rsidRDefault="003624AC" w:rsidP="001E1AFE">
      <w:pPr>
        <w:pStyle w:val="CommentText"/>
      </w:pPr>
      <w:r>
        <w:rPr>
          <w:rStyle w:val="CommentReference"/>
        </w:rPr>
        <w:annotationRef/>
      </w:r>
      <w:r w:rsidR="001E1AFE">
        <w:t>In the x-axis label for figure 2, change “healthy” to “pathogen-free” (or noninfectious). Insect vectors are generally not affected by carrying a pathogen and are “healthy” even though they can also be infectious.</w:t>
      </w:r>
    </w:p>
  </w:comment>
  <w:comment w:id="158" w:author="Anderson, Riley Morgan" w:date="2026-01-02T10:18:00Z" w:initials="RA">
    <w:p w14:paraId="2FB482DE" w14:textId="093ACC32" w:rsidR="00503327" w:rsidRDefault="00503327">
      <w:pPr>
        <w:pStyle w:val="CommentText"/>
      </w:pPr>
      <w:r>
        <w:rPr>
          <w:rStyle w:val="CommentReference"/>
        </w:rPr>
        <w:annotationRef/>
      </w:r>
      <w:r>
        <w:t>Legends updated. Not sure what Table 1 is.</w:t>
      </w:r>
    </w:p>
  </w:comment>
  <w:comment w:id="164" w:author="Krell, Rayda" w:date="2025-12-29T11:37:00Z" w:initials="RK">
    <w:p w14:paraId="505A69BC" w14:textId="6F7B68A1" w:rsidR="00372CD3" w:rsidRDefault="00372CD3" w:rsidP="00372CD3">
      <w:pPr>
        <w:pStyle w:val="CommentText"/>
      </w:pPr>
      <w:r>
        <w:rPr>
          <w:rStyle w:val="CommentReference"/>
        </w:rPr>
        <w:annotationRef/>
      </w:r>
      <w:r>
        <w:t xml:space="preserve">Where does this number come from? By “plant hit” do you mean insects that were positive for DNA of a plant species in their gut? Be more specific. </w:t>
      </w:r>
    </w:p>
  </w:comment>
  <w:comment w:id="168" w:author="Krell, Rayda" w:date="2025-12-29T11:45:00Z" w:initials="RK">
    <w:p w14:paraId="61352E5C" w14:textId="77777777" w:rsidR="00DD307E" w:rsidRDefault="005E4EE6" w:rsidP="00DD307E">
      <w:pPr>
        <w:pStyle w:val="CommentText"/>
      </w:pPr>
      <w:r>
        <w:rPr>
          <w:rStyle w:val="CommentReference"/>
        </w:rPr>
        <w:annotationRef/>
      </w:r>
      <w:r w:rsidR="00DD307E">
        <w:t>Delete this statement unless the species (not just genus) will be listed in a table.</w:t>
      </w:r>
    </w:p>
  </w:comment>
  <w:comment w:id="169" w:author="Krell, Rayda" w:date="2025-12-29T11:37:00Z" w:initials="RK">
    <w:p w14:paraId="37A4380C" w14:textId="77777777" w:rsidR="00DD307E" w:rsidRDefault="00372CD3" w:rsidP="00DD307E">
      <w:pPr>
        <w:pStyle w:val="CommentText"/>
      </w:pPr>
      <w:r>
        <w:rPr>
          <w:rStyle w:val="CommentReference"/>
        </w:rPr>
        <w:annotationRef/>
      </w:r>
      <w:r w:rsidR="00DD307E">
        <w:t>I don’t see where these numbers match with those in the tables or figure. If they are from the supplemental figure, please make it into a numbered figure or table and reference it accordingly.</w:t>
      </w:r>
    </w:p>
  </w:comment>
  <w:comment w:id="170" w:author="Krell, Rayda" w:date="2025-12-29T12:23:00Z" w:initials="RK">
    <w:p w14:paraId="750F1E5A" w14:textId="77777777" w:rsidR="004B6B0D" w:rsidRDefault="004B6B0D" w:rsidP="004B6B0D">
      <w:pPr>
        <w:pStyle w:val="CommentText"/>
      </w:pPr>
      <w:r>
        <w:rPr>
          <w:rStyle w:val="CommentReference"/>
        </w:rPr>
        <w:annotationRef/>
      </w:r>
      <w:r>
        <w:t>Suggest saying simply “weeds” or “non-crop plants.” From the way I interpret the description, it seems that non-crop plants might be the correct term because the plants sampled were not in direct competition with the crop, i.e., they were outside the crop field, and were not plants in competition with the crop, aka “weeds.”</w:t>
      </w:r>
    </w:p>
  </w:comment>
  <w:comment w:id="172" w:author="Krell, Rayda" w:date="2025-12-29T11:49:00Z" w:initials="RK">
    <w:p w14:paraId="4751CC61" w14:textId="1A5E1C6A" w:rsidR="002B750C" w:rsidRDefault="002B750C" w:rsidP="002B750C">
      <w:pPr>
        <w:pStyle w:val="CommentText"/>
      </w:pPr>
      <w:r>
        <w:rPr>
          <w:rStyle w:val="CommentReference"/>
        </w:rPr>
        <w:annotationRef/>
      </w:r>
      <w:r>
        <w:t xml:space="preserve">Are you saying that of the most common non-crop hosts, these were the most common sub-groups? It would be better to create an additional table showing the species. It’s not clear where these percentages come from without including an n for each percentage. </w:t>
      </w:r>
    </w:p>
  </w:comment>
  <w:comment w:id="181" w:author="Krell, Rayda" w:date="2025-12-29T11:51:00Z" w:initials="RK">
    <w:p w14:paraId="426C5B48" w14:textId="77777777" w:rsidR="00AE2FF0" w:rsidRDefault="00AE2FF0" w:rsidP="00AE2FF0">
      <w:pPr>
        <w:pStyle w:val="CommentText"/>
      </w:pPr>
      <w:r>
        <w:rPr>
          <w:rStyle w:val="CommentReference"/>
        </w:rPr>
        <w:annotationRef/>
      </w:r>
      <w:r>
        <w:t>What about S. citri infection? Why isn’t it included here?</w:t>
      </w:r>
    </w:p>
  </w:comment>
  <w:comment w:id="185" w:author="Krell, Rayda" w:date="2025-12-29T12:18:00Z" w:initials="RK">
    <w:p w14:paraId="7427DA97" w14:textId="77777777" w:rsidR="003A6DB3" w:rsidRDefault="003A6DB3" w:rsidP="003A6DB3">
      <w:pPr>
        <w:pStyle w:val="CommentText"/>
      </w:pPr>
      <w:r>
        <w:rPr>
          <w:rStyle w:val="CommentReference"/>
        </w:rPr>
        <w:annotationRef/>
      </w:r>
      <w:r>
        <w:t>In the caption for figure 4, include what the amplitude of the line indicates...number of insects positive for each species, correct?</w:t>
      </w:r>
    </w:p>
  </w:comment>
  <w:comment w:id="186" w:author="Anderson, Riley Morgan" w:date="2025-12-30T16:50:00Z" w:initials="RA">
    <w:p w14:paraId="157A902F" w14:textId="6D64A532" w:rsidR="0049555D" w:rsidRDefault="0049555D">
      <w:pPr>
        <w:pStyle w:val="CommentText"/>
      </w:pPr>
      <w:r>
        <w:rPr>
          <w:rStyle w:val="CommentReference"/>
        </w:rPr>
        <w:annotationRef/>
      </w:r>
      <w:r>
        <w:t xml:space="preserve">KDE is a proportional density. </w:t>
      </w:r>
      <w:proofErr w:type="gramStart"/>
      <w:r>
        <w:t>So</w:t>
      </w:r>
      <w:proofErr w:type="gramEnd"/>
      <w:r>
        <w:t xml:space="preserve"> the amplitude is not universally interpretable. For each species, the sample size is </w:t>
      </w:r>
      <w:proofErr w:type="gramStart"/>
      <w:r>
        <w:t>listed</w:t>
      </w:r>
      <w:proofErr w:type="gramEnd"/>
      <w:r>
        <w:t xml:space="preserve"> and the shape of the density curve is proportional to the total sample size for that species. Species with smaller sample sizes will tend to have larger amplitudes especially when their temporal distribution is not uniform.</w:t>
      </w:r>
    </w:p>
  </w:comment>
  <w:comment w:id="187" w:author="Krell, Rayda" w:date="2025-12-29T12:26:00Z" w:initials="RK">
    <w:p w14:paraId="72DD97CC" w14:textId="77777777" w:rsidR="00E92173" w:rsidRDefault="00E92173" w:rsidP="00E92173">
      <w:pPr>
        <w:pStyle w:val="CommentText"/>
      </w:pPr>
      <w:r>
        <w:rPr>
          <w:rStyle w:val="CommentReference"/>
        </w:rPr>
        <w:annotationRef/>
      </w:r>
      <w:r>
        <w:t>This is not clear from the data, but it  certainly would be possible to inform better management approaches...but it is not clear on the extent to which the approaches will result in reduced risk of pathogen transmission, which would require specific study.</w:t>
      </w:r>
    </w:p>
  </w:comment>
  <w:comment w:id="202" w:author="Krell, Rayda" w:date="2025-12-29T12:28:00Z" w:initials="RK">
    <w:p w14:paraId="5E24BDF6" w14:textId="77777777" w:rsidR="00C45528" w:rsidRDefault="00C45528" w:rsidP="00C45528">
      <w:pPr>
        <w:pStyle w:val="CommentText"/>
      </w:pPr>
      <w:r>
        <w:rPr>
          <w:rStyle w:val="CommentReference"/>
        </w:rPr>
        <w:annotationRef/>
      </w:r>
      <w:r>
        <w:t xml:space="preserve">In the results, the range reported is 1 to 20. Please reconcile. </w:t>
      </w:r>
    </w:p>
  </w:comment>
  <w:comment w:id="203" w:author="Krell, Rayda" w:date="2025-12-29T12:30:00Z" w:initials="RK">
    <w:p w14:paraId="1275485B" w14:textId="77777777" w:rsidR="00BE5075" w:rsidRDefault="00BE5075" w:rsidP="00BE5075">
      <w:pPr>
        <w:pStyle w:val="CommentText"/>
      </w:pPr>
      <w:r>
        <w:rPr>
          <w:rStyle w:val="CommentReference"/>
        </w:rPr>
        <w:annotationRef/>
      </w:r>
      <w:r>
        <w:t xml:space="preserve">Or low pathogen presence in the region or in some species. </w:t>
      </w:r>
    </w:p>
  </w:comment>
  <w:comment w:id="211" w:author="Krell, Rayda" w:date="2025-12-29T12:44:00Z" w:initials="RK">
    <w:p w14:paraId="03E8831B" w14:textId="77777777" w:rsidR="00C57C64" w:rsidRDefault="00C57C64" w:rsidP="00C57C64">
      <w:pPr>
        <w:pStyle w:val="CommentText"/>
      </w:pPr>
      <w:r>
        <w:rPr>
          <w:rStyle w:val="CommentReference"/>
        </w:rPr>
        <w:annotationRef/>
      </w:r>
      <w:r>
        <w:t>Are wild mustards known hosts for any/</w:t>
      </w:r>
      <w:proofErr w:type="gramStart"/>
      <w:r>
        <w:t>all of</w:t>
      </w:r>
      <w:proofErr w:type="gramEnd"/>
      <w:r>
        <w:t xml:space="preserve"> the pathogens tested for in this study? Please cite references. </w:t>
      </w:r>
    </w:p>
  </w:comment>
  <w:comment w:id="233" w:author="Krell, Rayda" w:date="2025-12-29T12:49:00Z" w:initials="RK">
    <w:p w14:paraId="46EB62C4" w14:textId="77777777" w:rsidR="00034579" w:rsidRDefault="00034579" w:rsidP="00034579">
      <w:pPr>
        <w:pStyle w:val="CommentText"/>
      </w:pPr>
      <w:r>
        <w:rPr>
          <w:rStyle w:val="CommentReference"/>
        </w:rPr>
        <w:annotationRef/>
      </w:r>
      <w:r>
        <w:t xml:space="preserve">Please fix all references to match ESA style. See first reference for example. </w:t>
      </w:r>
    </w:p>
  </w:comment>
  <w:comment w:id="234" w:author="Krell, Rayda" w:date="2025-12-29T13:06:00Z" w:initials="RK">
    <w:p w14:paraId="02E2EAB1" w14:textId="77777777" w:rsidR="00710B1B" w:rsidRDefault="00710B1B" w:rsidP="00710B1B">
      <w:pPr>
        <w:pStyle w:val="CommentText"/>
      </w:pPr>
      <w:r>
        <w:rPr>
          <w:rStyle w:val="CommentReference"/>
        </w:rPr>
        <w:annotationRef/>
      </w:r>
      <w:hyperlink r:id="rId1" w:anchor="References%20and%20in-text%20citations" w:history="1">
        <w:r w:rsidRPr="0048630A">
          <w:rPr>
            <w:rStyle w:val="Hyperlink"/>
          </w:rPr>
          <w:t>Manuscript Preparation | Annals of the Entomological Society of America | Oxford Academic</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F98104" w15:done="0"/>
  <w15:commentEx w15:paraId="5D547B4E" w15:done="0"/>
  <w15:commentEx w15:paraId="33AE6271" w15:done="0"/>
  <w15:commentEx w15:paraId="75F7F73D" w15:done="0"/>
  <w15:commentEx w15:paraId="00DE36D1" w15:done="0"/>
  <w15:commentEx w15:paraId="5C564CDB" w15:done="0"/>
  <w15:commentEx w15:paraId="64990872" w15:done="0"/>
  <w15:commentEx w15:paraId="635DB0D2" w15:done="0"/>
  <w15:commentEx w15:paraId="400A805A" w15:done="0"/>
  <w15:commentEx w15:paraId="6E0B4651" w15:done="0"/>
  <w15:commentEx w15:paraId="2A05A6FE" w15:done="1"/>
  <w15:commentEx w15:paraId="79FF87D2" w15:done="0"/>
  <w15:commentEx w15:paraId="232A9674" w15:paraIdParent="79FF87D2" w15:done="0"/>
  <w15:commentEx w15:paraId="2FB482DE" w15:paraIdParent="79FF87D2" w15:done="0"/>
  <w15:commentEx w15:paraId="505A69BC" w15:done="1"/>
  <w15:commentEx w15:paraId="61352E5C" w15:done="1"/>
  <w15:commentEx w15:paraId="37A4380C" w15:done="0"/>
  <w15:commentEx w15:paraId="750F1E5A" w15:done="0"/>
  <w15:commentEx w15:paraId="4751CC61" w15:done="0"/>
  <w15:commentEx w15:paraId="426C5B48" w15:done="0"/>
  <w15:commentEx w15:paraId="7427DA97" w15:done="0"/>
  <w15:commentEx w15:paraId="157A902F" w15:paraIdParent="7427DA97" w15:done="0"/>
  <w15:commentEx w15:paraId="72DD97CC" w15:done="0"/>
  <w15:commentEx w15:paraId="5E24BDF6" w15:done="0"/>
  <w15:commentEx w15:paraId="1275485B" w15:done="0"/>
  <w15:commentEx w15:paraId="03E8831B" w15:done="0"/>
  <w15:commentEx w15:paraId="46EB62C4" w15:done="0"/>
  <w15:commentEx w15:paraId="02E2EAB1" w15:paraIdParent="46EB6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B2CDF3" w16cex:dateUtc="2025-12-29T17:21:00Z"/>
  <w16cex:commentExtensible w16cex:durableId="7FB02639" w16cex:dateUtc="2025-12-29T15:31:00Z"/>
  <w16cex:commentExtensible w16cex:durableId="4DCA2D09" w16cex:dateUtc="2025-12-29T15:32:00Z"/>
  <w16cex:commentExtensible w16cex:durableId="0D6829E7" w16cex:dateUtc="2025-12-29T15:40:00Z"/>
  <w16cex:commentExtensible w16cex:durableId="5A9E6DD9" w16cex:dateUtc="2025-12-29T15:53:00Z"/>
  <w16cex:commentExtensible w16cex:durableId="6AA68B08" w16cex:dateUtc="2025-12-29T15:56:00Z"/>
  <w16cex:commentExtensible w16cex:durableId="19083929" w16cex:dateUtc="2025-12-29T15:57:00Z"/>
  <w16cex:commentExtensible w16cex:durableId="2EA3B402" w16cex:dateUtc="2025-12-29T16:28:00Z"/>
  <w16cex:commentExtensible w16cex:durableId="5F543804" w16cex:dateUtc="2025-12-29T16:26:00Z"/>
  <w16cex:commentExtensible w16cex:durableId="2B6AC48C" w16cex:dateUtc="2025-12-29T16:25:00Z"/>
  <w16cex:commentExtensible w16cex:durableId="23D34AC7" w16cex:dateUtc="2025-12-29T16:22:00Z"/>
  <w16cex:commentExtensible w16cex:durableId="700FB76F" w16cex:dateUtc="2025-12-29T16:36:00Z"/>
  <w16cex:commentExtensible w16cex:durableId="68EB0606" w16cex:dateUtc="2025-12-29T16:43:00Z"/>
  <w16cex:commentExtensible w16cex:durableId="062E7076" w16cex:dateUtc="2026-01-02T15:18:00Z"/>
  <w16cex:commentExtensible w16cex:durableId="611200B5" w16cex:dateUtc="2025-12-29T16:37:00Z"/>
  <w16cex:commentExtensible w16cex:durableId="353CCC6F" w16cex:dateUtc="2025-12-29T16:45:00Z"/>
  <w16cex:commentExtensible w16cex:durableId="08320E7A" w16cex:dateUtc="2025-12-29T16:37:00Z"/>
  <w16cex:commentExtensible w16cex:durableId="019E667E" w16cex:dateUtc="2025-12-29T17:23:00Z"/>
  <w16cex:commentExtensible w16cex:durableId="5E04C186" w16cex:dateUtc="2025-12-29T16:49:00Z"/>
  <w16cex:commentExtensible w16cex:durableId="394087C1" w16cex:dateUtc="2025-12-29T16:51:00Z"/>
  <w16cex:commentExtensible w16cex:durableId="63926D00" w16cex:dateUtc="2025-12-29T17:18:00Z"/>
  <w16cex:commentExtensible w16cex:durableId="4BD06A64" w16cex:dateUtc="2025-12-30T21:50:00Z"/>
  <w16cex:commentExtensible w16cex:durableId="262E7E84" w16cex:dateUtc="2025-12-29T17:26:00Z"/>
  <w16cex:commentExtensible w16cex:durableId="18F6F49E" w16cex:dateUtc="2025-12-29T17:28:00Z"/>
  <w16cex:commentExtensible w16cex:durableId="7A995F8B" w16cex:dateUtc="2025-12-29T17:30:00Z"/>
  <w16cex:commentExtensible w16cex:durableId="4D0D99E3" w16cex:dateUtc="2025-12-29T17:44:00Z"/>
  <w16cex:commentExtensible w16cex:durableId="71993513" w16cex:dateUtc="2025-12-29T17:49:00Z"/>
  <w16cex:commentExtensible w16cex:durableId="24CB329B" w16cex:dateUtc="2025-12-2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F98104" w16cid:durableId="31B2CDF3"/>
  <w16cid:commentId w16cid:paraId="5D547B4E" w16cid:durableId="7FB02639"/>
  <w16cid:commentId w16cid:paraId="33AE6271" w16cid:durableId="4DCA2D09"/>
  <w16cid:commentId w16cid:paraId="75F7F73D" w16cid:durableId="0D6829E7"/>
  <w16cid:commentId w16cid:paraId="00DE36D1" w16cid:durableId="5A9E6DD9"/>
  <w16cid:commentId w16cid:paraId="5C564CDB" w16cid:durableId="6AA68B08"/>
  <w16cid:commentId w16cid:paraId="64990872" w16cid:durableId="19083929"/>
  <w16cid:commentId w16cid:paraId="635DB0D2" w16cid:durableId="2EA3B402"/>
  <w16cid:commentId w16cid:paraId="400A805A" w16cid:durableId="5F543804"/>
  <w16cid:commentId w16cid:paraId="6E0B4651" w16cid:durableId="2B6AC48C"/>
  <w16cid:commentId w16cid:paraId="2A05A6FE" w16cid:durableId="23D34AC7"/>
  <w16cid:commentId w16cid:paraId="79FF87D2" w16cid:durableId="700FB76F"/>
  <w16cid:commentId w16cid:paraId="232A9674" w16cid:durableId="68EB0606"/>
  <w16cid:commentId w16cid:paraId="2FB482DE" w16cid:durableId="062E7076"/>
  <w16cid:commentId w16cid:paraId="505A69BC" w16cid:durableId="611200B5"/>
  <w16cid:commentId w16cid:paraId="61352E5C" w16cid:durableId="353CCC6F"/>
  <w16cid:commentId w16cid:paraId="37A4380C" w16cid:durableId="08320E7A"/>
  <w16cid:commentId w16cid:paraId="750F1E5A" w16cid:durableId="019E667E"/>
  <w16cid:commentId w16cid:paraId="4751CC61" w16cid:durableId="5E04C186"/>
  <w16cid:commentId w16cid:paraId="426C5B48" w16cid:durableId="394087C1"/>
  <w16cid:commentId w16cid:paraId="7427DA97" w16cid:durableId="63926D00"/>
  <w16cid:commentId w16cid:paraId="157A902F" w16cid:durableId="4BD06A64"/>
  <w16cid:commentId w16cid:paraId="72DD97CC" w16cid:durableId="262E7E84"/>
  <w16cid:commentId w16cid:paraId="5E24BDF6" w16cid:durableId="18F6F49E"/>
  <w16cid:commentId w16cid:paraId="1275485B" w16cid:durableId="7A995F8B"/>
  <w16cid:commentId w16cid:paraId="03E8831B" w16cid:durableId="4D0D99E3"/>
  <w16cid:commentId w16cid:paraId="46EB62C4" w16cid:durableId="71993513"/>
  <w16cid:commentId w16cid:paraId="02E2EAB1" w16cid:durableId="24CB3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D83B" w14:textId="77777777" w:rsidR="00303F5A" w:rsidRDefault="00303F5A" w:rsidP="006A6E85">
      <w:pPr>
        <w:spacing w:after="0" w:line="240" w:lineRule="auto"/>
      </w:pPr>
      <w:r>
        <w:separator/>
      </w:r>
    </w:p>
  </w:endnote>
  <w:endnote w:type="continuationSeparator" w:id="0">
    <w:p w14:paraId="5CAA8834" w14:textId="77777777" w:rsidR="00303F5A" w:rsidRDefault="00303F5A" w:rsidP="006A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51D9" w14:textId="2C530F21" w:rsidR="005C2F88" w:rsidRDefault="005C2F88">
    <w:pPr>
      <w:pStyle w:val="Footer"/>
    </w:pPr>
    <w:r>
      <w:rPr>
        <w:noProof/>
      </w:rPr>
      <mc:AlternateContent>
        <mc:Choice Requires="wps">
          <w:drawing>
            <wp:anchor distT="0" distB="0" distL="0" distR="0" simplePos="0" relativeHeight="251659264" behindDoc="0" locked="0" layoutInCell="1" allowOverlap="1" wp14:anchorId="09783670" wp14:editId="234309D8">
              <wp:simplePos x="635" y="635"/>
              <wp:positionH relativeFrom="page">
                <wp:align>center</wp:align>
              </wp:positionH>
              <wp:positionV relativeFrom="page">
                <wp:align>bottom</wp:align>
              </wp:positionV>
              <wp:extent cx="938530" cy="347980"/>
              <wp:effectExtent l="0" t="0" r="13970" b="0"/>
              <wp:wrapNone/>
              <wp:docPr id="213703363" name="Text Box 2" descr="---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8530" cy="347980"/>
                      </a:xfrm>
                      <a:prstGeom prst="rect">
                        <a:avLst/>
                      </a:prstGeom>
                      <a:noFill/>
                      <a:ln>
                        <a:noFill/>
                      </a:ln>
                    </wps:spPr>
                    <wps:txbx>
                      <w:txbxContent>
                        <w:p w14:paraId="3DF4FF08" w14:textId="7AE8AC72"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783670" id="_x0000_t202" coordsize="21600,21600" o:spt="202" path="m,l,21600r21600,l21600,xe">
              <v:stroke joinstyle="miter"/>
              <v:path gradientshapeok="t" o:connecttype="rect"/>
            </v:shapetype>
            <v:shape id="Text Box 2" o:spid="_x0000_s1026" type="#_x0000_t202" alt="---Internal Use--- " style="position:absolute;margin-left:0;margin-top:0;width:73.9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" filled="f" stroked="f">
              <v:textbox style="mso-fit-shape-to-text:t" inset="0,0,0,15pt">
                <w:txbxContent>
                  <w:p w14:paraId="3DF4FF08" w14:textId="7AE8AC72"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AC1C" w14:textId="0F4374C1" w:rsidR="005C2F88" w:rsidRDefault="005C2F88">
    <w:pPr>
      <w:pStyle w:val="Footer"/>
    </w:pPr>
    <w:r>
      <w:rPr>
        <w:noProof/>
      </w:rPr>
      <mc:AlternateContent>
        <mc:Choice Requires="wps">
          <w:drawing>
            <wp:anchor distT="0" distB="0" distL="0" distR="0" simplePos="0" relativeHeight="251660288" behindDoc="0" locked="0" layoutInCell="1" allowOverlap="1" wp14:anchorId="29E2C1DE" wp14:editId="5BBE9D5D">
              <wp:simplePos x="914400" y="9429293"/>
              <wp:positionH relativeFrom="page">
                <wp:align>center</wp:align>
              </wp:positionH>
              <wp:positionV relativeFrom="page">
                <wp:align>bottom</wp:align>
              </wp:positionV>
              <wp:extent cx="938530" cy="347980"/>
              <wp:effectExtent l="0" t="0" r="13970" b="0"/>
              <wp:wrapNone/>
              <wp:docPr id="194000908" name="Text Box 3" descr="---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8530" cy="347980"/>
                      </a:xfrm>
                      <a:prstGeom prst="rect">
                        <a:avLst/>
                      </a:prstGeom>
                      <a:noFill/>
                      <a:ln>
                        <a:noFill/>
                      </a:ln>
                    </wps:spPr>
                    <wps:txbx>
                      <w:txbxContent>
                        <w:p w14:paraId="4E02D109" w14:textId="5D1A243A"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E2C1DE" id="_x0000_t202" coordsize="21600,21600" o:spt="202" path="m,l,21600r21600,l21600,xe">
              <v:stroke joinstyle="miter"/>
              <v:path gradientshapeok="t" o:connecttype="rect"/>
            </v:shapetype>
            <v:shape id="Text Box 3" o:spid="_x0000_s1027" type="#_x0000_t202" alt="---Internal Use--- " style="position:absolute;margin-left:0;margin-top:0;width:73.9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" filled="f" stroked="f">
              <v:textbox style="mso-fit-shape-to-text:t" inset="0,0,0,15pt">
                <w:txbxContent>
                  <w:p w14:paraId="4E02D109" w14:textId="5D1A243A"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C775" w14:textId="1C5A8058" w:rsidR="005C2F88" w:rsidRDefault="005C2F88">
    <w:pPr>
      <w:pStyle w:val="Footer"/>
    </w:pPr>
    <w:r>
      <w:rPr>
        <w:noProof/>
      </w:rPr>
      <mc:AlternateContent>
        <mc:Choice Requires="wps">
          <w:drawing>
            <wp:anchor distT="0" distB="0" distL="0" distR="0" simplePos="0" relativeHeight="251658240" behindDoc="0" locked="0" layoutInCell="1" allowOverlap="1" wp14:anchorId="56FA7C65" wp14:editId="43CEB21F">
              <wp:simplePos x="635" y="635"/>
              <wp:positionH relativeFrom="page">
                <wp:align>center</wp:align>
              </wp:positionH>
              <wp:positionV relativeFrom="page">
                <wp:align>bottom</wp:align>
              </wp:positionV>
              <wp:extent cx="938530" cy="347980"/>
              <wp:effectExtent l="0" t="0" r="13970" b="0"/>
              <wp:wrapNone/>
              <wp:docPr id="2086946038" name="Text Box 1" descr="---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8530" cy="347980"/>
                      </a:xfrm>
                      <a:prstGeom prst="rect">
                        <a:avLst/>
                      </a:prstGeom>
                      <a:noFill/>
                      <a:ln>
                        <a:noFill/>
                      </a:ln>
                    </wps:spPr>
                    <wps:txbx>
                      <w:txbxContent>
                        <w:p w14:paraId="3FFC9059" w14:textId="573A82A5"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FA7C65" id="_x0000_t202" coordsize="21600,21600" o:spt="202" path="m,l,21600r21600,l21600,xe">
              <v:stroke joinstyle="miter"/>
              <v:path gradientshapeok="t" o:connecttype="rect"/>
            </v:shapetype>
            <v:shape id="Text Box 1" o:spid="_x0000_s1028" type="#_x0000_t202" alt="---Internal Use--- " style="position:absolute;margin-left:0;margin-top:0;width:73.9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" filled="f" stroked="f">
              <v:textbox style="mso-fit-shape-to-text:t" inset="0,0,0,15pt">
                <w:txbxContent>
                  <w:p w14:paraId="3FFC9059" w14:textId="573A82A5" w:rsidR="005C2F88" w:rsidRPr="005C2F88" w:rsidRDefault="005C2F88" w:rsidP="005C2F88">
                    <w:pPr>
                      <w:spacing w:after="0"/>
                      <w:rPr>
                        <w:rFonts w:ascii="Arial" w:eastAsia="Arial" w:hAnsi="Arial" w:cs="Arial"/>
                        <w:noProof/>
                        <w:color w:val="000000"/>
                        <w:sz w:val="20"/>
                        <w:szCs w:val="20"/>
                      </w:rPr>
                    </w:pPr>
                    <w:r w:rsidRPr="005C2F88">
                      <w:rPr>
                        <w:rFonts w:ascii="Arial" w:eastAsia="Arial" w:hAnsi="Arial" w:cs="Arial"/>
                        <w:noProof/>
                        <w:color w:val="000000"/>
                        <w:sz w:val="20"/>
                        <w:szCs w:val="20"/>
                      </w:rPr>
                      <w:t xml:space="preserve">---Internal Use---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41C9" w14:textId="77777777" w:rsidR="00303F5A" w:rsidRDefault="00303F5A" w:rsidP="006A6E85">
      <w:pPr>
        <w:spacing w:after="0" w:line="240" w:lineRule="auto"/>
      </w:pPr>
      <w:r>
        <w:separator/>
      </w:r>
    </w:p>
  </w:footnote>
  <w:footnote w:type="continuationSeparator" w:id="0">
    <w:p w14:paraId="374D09A2" w14:textId="77777777" w:rsidR="00303F5A" w:rsidRDefault="00303F5A" w:rsidP="006A6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01C"/>
    <w:multiLevelType w:val="hybridMultilevel"/>
    <w:tmpl w:val="859A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D4222"/>
    <w:multiLevelType w:val="hybridMultilevel"/>
    <w:tmpl w:val="73C4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83C35"/>
    <w:multiLevelType w:val="hybridMultilevel"/>
    <w:tmpl w:val="A96E7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D01AC"/>
    <w:multiLevelType w:val="hybridMultilevel"/>
    <w:tmpl w:val="ACAA8742"/>
    <w:lvl w:ilvl="0" w:tplc="7EB4305C">
      <w:start w:val="1"/>
      <w:numFmt w:val="bullet"/>
      <w:lvlText w:val="•"/>
      <w:lvlJc w:val="left"/>
      <w:pPr>
        <w:tabs>
          <w:tab w:val="num" w:pos="720"/>
        </w:tabs>
        <w:ind w:left="720" w:hanging="360"/>
      </w:pPr>
      <w:rPr>
        <w:rFonts w:ascii="Arial" w:hAnsi="Arial" w:hint="default"/>
      </w:rPr>
    </w:lvl>
    <w:lvl w:ilvl="1" w:tplc="8FC4CC68" w:tentative="1">
      <w:start w:val="1"/>
      <w:numFmt w:val="bullet"/>
      <w:lvlText w:val="•"/>
      <w:lvlJc w:val="left"/>
      <w:pPr>
        <w:tabs>
          <w:tab w:val="num" w:pos="1440"/>
        </w:tabs>
        <w:ind w:left="1440" w:hanging="360"/>
      </w:pPr>
      <w:rPr>
        <w:rFonts w:ascii="Arial" w:hAnsi="Arial" w:hint="default"/>
      </w:rPr>
    </w:lvl>
    <w:lvl w:ilvl="2" w:tplc="53240162" w:tentative="1">
      <w:start w:val="1"/>
      <w:numFmt w:val="bullet"/>
      <w:lvlText w:val="•"/>
      <w:lvlJc w:val="left"/>
      <w:pPr>
        <w:tabs>
          <w:tab w:val="num" w:pos="2160"/>
        </w:tabs>
        <w:ind w:left="2160" w:hanging="360"/>
      </w:pPr>
      <w:rPr>
        <w:rFonts w:ascii="Arial" w:hAnsi="Arial" w:hint="default"/>
      </w:rPr>
    </w:lvl>
    <w:lvl w:ilvl="3" w:tplc="55FC1456" w:tentative="1">
      <w:start w:val="1"/>
      <w:numFmt w:val="bullet"/>
      <w:lvlText w:val="•"/>
      <w:lvlJc w:val="left"/>
      <w:pPr>
        <w:tabs>
          <w:tab w:val="num" w:pos="2880"/>
        </w:tabs>
        <w:ind w:left="2880" w:hanging="360"/>
      </w:pPr>
      <w:rPr>
        <w:rFonts w:ascii="Arial" w:hAnsi="Arial" w:hint="default"/>
      </w:rPr>
    </w:lvl>
    <w:lvl w:ilvl="4" w:tplc="883494A8" w:tentative="1">
      <w:start w:val="1"/>
      <w:numFmt w:val="bullet"/>
      <w:lvlText w:val="•"/>
      <w:lvlJc w:val="left"/>
      <w:pPr>
        <w:tabs>
          <w:tab w:val="num" w:pos="3600"/>
        </w:tabs>
        <w:ind w:left="3600" w:hanging="360"/>
      </w:pPr>
      <w:rPr>
        <w:rFonts w:ascii="Arial" w:hAnsi="Arial" w:hint="default"/>
      </w:rPr>
    </w:lvl>
    <w:lvl w:ilvl="5" w:tplc="6ADAAB54" w:tentative="1">
      <w:start w:val="1"/>
      <w:numFmt w:val="bullet"/>
      <w:lvlText w:val="•"/>
      <w:lvlJc w:val="left"/>
      <w:pPr>
        <w:tabs>
          <w:tab w:val="num" w:pos="4320"/>
        </w:tabs>
        <w:ind w:left="4320" w:hanging="360"/>
      </w:pPr>
      <w:rPr>
        <w:rFonts w:ascii="Arial" w:hAnsi="Arial" w:hint="default"/>
      </w:rPr>
    </w:lvl>
    <w:lvl w:ilvl="6" w:tplc="33BC0178" w:tentative="1">
      <w:start w:val="1"/>
      <w:numFmt w:val="bullet"/>
      <w:lvlText w:val="•"/>
      <w:lvlJc w:val="left"/>
      <w:pPr>
        <w:tabs>
          <w:tab w:val="num" w:pos="5040"/>
        </w:tabs>
        <w:ind w:left="5040" w:hanging="360"/>
      </w:pPr>
      <w:rPr>
        <w:rFonts w:ascii="Arial" w:hAnsi="Arial" w:hint="default"/>
      </w:rPr>
    </w:lvl>
    <w:lvl w:ilvl="7" w:tplc="914487E6" w:tentative="1">
      <w:start w:val="1"/>
      <w:numFmt w:val="bullet"/>
      <w:lvlText w:val="•"/>
      <w:lvlJc w:val="left"/>
      <w:pPr>
        <w:tabs>
          <w:tab w:val="num" w:pos="5760"/>
        </w:tabs>
        <w:ind w:left="5760" w:hanging="360"/>
      </w:pPr>
      <w:rPr>
        <w:rFonts w:ascii="Arial" w:hAnsi="Arial" w:hint="default"/>
      </w:rPr>
    </w:lvl>
    <w:lvl w:ilvl="8" w:tplc="2D8EE8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292E4D"/>
    <w:multiLevelType w:val="hybridMultilevel"/>
    <w:tmpl w:val="519C412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E27CBE"/>
    <w:multiLevelType w:val="hybridMultilevel"/>
    <w:tmpl w:val="B02E7D9A"/>
    <w:lvl w:ilvl="0" w:tplc="DA046FCA">
      <w:start w:val="1"/>
      <w:numFmt w:val="bullet"/>
      <w:lvlText w:val="•"/>
      <w:lvlJc w:val="left"/>
      <w:pPr>
        <w:tabs>
          <w:tab w:val="num" w:pos="720"/>
        </w:tabs>
        <w:ind w:left="720" w:hanging="360"/>
      </w:pPr>
      <w:rPr>
        <w:rFonts w:ascii="Arial" w:hAnsi="Arial" w:hint="default"/>
      </w:rPr>
    </w:lvl>
    <w:lvl w:ilvl="1" w:tplc="2DDE2DC6" w:tentative="1">
      <w:start w:val="1"/>
      <w:numFmt w:val="bullet"/>
      <w:lvlText w:val="•"/>
      <w:lvlJc w:val="left"/>
      <w:pPr>
        <w:tabs>
          <w:tab w:val="num" w:pos="1440"/>
        </w:tabs>
        <w:ind w:left="1440" w:hanging="360"/>
      </w:pPr>
      <w:rPr>
        <w:rFonts w:ascii="Arial" w:hAnsi="Arial" w:hint="default"/>
      </w:rPr>
    </w:lvl>
    <w:lvl w:ilvl="2" w:tplc="80E8C8C6" w:tentative="1">
      <w:start w:val="1"/>
      <w:numFmt w:val="bullet"/>
      <w:lvlText w:val="•"/>
      <w:lvlJc w:val="left"/>
      <w:pPr>
        <w:tabs>
          <w:tab w:val="num" w:pos="2160"/>
        </w:tabs>
        <w:ind w:left="2160" w:hanging="360"/>
      </w:pPr>
      <w:rPr>
        <w:rFonts w:ascii="Arial" w:hAnsi="Arial" w:hint="default"/>
      </w:rPr>
    </w:lvl>
    <w:lvl w:ilvl="3" w:tplc="ED8C9F46" w:tentative="1">
      <w:start w:val="1"/>
      <w:numFmt w:val="bullet"/>
      <w:lvlText w:val="•"/>
      <w:lvlJc w:val="left"/>
      <w:pPr>
        <w:tabs>
          <w:tab w:val="num" w:pos="2880"/>
        </w:tabs>
        <w:ind w:left="2880" w:hanging="360"/>
      </w:pPr>
      <w:rPr>
        <w:rFonts w:ascii="Arial" w:hAnsi="Arial" w:hint="default"/>
      </w:rPr>
    </w:lvl>
    <w:lvl w:ilvl="4" w:tplc="E6F02228" w:tentative="1">
      <w:start w:val="1"/>
      <w:numFmt w:val="bullet"/>
      <w:lvlText w:val="•"/>
      <w:lvlJc w:val="left"/>
      <w:pPr>
        <w:tabs>
          <w:tab w:val="num" w:pos="3600"/>
        </w:tabs>
        <w:ind w:left="3600" w:hanging="360"/>
      </w:pPr>
      <w:rPr>
        <w:rFonts w:ascii="Arial" w:hAnsi="Arial" w:hint="default"/>
      </w:rPr>
    </w:lvl>
    <w:lvl w:ilvl="5" w:tplc="C2A8213E" w:tentative="1">
      <w:start w:val="1"/>
      <w:numFmt w:val="bullet"/>
      <w:lvlText w:val="•"/>
      <w:lvlJc w:val="left"/>
      <w:pPr>
        <w:tabs>
          <w:tab w:val="num" w:pos="4320"/>
        </w:tabs>
        <w:ind w:left="4320" w:hanging="360"/>
      </w:pPr>
      <w:rPr>
        <w:rFonts w:ascii="Arial" w:hAnsi="Arial" w:hint="default"/>
      </w:rPr>
    </w:lvl>
    <w:lvl w:ilvl="6" w:tplc="8B444226" w:tentative="1">
      <w:start w:val="1"/>
      <w:numFmt w:val="bullet"/>
      <w:lvlText w:val="•"/>
      <w:lvlJc w:val="left"/>
      <w:pPr>
        <w:tabs>
          <w:tab w:val="num" w:pos="5040"/>
        </w:tabs>
        <w:ind w:left="5040" w:hanging="360"/>
      </w:pPr>
      <w:rPr>
        <w:rFonts w:ascii="Arial" w:hAnsi="Arial" w:hint="default"/>
      </w:rPr>
    </w:lvl>
    <w:lvl w:ilvl="7" w:tplc="3DC8B078" w:tentative="1">
      <w:start w:val="1"/>
      <w:numFmt w:val="bullet"/>
      <w:lvlText w:val="•"/>
      <w:lvlJc w:val="left"/>
      <w:pPr>
        <w:tabs>
          <w:tab w:val="num" w:pos="5760"/>
        </w:tabs>
        <w:ind w:left="5760" w:hanging="360"/>
      </w:pPr>
      <w:rPr>
        <w:rFonts w:ascii="Arial" w:hAnsi="Arial" w:hint="default"/>
      </w:rPr>
    </w:lvl>
    <w:lvl w:ilvl="8" w:tplc="67AE00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9C2AEC"/>
    <w:multiLevelType w:val="hybridMultilevel"/>
    <w:tmpl w:val="D178A2DC"/>
    <w:lvl w:ilvl="0" w:tplc="8534A8FC">
      <w:start w:val="1"/>
      <w:numFmt w:val="bullet"/>
      <w:lvlText w:val="•"/>
      <w:lvlJc w:val="left"/>
      <w:pPr>
        <w:tabs>
          <w:tab w:val="num" w:pos="720"/>
        </w:tabs>
        <w:ind w:left="720" w:hanging="360"/>
      </w:pPr>
      <w:rPr>
        <w:rFonts w:ascii="Arial" w:hAnsi="Arial" w:hint="default"/>
      </w:rPr>
    </w:lvl>
    <w:lvl w:ilvl="1" w:tplc="80D6F18E" w:tentative="1">
      <w:start w:val="1"/>
      <w:numFmt w:val="bullet"/>
      <w:lvlText w:val="•"/>
      <w:lvlJc w:val="left"/>
      <w:pPr>
        <w:tabs>
          <w:tab w:val="num" w:pos="1440"/>
        </w:tabs>
        <w:ind w:left="1440" w:hanging="360"/>
      </w:pPr>
      <w:rPr>
        <w:rFonts w:ascii="Arial" w:hAnsi="Arial" w:hint="default"/>
      </w:rPr>
    </w:lvl>
    <w:lvl w:ilvl="2" w:tplc="98487896" w:tentative="1">
      <w:start w:val="1"/>
      <w:numFmt w:val="bullet"/>
      <w:lvlText w:val="•"/>
      <w:lvlJc w:val="left"/>
      <w:pPr>
        <w:tabs>
          <w:tab w:val="num" w:pos="2160"/>
        </w:tabs>
        <w:ind w:left="2160" w:hanging="360"/>
      </w:pPr>
      <w:rPr>
        <w:rFonts w:ascii="Arial" w:hAnsi="Arial" w:hint="default"/>
      </w:rPr>
    </w:lvl>
    <w:lvl w:ilvl="3" w:tplc="B052DDE4" w:tentative="1">
      <w:start w:val="1"/>
      <w:numFmt w:val="bullet"/>
      <w:lvlText w:val="•"/>
      <w:lvlJc w:val="left"/>
      <w:pPr>
        <w:tabs>
          <w:tab w:val="num" w:pos="2880"/>
        </w:tabs>
        <w:ind w:left="2880" w:hanging="360"/>
      </w:pPr>
      <w:rPr>
        <w:rFonts w:ascii="Arial" w:hAnsi="Arial" w:hint="default"/>
      </w:rPr>
    </w:lvl>
    <w:lvl w:ilvl="4" w:tplc="2E26BAA0" w:tentative="1">
      <w:start w:val="1"/>
      <w:numFmt w:val="bullet"/>
      <w:lvlText w:val="•"/>
      <w:lvlJc w:val="left"/>
      <w:pPr>
        <w:tabs>
          <w:tab w:val="num" w:pos="3600"/>
        </w:tabs>
        <w:ind w:left="3600" w:hanging="360"/>
      </w:pPr>
      <w:rPr>
        <w:rFonts w:ascii="Arial" w:hAnsi="Arial" w:hint="default"/>
      </w:rPr>
    </w:lvl>
    <w:lvl w:ilvl="5" w:tplc="3CBEA8FE" w:tentative="1">
      <w:start w:val="1"/>
      <w:numFmt w:val="bullet"/>
      <w:lvlText w:val="•"/>
      <w:lvlJc w:val="left"/>
      <w:pPr>
        <w:tabs>
          <w:tab w:val="num" w:pos="4320"/>
        </w:tabs>
        <w:ind w:left="4320" w:hanging="360"/>
      </w:pPr>
      <w:rPr>
        <w:rFonts w:ascii="Arial" w:hAnsi="Arial" w:hint="default"/>
      </w:rPr>
    </w:lvl>
    <w:lvl w:ilvl="6" w:tplc="CCC09A60" w:tentative="1">
      <w:start w:val="1"/>
      <w:numFmt w:val="bullet"/>
      <w:lvlText w:val="•"/>
      <w:lvlJc w:val="left"/>
      <w:pPr>
        <w:tabs>
          <w:tab w:val="num" w:pos="5040"/>
        </w:tabs>
        <w:ind w:left="5040" w:hanging="360"/>
      </w:pPr>
      <w:rPr>
        <w:rFonts w:ascii="Arial" w:hAnsi="Arial" w:hint="default"/>
      </w:rPr>
    </w:lvl>
    <w:lvl w:ilvl="7" w:tplc="CC4AB114" w:tentative="1">
      <w:start w:val="1"/>
      <w:numFmt w:val="bullet"/>
      <w:lvlText w:val="•"/>
      <w:lvlJc w:val="left"/>
      <w:pPr>
        <w:tabs>
          <w:tab w:val="num" w:pos="5760"/>
        </w:tabs>
        <w:ind w:left="5760" w:hanging="360"/>
      </w:pPr>
      <w:rPr>
        <w:rFonts w:ascii="Arial" w:hAnsi="Arial" w:hint="default"/>
      </w:rPr>
    </w:lvl>
    <w:lvl w:ilvl="8" w:tplc="E5B877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3776041"/>
    <w:multiLevelType w:val="hybridMultilevel"/>
    <w:tmpl w:val="3BE06E82"/>
    <w:lvl w:ilvl="0" w:tplc="FED007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02349"/>
    <w:multiLevelType w:val="hybridMultilevel"/>
    <w:tmpl w:val="CDF4C1A8"/>
    <w:lvl w:ilvl="0" w:tplc="D96CA5F8">
      <w:start w:val="1"/>
      <w:numFmt w:val="bullet"/>
      <w:lvlText w:val="•"/>
      <w:lvlJc w:val="left"/>
      <w:pPr>
        <w:tabs>
          <w:tab w:val="num" w:pos="720"/>
        </w:tabs>
        <w:ind w:left="720" w:hanging="360"/>
      </w:pPr>
      <w:rPr>
        <w:rFonts w:ascii="Arial" w:hAnsi="Arial" w:hint="default"/>
      </w:rPr>
    </w:lvl>
    <w:lvl w:ilvl="1" w:tplc="B43C08E6" w:tentative="1">
      <w:start w:val="1"/>
      <w:numFmt w:val="bullet"/>
      <w:lvlText w:val="•"/>
      <w:lvlJc w:val="left"/>
      <w:pPr>
        <w:tabs>
          <w:tab w:val="num" w:pos="1440"/>
        </w:tabs>
        <w:ind w:left="1440" w:hanging="360"/>
      </w:pPr>
      <w:rPr>
        <w:rFonts w:ascii="Arial" w:hAnsi="Arial" w:hint="default"/>
      </w:rPr>
    </w:lvl>
    <w:lvl w:ilvl="2" w:tplc="C5D88DB6" w:tentative="1">
      <w:start w:val="1"/>
      <w:numFmt w:val="bullet"/>
      <w:lvlText w:val="•"/>
      <w:lvlJc w:val="left"/>
      <w:pPr>
        <w:tabs>
          <w:tab w:val="num" w:pos="2160"/>
        </w:tabs>
        <w:ind w:left="2160" w:hanging="360"/>
      </w:pPr>
      <w:rPr>
        <w:rFonts w:ascii="Arial" w:hAnsi="Arial" w:hint="default"/>
      </w:rPr>
    </w:lvl>
    <w:lvl w:ilvl="3" w:tplc="0826FE4A" w:tentative="1">
      <w:start w:val="1"/>
      <w:numFmt w:val="bullet"/>
      <w:lvlText w:val="•"/>
      <w:lvlJc w:val="left"/>
      <w:pPr>
        <w:tabs>
          <w:tab w:val="num" w:pos="2880"/>
        </w:tabs>
        <w:ind w:left="2880" w:hanging="360"/>
      </w:pPr>
      <w:rPr>
        <w:rFonts w:ascii="Arial" w:hAnsi="Arial" w:hint="default"/>
      </w:rPr>
    </w:lvl>
    <w:lvl w:ilvl="4" w:tplc="0FF6BB92" w:tentative="1">
      <w:start w:val="1"/>
      <w:numFmt w:val="bullet"/>
      <w:lvlText w:val="•"/>
      <w:lvlJc w:val="left"/>
      <w:pPr>
        <w:tabs>
          <w:tab w:val="num" w:pos="3600"/>
        </w:tabs>
        <w:ind w:left="3600" w:hanging="360"/>
      </w:pPr>
      <w:rPr>
        <w:rFonts w:ascii="Arial" w:hAnsi="Arial" w:hint="default"/>
      </w:rPr>
    </w:lvl>
    <w:lvl w:ilvl="5" w:tplc="4CD4F1D4" w:tentative="1">
      <w:start w:val="1"/>
      <w:numFmt w:val="bullet"/>
      <w:lvlText w:val="•"/>
      <w:lvlJc w:val="left"/>
      <w:pPr>
        <w:tabs>
          <w:tab w:val="num" w:pos="4320"/>
        </w:tabs>
        <w:ind w:left="4320" w:hanging="360"/>
      </w:pPr>
      <w:rPr>
        <w:rFonts w:ascii="Arial" w:hAnsi="Arial" w:hint="default"/>
      </w:rPr>
    </w:lvl>
    <w:lvl w:ilvl="6" w:tplc="DFB014A6" w:tentative="1">
      <w:start w:val="1"/>
      <w:numFmt w:val="bullet"/>
      <w:lvlText w:val="•"/>
      <w:lvlJc w:val="left"/>
      <w:pPr>
        <w:tabs>
          <w:tab w:val="num" w:pos="5040"/>
        </w:tabs>
        <w:ind w:left="5040" w:hanging="360"/>
      </w:pPr>
      <w:rPr>
        <w:rFonts w:ascii="Arial" w:hAnsi="Arial" w:hint="default"/>
      </w:rPr>
    </w:lvl>
    <w:lvl w:ilvl="7" w:tplc="6F9ABEAC" w:tentative="1">
      <w:start w:val="1"/>
      <w:numFmt w:val="bullet"/>
      <w:lvlText w:val="•"/>
      <w:lvlJc w:val="left"/>
      <w:pPr>
        <w:tabs>
          <w:tab w:val="num" w:pos="5760"/>
        </w:tabs>
        <w:ind w:left="5760" w:hanging="360"/>
      </w:pPr>
      <w:rPr>
        <w:rFonts w:ascii="Arial" w:hAnsi="Arial" w:hint="default"/>
      </w:rPr>
    </w:lvl>
    <w:lvl w:ilvl="8" w:tplc="876242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46A66FC"/>
    <w:multiLevelType w:val="hybridMultilevel"/>
    <w:tmpl w:val="31F4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3406"/>
    <w:multiLevelType w:val="hybridMultilevel"/>
    <w:tmpl w:val="03F4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276488"/>
    <w:multiLevelType w:val="hybridMultilevel"/>
    <w:tmpl w:val="29B2F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863198">
    <w:abstractNumId w:val="8"/>
  </w:num>
  <w:num w:numId="2" w16cid:durableId="1222256432">
    <w:abstractNumId w:val="5"/>
  </w:num>
  <w:num w:numId="3" w16cid:durableId="1516378462">
    <w:abstractNumId w:val="6"/>
  </w:num>
  <w:num w:numId="4" w16cid:durableId="1527131862">
    <w:abstractNumId w:val="10"/>
  </w:num>
  <w:num w:numId="5" w16cid:durableId="1278440238">
    <w:abstractNumId w:val="9"/>
  </w:num>
  <w:num w:numId="6" w16cid:durableId="54427604">
    <w:abstractNumId w:val="0"/>
  </w:num>
  <w:num w:numId="7" w16cid:durableId="1287276256">
    <w:abstractNumId w:val="3"/>
  </w:num>
  <w:num w:numId="8" w16cid:durableId="1680110991">
    <w:abstractNumId w:val="1"/>
  </w:num>
  <w:num w:numId="9" w16cid:durableId="1048531729">
    <w:abstractNumId w:val="7"/>
  </w:num>
  <w:num w:numId="10" w16cid:durableId="86509762">
    <w:abstractNumId w:val="2"/>
  </w:num>
  <w:num w:numId="11" w16cid:durableId="1787043607">
    <w:abstractNumId w:val="11"/>
  </w:num>
  <w:num w:numId="12" w16cid:durableId="20679495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ell, Rayda">
    <w15:presenceInfo w15:providerId="AD" w15:userId="S::rayda.krell@corteva.com::5cbf4a7f-c2da-4f28-a3f2-bdb0fef968aa"/>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D"/>
    <w:rsid w:val="0000114C"/>
    <w:rsid w:val="0000454D"/>
    <w:rsid w:val="00014E6D"/>
    <w:rsid w:val="000178DD"/>
    <w:rsid w:val="00021371"/>
    <w:rsid w:val="0002379F"/>
    <w:rsid w:val="000238DA"/>
    <w:rsid w:val="00025DF1"/>
    <w:rsid w:val="00026506"/>
    <w:rsid w:val="00034579"/>
    <w:rsid w:val="00042655"/>
    <w:rsid w:val="00052159"/>
    <w:rsid w:val="00061734"/>
    <w:rsid w:val="0006208C"/>
    <w:rsid w:val="00067813"/>
    <w:rsid w:val="0008505A"/>
    <w:rsid w:val="0008597D"/>
    <w:rsid w:val="00087907"/>
    <w:rsid w:val="000A44D7"/>
    <w:rsid w:val="000A543C"/>
    <w:rsid w:val="000B2D75"/>
    <w:rsid w:val="000B2F46"/>
    <w:rsid w:val="000C3261"/>
    <w:rsid w:val="000C332F"/>
    <w:rsid w:val="000C5DB2"/>
    <w:rsid w:val="000C5F0B"/>
    <w:rsid w:val="000C672E"/>
    <w:rsid w:val="000C7993"/>
    <w:rsid w:val="000D0AC8"/>
    <w:rsid w:val="000D234B"/>
    <w:rsid w:val="000D5040"/>
    <w:rsid w:val="000E0999"/>
    <w:rsid w:val="000E16BD"/>
    <w:rsid w:val="000E1DA6"/>
    <w:rsid w:val="000F0349"/>
    <w:rsid w:val="000F6DE9"/>
    <w:rsid w:val="00104036"/>
    <w:rsid w:val="00104945"/>
    <w:rsid w:val="00110A2B"/>
    <w:rsid w:val="00112EC7"/>
    <w:rsid w:val="00114CBE"/>
    <w:rsid w:val="0012138A"/>
    <w:rsid w:val="0012197D"/>
    <w:rsid w:val="001262DF"/>
    <w:rsid w:val="0012788E"/>
    <w:rsid w:val="0013160D"/>
    <w:rsid w:val="00132C4C"/>
    <w:rsid w:val="00147B1C"/>
    <w:rsid w:val="001500D2"/>
    <w:rsid w:val="00165513"/>
    <w:rsid w:val="0017244D"/>
    <w:rsid w:val="0017489D"/>
    <w:rsid w:val="00174C35"/>
    <w:rsid w:val="001775B4"/>
    <w:rsid w:val="00183B78"/>
    <w:rsid w:val="00183C39"/>
    <w:rsid w:val="001854EB"/>
    <w:rsid w:val="001945C1"/>
    <w:rsid w:val="0019561A"/>
    <w:rsid w:val="00195779"/>
    <w:rsid w:val="001A3865"/>
    <w:rsid w:val="001A59F0"/>
    <w:rsid w:val="001A6700"/>
    <w:rsid w:val="001B3E65"/>
    <w:rsid w:val="001C6A75"/>
    <w:rsid w:val="001C7A73"/>
    <w:rsid w:val="001E1AFE"/>
    <w:rsid w:val="001E501A"/>
    <w:rsid w:val="001E7AAB"/>
    <w:rsid w:val="001F1346"/>
    <w:rsid w:val="00210DA8"/>
    <w:rsid w:val="002140EC"/>
    <w:rsid w:val="00214FB6"/>
    <w:rsid w:val="00217B12"/>
    <w:rsid w:val="0022101F"/>
    <w:rsid w:val="00224063"/>
    <w:rsid w:val="0022482E"/>
    <w:rsid w:val="00232D87"/>
    <w:rsid w:val="00234C82"/>
    <w:rsid w:val="00234EAB"/>
    <w:rsid w:val="00243225"/>
    <w:rsid w:val="00243AC0"/>
    <w:rsid w:val="00244389"/>
    <w:rsid w:val="00262AA8"/>
    <w:rsid w:val="002637D9"/>
    <w:rsid w:val="00263A0E"/>
    <w:rsid w:val="00266168"/>
    <w:rsid w:val="002704A9"/>
    <w:rsid w:val="00272395"/>
    <w:rsid w:val="00273705"/>
    <w:rsid w:val="00274022"/>
    <w:rsid w:val="00276DB5"/>
    <w:rsid w:val="00280BB2"/>
    <w:rsid w:val="00284B61"/>
    <w:rsid w:val="00286D72"/>
    <w:rsid w:val="002A177C"/>
    <w:rsid w:val="002A22D6"/>
    <w:rsid w:val="002A405A"/>
    <w:rsid w:val="002A474A"/>
    <w:rsid w:val="002A7B35"/>
    <w:rsid w:val="002B41E5"/>
    <w:rsid w:val="002B750C"/>
    <w:rsid w:val="002D053D"/>
    <w:rsid w:val="002D3F51"/>
    <w:rsid w:val="002D7808"/>
    <w:rsid w:val="002E0FE3"/>
    <w:rsid w:val="002E169D"/>
    <w:rsid w:val="002F0737"/>
    <w:rsid w:val="002F5237"/>
    <w:rsid w:val="00300EEC"/>
    <w:rsid w:val="00303F5A"/>
    <w:rsid w:val="00307ECB"/>
    <w:rsid w:val="00317739"/>
    <w:rsid w:val="00320BB5"/>
    <w:rsid w:val="0032159A"/>
    <w:rsid w:val="003343A4"/>
    <w:rsid w:val="00336DA6"/>
    <w:rsid w:val="003410BE"/>
    <w:rsid w:val="00356389"/>
    <w:rsid w:val="00357115"/>
    <w:rsid w:val="003611FF"/>
    <w:rsid w:val="003624AC"/>
    <w:rsid w:val="003665E2"/>
    <w:rsid w:val="00367D00"/>
    <w:rsid w:val="00372CD3"/>
    <w:rsid w:val="00373C9C"/>
    <w:rsid w:val="00374B7D"/>
    <w:rsid w:val="00380D34"/>
    <w:rsid w:val="0038320D"/>
    <w:rsid w:val="003844F2"/>
    <w:rsid w:val="00385C1F"/>
    <w:rsid w:val="00385D02"/>
    <w:rsid w:val="003867FD"/>
    <w:rsid w:val="003910F7"/>
    <w:rsid w:val="00394FE4"/>
    <w:rsid w:val="00395D58"/>
    <w:rsid w:val="003A3451"/>
    <w:rsid w:val="003A6829"/>
    <w:rsid w:val="003A6DB3"/>
    <w:rsid w:val="003B0348"/>
    <w:rsid w:val="003B0956"/>
    <w:rsid w:val="003B21BD"/>
    <w:rsid w:val="003B2EB9"/>
    <w:rsid w:val="003B4F05"/>
    <w:rsid w:val="003B79DC"/>
    <w:rsid w:val="003C10F9"/>
    <w:rsid w:val="003C4159"/>
    <w:rsid w:val="003C459B"/>
    <w:rsid w:val="003D0607"/>
    <w:rsid w:val="003D4F8C"/>
    <w:rsid w:val="003E4A2F"/>
    <w:rsid w:val="003E4ACB"/>
    <w:rsid w:val="0040087D"/>
    <w:rsid w:val="004051C6"/>
    <w:rsid w:val="00405B8E"/>
    <w:rsid w:val="00412B56"/>
    <w:rsid w:val="004204B2"/>
    <w:rsid w:val="00427789"/>
    <w:rsid w:val="00433097"/>
    <w:rsid w:val="004339D6"/>
    <w:rsid w:val="00433C6B"/>
    <w:rsid w:val="004409E0"/>
    <w:rsid w:val="00441126"/>
    <w:rsid w:val="004457A7"/>
    <w:rsid w:val="00446715"/>
    <w:rsid w:val="00451A30"/>
    <w:rsid w:val="0045722A"/>
    <w:rsid w:val="00461388"/>
    <w:rsid w:val="0046213C"/>
    <w:rsid w:val="00462A93"/>
    <w:rsid w:val="0046325D"/>
    <w:rsid w:val="00466A40"/>
    <w:rsid w:val="00467918"/>
    <w:rsid w:val="00474A8A"/>
    <w:rsid w:val="00481E61"/>
    <w:rsid w:val="004829A8"/>
    <w:rsid w:val="004854B8"/>
    <w:rsid w:val="0049030A"/>
    <w:rsid w:val="0049555D"/>
    <w:rsid w:val="004A2058"/>
    <w:rsid w:val="004A2B25"/>
    <w:rsid w:val="004A6778"/>
    <w:rsid w:val="004B0DA0"/>
    <w:rsid w:val="004B6B0D"/>
    <w:rsid w:val="004D40D3"/>
    <w:rsid w:val="004D5A47"/>
    <w:rsid w:val="004D6B0C"/>
    <w:rsid w:val="004E1FDC"/>
    <w:rsid w:val="004E5A25"/>
    <w:rsid w:val="004F4320"/>
    <w:rsid w:val="004F5D01"/>
    <w:rsid w:val="00503327"/>
    <w:rsid w:val="00506385"/>
    <w:rsid w:val="00507290"/>
    <w:rsid w:val="005103F3"/>
    <w:rsid w:val="0053202A"/>
    <w:rsid w:val="00532459"/>
    <w:rsid w:val="00536739"/>
    <w:rsid w:val="00537238"/>
    <w:rsid w:val="00537BDB"/>
    <w:rsid w:val="00541D0F"/>
    <w:rsid w:val="00551F50"/>
    <w:rsid w:val="00565281"/>
    <w:rsid w:val="00565323"/>
    <w:rsid w:val="005708CD"/>
    <w:rsid w:val="00581467"/>
    <w:rsid w:val="00582281"/>
    <w:rsid w:val="00583E58"/>
    <w:rsid w:val="00584B76"/>
    <w:rsid w:val="005853F7"/>
    <w:rsid w:val="005944FD"/>
    <w:rsid w:val="00597AC6"/>
    <w:rsid w:val="005A0B48"/>
    <w:rsid w:val="005A141E"/>
    <w:rsid w:val="005A2183"/>
    <w:rsid w:val="005A2B3C"/>
    <w:rsid w:val="005A5810"/>
    <w:rsid w:val="005B3870"/>
    <w:rsid w:val="005C2F88"/>
    <w:rsid w:val="005C6CB0"/>
    <w:rsid w:val="005D04F8"/>
    <w:rsid w:val="005E0853"/>
    <w:rsid w:val="005E296B"/>
    <w:rsid w:val="005E4EE6"/>
    <w:rsid w:val="005E74E6"/>
    <w:rsid w:val="005E7C7E"/>
    <w:rsid w:val="005F27D7"/>
    <w:rsid w:val="005F5400"/>
    <w:rsid w:val="00604236"/>
    <w:rsid w:val="006065A7"/>
    <w:rsid w:val="0061172F"/>
    <w:rsid w:val="006118E4"/>
    <w:rsid w:val="006200A2"/>
    <w:rsid w:val="00621FBA"/>
    <w:rsid w:val="00625624"/>
    <w:rsid w:val="00630024"/>
    <w:rsid w:val="00635904"/>
    <w:rsid w:val="006364A3"/>
    <w:rsid w:val="006369D4"/>
    <w:rsid w:val="00640E7F"/>
    <w:rsid w:val="00651013"/>
    <w:rsid w:val="006516F7"/>
    <w:rsid w:val="006543A8"/>
    <w:rsid w:val="00660EE5"/>
    <w:rsid w:val="006655DA"/>
    <w:rsid w:val="006702DB"/>
    <w:rsid w:val="00670EF6"/>
    <w:rsid w:val="00671304"/>
    <w:rsid w:val="00675318"/>
    <w:rsid w:val="00682875"/>
    <w:rsid w:val="00685FA8"/>
    <w:rsid w:val="00686545"/>
    <w:rsid w:val="00687CC7"/>
    <w:rsid w:val="0069707A"/>
    <w:rsid w:val="006A4962"/>
    <w:rsid w:val="006A5BC9"/>
    <w:rsid w:val="006A6E85"/>
    <w:rsid w:val="006B37A0"/>
    <w:rsid w:val="006C29AA"/>
    <w:rsid w:val="006C4B64"/>
    <w:rsid w:val="006D319F"/>
    <w:rsid w:val="006D63F0"/>
    <w:rsid w:val="006D7905"/>
    <w:rsid w:val="006E1480"/>
    <w:rsid w:val="006E5D75"/>
    <w:rsid w:val="006F4A02"/>
    <w:rsid w:val="00700994"/>
    <w:rsid w:val="00702E69"/>
    <w:rsid w:val="00703B7E"/>
    <w:rsid w:val="00706BA3"/>
    <w:rsid w:val="00710B1B"/>
    <w:rsid w:val="00714EF2"/>
    <w:rsid w:val="00715804"/>
    <w:rsid w:val="00723F90"/>
    <w:rsid w:val="00730E6C"/>
    <w:rsid w:val="00731945"/>
    <w:rsid w:val="00732FC6"/>
    <w:rsid w:val="007341E6"/>
    <w:rsid w:val="007376D7"/>
    <w:rsid w:val="007404F2"/>
    <w:rsid w:val="007432CA"/>
    <w:rsid w:val="0074511A"/>
    <w:rsid w:val="00750D6B"/>
    <w:rsid w:val="007526BB"/>
    <w:rsid w:val="00763CFE"/>
    <w:rsid w:val="00770399"/>
    <w:rsid w:val="00770E74"/>
    <w:rsid w:val="007717CB"/>
    <w:rsid w:val="007741CF"/>
    <w:rsid w:val="00774FDD"/>
    <w:rsid w:val="00775CFD"/>
    <w:rsid w:val="00777A96"/>
    <w:rsid w:val="0078700F"/>
    <w:rsid w:val="007870E8"/>
    <w:rsid w:val="00787F0A"/>
    <w:rsid w:val="007A2B5C"/>
    <w:rsid w:val="007B099A"/>
    <w:rsid w:val="007B2434"/>
    <w:rsid w:val="007B6456"/>
    <w:rsid w:val="007C4CF5"/>
    <w:rsid w:val="007C7932"/>
    <w:rsid w:val="007D22AF"/>
    <w:rsid w:val="007D3390"/>
    <w:rsid w:val="007E27E6"/>
    <w:rsid w:val="007E6C50"/>
    <w:rsid w:val="007F419E"/>
    <w:rsid w:val="00801640"/>
    <w:rsid w:val="00801CB0"/>
    <w:rsid w:val="00804731"/>
    <w:rsid w:val="0080688C"/>
    <w:rsid w:val="00806DA4"/>
    <w:rsid w:val="00811983"/>
    <w:rsid w:val="008120AC"/>
    <w:rsid w:val="0081519C"/>
    <w:rsid w:val="00816BA6"/>
    <w:rsid w:val="008363FF"/>
    <w:rsid w:val="00840E62"/>
    <w:rsid w:val="00845C3E"/>
    <w:rsid w:val="00847CCE"/>
    <w:rsid w:val="00852702"/>
    <w:rsid w:val="00852AD6"/>
    <w:rsid w:val="00853D64"/>
    <w:rsid w:val="008552DF"/>
    <w:rsid w:val="00856B83"/>
    <w:rsid w:val="008703A6"/>
    <w:rsid w:val="00873105"/>
    <w:rsid w:val="00877E9B"/>
    <w:rsid w:val="008829C1"/>
    <w:rsid w:val="00891BF8"/>
    <w:rsid w:val="008A09F5"/>
    <w:rsid w:val="008A306B"/>
    <w:rsid w:val="008B4649"/>
    <w:rsid w:val="008C0969"/>
    <w:rsid w:val="008C1C75"/>
    <w:rsid w:val="008C438C"/>
    <w:rsid w:val="008C7443"/>
    <w:rsid w:val="008D1142"/>
    <w:rsid w:val="008D45C1"/>
    <w:rsid w:val="008F2284"/>
    <w:rsid w:val="008F3259"/>
    <w:rsid w:val="008F3F36"/>
    <w:rsid w:val="008F7E30"/>
    <w:rsid w:val="00902732"/>
    <w:rsid w:val="0090537B"/>
    <w:rsid w:val="00906DF9"/>
    <w:rsid w:val="00913A93"/>
    <w:rsid w:val="00915513"/>
    <w:rsid w:val="009200C0"/>
    <w:rsid w:val="00920434"/>
    <w:rsid w:val="00923023"/>
    <w:rsid w:val="00924825"/>
    <w:rsid w:val="009264C9"/>
    <w:rsid w:val="00932AC5"/>
    <w:rsid w:val="00932E4C"/>
    <w:rsid w:val="0093344A"/>
    <w:rsid w:val="0093472A"/>
    <w:rsid w:val="009349C9"/>
    <w:rsid w:val="0093544B"/>
    <w:rsid w:val="0094318E"/>
    <w:rsid w:val="009433F8"/>
    <w:rsid w:val="00943A10"/>
    <w:rsid w:val="00946BB2"/>
    <w:rsid w:val="0095047D"/>
    <w:rsid w:val="00951CD8"/>
    <w:rsid w:val="00953BE4"/>
    <w:rsid w:val="00967345"/>
    <w:rsid w:val="00970D96"/>
    <w:rsid w:val="00972BFE"/>
    <w:rsid w:val="00973843"/>
    <w:rsid w:val="00977E02"/>
    <w:rsid w:val="00992803"/>
    <w:rsid w:val="009A4159"/>
    <w:rsid w:val="009B1D40"/>
    <w:rsid w:val="009B333D"/>
    <w:rsid w:val="009B4B26"/>
    <w:rsid w:val="009C09C8"/>
    <w:rsid w:val="009C229D"/>
    <w:rsid w:val="009C631F"/>
    <w:rsid w:val="009D3416"/>
    <w:rsid w:val="009E0B0B"/>
    <w:rsid w:val="009E556A"/>
    <w:rsid w:val="009E797B"/>
    <w:rsid w:val="009F0116"/>
    <w:rsid w:val="009F3828"/>
    <w:rsid w:val="009F3F04"/>
    <w:rsid w:val="009F51E0"/>
    <w:rsid w:val="00A027CA"/>
    <w:rsid w:val="00A02E68"/>
    <w:rsid w:val="00A043B5"/>
    <w:rsid w:val="00A049E8"/>
    <w:rsid w:val="00A0532F"/>
    <w:rsid w:val="00A111D2"/>
    <w:rsid w:val="00A17FA0"/>
    <w:rsid w:val="00A24945"/>
    <w:rsid w:val="00A26AFA"/>
    <w:rsid w:val="00A275F8"/>
    <w:rsid w:val="00A277D1"/>
    <w:rsid w:val="00A27B9A"/>
    <w:rsid w:val="00A370E4"/>
    <w:rsid w:val="00A43865"/>
    <w:rsid w:val="00A6699E"/>
    <w:rsid w:val="00A676D6"/>
    <w:rsid w:val="00A6771D"/>
    <w:rsid w:val="00A70556"/>
    <w:rsid w:val="00A82F09"/>
    <w:rsid w:val="00A87336"/>
    <w:rsid w:val="00A91D2F"/>
    <w:rsid w:val="00A92F52"/>
    <w:rsid w:val="00A950A9"/>
    <w:rsid w:val="00A96D24"/>
    <w:rsid w:val="00A978A3"/>
    <w:rsid w:val="00AA750E"/>
    <w:rsid w:val="00AB0F72"/>
    <w:rsid w:val="00AB6BC2"/>
    <w:rsid w:val="00AD039E"/>
    <w:rsid w:val="00AD5D69"/>
    <w:rsid w:val="00AE2D6F"/>
    <w:rsid w:val="00AE2FF0"/>
    <w:rsid w:val="00AE470A"/>
    <w:rsid w:val="00AE762B"/>
    <w:rsid w:val="00AF527F"/>
    <w:rsid w:val="00AF738E"/>
    <w:rsid w:val="00AF7B6D"/>
    <w:rsid w:val="00B033E8"/>
    <w:rsid w:val="00B0354B"/>
    <w:rsid w:val="00B04A82"/>
    <w:rsid w:val="00B062F5"/>
    <w:rsid w:val="00B21F1D"/>
    <w:rsid w:val="00B2323E"/>
    <w:rsid w:val="00B30161"/>
    <w:rsid w:val="00B340ED"/>
    <w:rsid w:val="00B34EFF"/>
    <w:rsid w:val="00B379BD"/>
    <w:rsid w:val="00B404A8"/>
    <w:rsid w:val="00B40A35"/>
    <w:rsid w:val="00B472FC"/>
    <w:rsid w:val="00B63717"/>
    <w:rsid w:val="00B8008E"/>
    <w:rsid w:val="00B81B66"/>
    <w:rsid w:val="00B84E38"/>
    <w:rsid w:val="00B86137"/>
    <w:rsid w:val="00B873F0"/>
    <w:rsid w:val="00B90E21"/>
    <w:rsid w:val="00B92525"/>
    <w:rsid w:val="00B94707"/>
    <w:rsid w:val="00B978AD"/>
    <w:rsid w:val="00BA19F6"/>
    <w:rsid w:val="00BA3BEF"/>
    <w:rsid w:val="00BB2249"/>
    <w:rsid w:val="00BB36AC"/>
    <w:rsid w:val="00BB4D57"/>
    <w:rsid w:val="00BB5B31"/>
    <w:rsid w:val="00BC1660"/>
    <w:rsid w:val="00BC7D56"/>
    <w:rsid w:val="00BD071D"/>
    <w:rsid w:val="00BD2921"/>
    <w:rsid w:val="00BD6EF4"/>
    <w:rsid w:val="00BE5075"/>
    <w:rsid w:val="00C01748"/>
    <w:rsid w:val="00C03D10"/>
    <w:rsid w:val="00C03D65"/>
    <w:rsid w:val="00C114B4"/>
    <w:rsid w:val="00C11978"/>
    <w:rsid w:val="00C14131"/>
    <w:rsid w:val="00C21D31"/>
    <w:rsid w:val="00C2300F"/>
    <w:rsid w:val="00C27632"/>
    <w:rsid w:val="00C338F1"/>
    <w:rsid w:val="00C33926"/>
    <w:rsid w:val="00C34AE1"/>
    <w:rsid w:val="00C34CCD"/>
    <w:rsid w:val="00C41F50"/>
    <w:rsid w:val="00C45528"/>
    <w:rsid w:val="00C46959"/>
    <w:rsid w:val="00C54F43"/>
    <w:rsid w:val="00C57C64"/>
    <w:rsid w:val="00C60EB9"/>
    <w:rsid w:val="00C62D3B"/>
    <w:rsid w:val="00C66D8D"/>
    <w:rsid w:val="00C759D6"/>
    <w:rsid w:val="00C75D24"/>
    <w:rsid w:val="00C76F76"/>
    <w:rsid w:val="00C830EE"/>
    <w:rsid w:val="00C844CF"/>
    <w:rsid w:val="00C8679D"/>
    <w:rsid w:val="00C96525"/>
    <w:rsid w:val="00C96AA8"/>
    <w:rsid w:val="00C97623"/>
    <w:rsid w:val="00CA1160"/>
    <w:rsid w:val="00CA2CB3"/>
    <w:rsid w:val="00CA6DF3"/>
    <w:rsid w:val="00CB3954"/>
    <w:rsid w:val="00CB3A8B"/>
    <w:rsid w:val="00CB49DB"/>
    <w:rsid w:val="00CB5318"/>
    <w:rsid w:val="00CB590E"/>
    <w:rsid w:val="00CB6B6E"/>
    <w:rsid w:val="00CC5F54"/>
    <w:rsid w:val="00CC7C8D"/>
    <w:rsid w:val="00CD0C95"/>
    <w:rsid w:val="00CD69AC"/>
    <w:rsid w:val="00CD777D"/>
    <w:rsid w:val="00CD77F0"/>
    <w:rsid w:val="00D00449"/>
    <w:rsid w:val="00D05609"/>
    <w:rsid w:val="00D06ED8"/>
    <w:rsid w:val="00D06F30"/>
    <w:rsid w:val="00D139FF"/>
    <w:rsid w:val="00D1550C"/>
    <w:rsid w:val="00D15B49"/>
    <w:rsid w:val="00D17A90"/>
    <w:rsid w:val="00D226E2"/>
    <w:rsid w:val="00D25ED1"/>
    <w:rsid w:val="00D2791B"/>
    <w:rsid w:val="00D32FEC"/>
    <w:rsid w:val="00D347D3"/>
    <w:rsid w:val="00D43A9B"/>
    <w:rsid w:val="00D51AA3"/>
    <w:rsid w:val="00D52754"/>
    <w:rsid w:val="00D618F8"/>
    <w:rsid w:val="00D76D9B"/>
    <w:rsid w:val="00D77FBF"/>
    <w:rsid w:val="00D812AD"/>
    <w:rsid w:val="00D9256F"/>
    <w:rsid w:val="00D95D4D"/>
    <w:rsid w:val="00DA2062"/>
    <w:rsid w:val="00DA3A26"/>
    <w:rsid w:val="00DA3BAF"/>
    <w:rsid w:val="00DB0006"/>
    <w:rsid w:val="00DB1D81"/>
    <w:rsid w:val="00DB27AE"/>
    <w:rsid w:val="00DB36DA"/>
    <w:rsid w:val="00DB43A0"/>
    <w:rsid w:val="00DD0186"/>
    <w:rsid w:val="00DD2985"/>
    <w:rsid w:val="00DD2D4A"/>
    <w:rsid w:val="00DD307E"/>
    <w:rsid w:val="00DD35CF"/>
    <w:rsid w:val="00DD56D1"/>
    <w:rsid w:val="00DE7D3B"/>
    <w:rsid w:val="00DF74CA"/>
    <w:rsid w:val="00E00793"/>
    <w:rsid w:val="00E041DE"/>
    <w:rsid w:val="00E11940"/>
    <w:rsid w:val="00E12724"/>
    <w:rsid w:val="00E15626"/>
    <w:rsid w:val="00E162AE"/>
    <w:rsid w:val="00E21B28"/>
    <w:rsid w:val="00E2690B"/>
    <w:rsid w:val="00E42ADD"/>
    <w:rsid w:val="00E528E9"/>
    <w:rsid w:val="00E5788E"/>
    <w:rsid w:val="00E65035"/>
    <w:rsid w:val="00E67F3D"/>
    <w:rsid w:val="00E84AAE"/>
    <w:rsid w:val="00E85E6D"/>
    <w:rsid w:val="00E92173"/>
    <w:rsid w:val="00E92A16"/>
    <w:rsid w:val="00EB0251"/>
    <w:rsid w:val="00EB1A48"/>
    <w:rsid w:val="00EB4C69"/>
    <w:rsid w:val="00EB6083"/>
    <w:rsid w:val="00EB7498"/>
    <w:rsid w:val="00ED1B41"/>
    <w:rsid w:val="00ED1EA3"/>
    <w:rsid w:val="00ED2761"/>
    <w:rsid w:val="00ED5356"/>
    <w:rsid w:val="00ED5EFB"/>
    <w:rsid w:val="00EE1364"/>
    <w:rsid w:val="00EE37FE"/>
    <w:rsid w:val="00EE7164"/>
    <w:rsid w:val="00F025AC"/>
    <w:rsid w:val="00F04FA3"/>
    <w:rsid w:val="00F05942"/>
    <w:rsid w:val="00F116B7"/>
    <w:rsid w:val="00F11BDF"/>
    <w:rsid w:val="00F158FD"/>
    <w:rsid w:val="00F21419"/>
    <w:rsid w:val="00F219F6"/>
    <w:rsid w:val="00F422AC"/>
    <w:rsid w:val="00F54841"/>
    <w:rsid w:val="00F5676D"/>
    <w:rsid w:val="00F61BD3"/>
    <w:rsid w:val="00F67D41"/>
    <w:rsid w:val="00F76A18"/>
    <w:rsid w:val="00F821BC"/>
    <w:rsid w:val="00F84F64"/>
    <w:rsid w:val="00F8690D"/>
    <w:rsid w:val="00FA3458"/>
    <w:rsid w:val="00FA6F91"/>
    <w:rsid w:val="00FC70FB"/>
    <w:rsid w:val="00FD0C09"/>
    <w:rsid w:val="00FD147C"/>
    <w:rsid w:val="00FD7695"/>
    <w:rsid w:val="00FE619C"/>
    <w:rsid w:val="00FE742F"/>
    <w:rsid w:val="00FF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D860"/>
  <w15:chartTrackingRefBased/>
  <w15:docId w15:val="{4E4D3EC7-7A7A-4553-93C7-30BAAFFA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BD"/>
    <w:rPr>
      <w:rFonts w:eastAsiaTheme="majorEastAsia" w:cstheme="majorBidi"/>
      <w:color w:val="272727" w:themeColor="text1" w:themeTint="D8"/>
    </w:rPr>
  </w:style>
  <w:style w:type="paragraph" w:styleId="Title">
    <w:name w:val="Title"/>
    <w:basedOn w:val="Normal"/>
    <w:next w:val="Normal"/>
    <w:link w:val="TitleChar"/>
    <w:uiPriority w:val="10"/>
    <w:qFormat/>
    <w:rsid w:val="00B3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379BD"/>
    <w:rPr>
      <w:i/>
      <w:iCs/>
      <w:color w:val="404040" w:themeColor="text1" w:themeTint="BF"/>
    </w:rPr>
  </w:style>
  <w:style w:type="paragraph" w:styleId="ListParagraph">
    <w:name w:val="List Paragraph"/>
    <w:basedOn w:val="Normal"/>
    <w:uiPriority w:val="34"/>
    <w:qFormat/>
    <w:rsid w:val="00B379BD"/>
    <w:pPr>
      <w:ind w:left="720"/>
      <w:contextualSpacing/>
    </w:pPr>
  </w:style>
  <w:style w:type="character" w:styleId="IntenseEmphasis">
    <w:name w:val="Intense Emphasis"/>
    <w:basedOn w:val="DefaultParagraphFont"/>
    <w:uiPriority w:val="21"/>
    <w:qFormat/>
    <w:rsid w:val="00B379BD"/>
    <w:rPr>
      <w:i/>
      <w:iCs/>
      <w:color w:val="2F5496" w:themeColor="accent1" w:themeShade="BF"/>
    </w:rPr>
  </w:style>
  <w:style w:type="paragraph" w:styleId="IntenseQuote">
    <w:name w:val="Intense Quote"/>
    <w:basedOn w:val="Normal"/>
    <w:next w:val="Normal"/>
    <w:link w:val="IntenseQuoteChar"/>
    <w:uiPriority w:val="30"/>
    <w:qFormat/>
    <w:rsid w:val="00B3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BD"/>
    <w:rPr>
      <w:i/>
      <w:iCs/>
      <w:color w:val="2F5496" w:themeColor="accent1" w:themeShade="BF"/>
    </w:rPr>
  </w:style>
  <w:style w:type="character" w:styleId="IntenseReference">
    <w:name w:val="Intense Reference"/>
    <w:basedOn w:val="DefaultParagraphFont"/>
    <w:uiPriority w:val="32"/>
    <w:qFormat/>
    <w:rsid w:val="00B379BD"/>
    <w:rPr>
      <w:b/>
      <w:bCs/>
      <w:smallCaps/>
      <w:color w:val="2F5496" w:themeColor="accent1" w:themeShade="BF"/>
      <w:spacing w:val="5"/>
    </w:rPr>
  </w:style>
  <w:style w:type="character" w:customStyle="1" w:styleId="normaltextrun">
    <w:name w:val="normaltextrun"/>
    <w:basedOn w:val="DefaultParagraphFont"/>
    <w:rsid w:val="00943A10"/>
  </w:style>
  <w:style w:type="paragraph" w:customStyle="1" w:styleId="paragraph">
    <w:name w:val="paragraph"/>
    <w:basedOn w:val="Normal"/>
    <w:rsid w:val="00943A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A2183"/>
    <w:rPr>
      <w:sz w:val="16"/>
      <w:szCs w:val="16"/>
    </w:rPr>
  </w:style>
  <w:style w:type="paragraph" w:styleId="CommentText">
    <w:name w:val="annotation text"/>
    <w:basedOn w:val="Normal"/>
    <w:link w:val="CommentTextChar"/>
    <w:uiPriority w:val="99"/>
    <w:unhideWhenUsed/>
    <w:rsid w:val="005A2183"/>
    <w:pPr>
      <w:spacing w:line="240" w:lineRule="auto"/>
    </w:pPr>
    <w:rPr>
      <w:sz w:val="20"/>
      <w:szCs w:val="20"/>
    </w:rPr>
  </w:style>
  <w:style w:type="character" w:customStyle="1" w:styleId="CommentTextChar">
    <w:name w:val="Comment Text Char"/>
    <w:basedOn w:val="DefaultParagraphFont"/>
    <w:link w:val="CommentText"/>
    <w:uiPriority w:val="99"/>
    <w:rsid w:val="005A2183"/>
    <w:rPr>
      <w:sz w:val="20"/>
      <w:szCs w:val="20"/>
    </w:rPr>
  </w:style>
  <w:style w:type="paragraph" w:styleId="Caption">
    <w:name w:val="caption"/>
    <w:basedOn w:val="Normal"/>
    <w:next w:val="Normal"/>
    <w:uiPriority w:val="35"/>
    <w:unhideWhenUsed/>
    <w:qFormat/>
    <w:rsid w:val="00EB0251"/>
    <w:pPr>
      <w:spacing w:after="200" w:line="240" w:lineRule="auto"/>
    </w:pPr>
    <w:rPr>
      <w:i/>
      <w:iCs/>
      <w:color w:val="44546A" w:themeColor="text2"/>
      <w:kern w:val="0"/>
      <w:sz w:val="18"/>
      <w:szCs w:val="18"/>
      <w14:ligatures w14:val="none"/>
    </w:rPr>
  </w:style>
  <w:style w:type="character" w:customStyle="1" w:styleId="eop">
    <w:name w:val="eop"/>
    <w:basedOn w:val="DefaultParagraphFont"/>
    <w:rsid w:val="00EB0251"/>
  </w:style>
  <w:style w:type="character" w:customStyle="1" w:styleId="cf01">
    <w:name w:val="cf01"/>
    <w:basedOn w:val="DefaultParagraphFont"/>
    <w:rsid w:val="00EB0251"/>
    <w:rPr>
      <w:rFonts w:ascii="Segoe UI" w:hAnsi="Segoe UI" w:cs="Segoe UI" w:hint="default"/>
      <w:sz w:val="18"/>
      <w:szCs w:val="18"/>
    </w:rPr>
  </w:style>
  <w:style w:type="character" w:customStyle="1" w:styleId="lrzxr">
    <w:name w:val="lrzxr"/>
    <w:basedOn w:val="DefaultParagraphFont"/>
    <w:rsid w:val="00EB0251"/>
  </w:style>
  <w:style w:type="paragraph" w:customStyle="1" w:styleId="xmsonormal">
    <w:name w:val="x_msonormal"/>
    <w:basedOn w:val="Normal"/>
    <w:rsid w:val="00EB02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2300F"/>
    <w:rPr>
      <w:color w:val="0563C1" w:themeColor="hyperlink"/>
      <w:u w:val="single"/>
    </w:rPr>
  </w:style>
  <w:style w:type="character" w:styleId="UnresolvedMention">
    <w:name w:val="Unresolved Mention"/>
    <w:basedOn w:val="DefaultParagraphFont"/>
    <w:uiPriority w:val="99"/>
    <w:semiHidden/>
    <w:unhideWhenUsed/>
    <w:rsid w:val="00C230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3416"/>
    <w:rPr>
      <w:b/>
      <w:bCs/>
    </w:rPr>
  </w:style>
  <w:style w:type="character" w:customStyle="1" w:styleId="CommentSubjectChar">
    <w:name w:val="Comment Subject Char"/>
    <w:basedOn w:val="CommentTextChar"/>
    <w:link w:val="CommentSubject"/>
    <w:uiPriority w:val="99"/>
    <w:semiHidden/>
    <w:rsid w:val="009D3416"/>
    <w:rPr>
      <w:b/>
      <w:bCs/>
      <w:sz w:val="20"/>
      <w:szCs w:val="20"/>
    </w:rPr>
  </w:style>
  <w:style w:type="paragraph" w:styleId="NormalWeb">
    <w:name w:val="Normal (Web)"/>
    <w:basedOn w:val="Normal"/>
    <w:uiPriority w:val="99"/>
    <w:semiHidden/>
    <w:unhideWhenUsed/>
    <w:rsid w:val="009D34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3D4F8C"/>
  </w:style>
  <w:style w:type="paragraph" w:styleId="Revision">
    <w:name w:val="Revision"/>
    <w:hidden/>
    <w:uiPriority w:val="99"/>
    <w:semiHidden/>
    <w:rsid w:val="0008597D"/>
    <w:pPr>
      <w:spacing w:after="0" w:line="240" w:lineRule="auto"/>
    </w:pPr>
  </w:style>
  <w:style w:type="paragraph" w:styleId="HTMLPreformatted">
    <w:name w:val="HTML Preformatted"/>
    <w:basedOn w:val="Normal"/>
    <w:link w:val="HTMLPreformattedChar"/>
    <w:uiPriority w:val="99"/>
    <w:semiHidden/>
    <w:unhideWhenUsed/>
    <w:rsid w:val="000213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371"/>
    <w:rPr>
      <w:rFonts w:ascii="Consolas" w:hAnsi="Consolas"/>
      <w:sz w:val="20"/>
      <w:szCs w:val="20"/>
    </w:rPr>
  </w:style>
  <w:style w:type="paragraph" w:styleId="Header">
    <w:name w:val="header"/>
    <w:basedOn w:val="Normal"/>
    <w:link w:val="HeaderChar"/>
    <w:uiPriority w:val="99"/>
    <w:unhideWhenUsed/>
    <w:rsid w:val="006A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E85"/>
  </w:style>
  <w:style w:type="paragraph" w:styleId="Footer">
    <w:name w:val="footer"/>
    <w:basedOn w:val="Normal"/>
    <w:link w:val="FooterChar"/>
    <w:uiPriority w:val="99"/>
    <w:unhideWhenUsed/>
    <w:rsid w:val="006A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E85"/>
  </w:style>
  <w:style w:type="table" w:styleId="TableGrid">
    <w:name w:val="Table Grid"/>
    <w:basedOn w:val="TableNormal"/>
    <w:uiPriority w:val="39"/>
    <w:rsid w:val="004B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369">
      <w:bodyDiv w:val="1"/>
      <w:marLeft w:val="0"/>
      <w:marRight w:val="0"/>
      <w:marTop w:val="0"/>
      <w:marBottom w:val="0"/>
      <w:divBdr>
        <w:top w:val="none" w:sz="0" w:space="0" w:color="auto"/>
        <w:left w:val="none" w:sz="0" w:space="0" w:color="auto"/>
        <w:bottom w:val="none" w:sz="0" w:space="0" w:color="auto"/>
        <w:right w:val="none" w:sz="0" w:space="0" w:color="auto"/>
      </w:divBdr>
    </w:div>
    <w:div w:id="124351825">
      <w:bodyDiv w:val="1"/>
      <w:marLeft w:val="0"/>
      <w:marRight w:val="0"/>
      <w:marTop w:val="0"/>
      <w:marBottom w:val="0"/>
      <w:divBdr>
        <w:top w:val="none" w:sz="0" w:space="0" w:color="auto"/>
        <w:left w:val="none" w:sz="0" w:space="0" w:color="auto"/>
        <w:bottom w:val="none" w:sz="0" w:space="0" w:color="auto"/>
        <w:right w:val="none" w:sz="0" w:space="0" w:color="auto"/>
      </w:divBdr>
      <w:divsChild>
        <w:div w:id="2087530059">
          <w:marLeft w:val="0"/>
          <w:marRight w:val="0"/>
          <w:marTop w:val="0"/>
          <w:marBottom w:val="0"/>
          <w:divBdr>
            <w:top w:val="none" w:sz="0" w:space="0" w:color="auto"/>
            <w:left w:val="none" w:sz="0" w:space="0" w:color="auto"/>
            <w:bottom w:val="none" w:sz="0" w:space="0" w:color="auto"/>
            <w:right w:val="none" w:sz="0" w:space="0" w:color="auto"/>
          </w:divBdr>
        </w:div>
      </w:divsChild>
    </w:div>
    <w:div w:id="142699221">
      <w:bodyDiv w:val="1"/>
      <w:marLeft w:val="0"/>
      <w:marRight w:val="0"/>
      <w:marTop w:val="0"/>
      <w:marBottom w:val="0"/>
      <w:divBdr>
        <w:top w:val="none" w:sz="0" w:space="0" w:color="auto"/>
        <w:left w:val="none" w:sz="0" w:space="0" w:color="auto"/>
        <w:bottom w:val="none" w:sz="0" w:space="0" w:color="auto"/>
        <w:right w:val="none" w:sz="0" w:space="0" w:color="auto"/>
      </w:divBdr>
    </w:div>
    <w:div w:id="184946388">
      <w:bodyDiv w:val="1"/>
      <w:marLeft w:val="0"/>
      <w:marRight w:val="0"/>
      <w:marTop w:val="0"/>
      <w:marBottom w:val="0"/>
      <w:divBdr>
        <w:top w:val="none" w:sz="0" w:space="0" w:color="auto"/>
        <w:left w:val="none" w:sz="0" w:space="0" w:color="auto"/>
        <w:bottom w:val="none" w:sz="0" w:space="0" w:color="auto"/>
        <w:right w:val="none" w:sz="0" w:space="0" w:color="auto"/>
      </w:divBdr>
      <w:divsChild>
        <w:div w:id="628587872">
          <w:marLeft w:val="0"/>
          <w:marRight w:val="0"/>
          <w:marTop w:val="0"/>
          <w:marBottom w:val="0"/>
          <w:divBdr>
            <w:top w:val="none" w:sz="0" w:space="0" w:color="auto"/>
            <w:left w:val="none" w:sz="0" w:space="0" w:color="auto"/>
            <w:bottom w:val="none" w:sz="0" w:space="0" w:color="auto"/>
            <w:right w:val="none" w:sz="0" w:space="0" w:color="auto"/>
          </w:divBdr>
        </w:div>
      </w:divsChild>
    </w:div>
    <w:div w:id="234752975">
      <w:bodyDiv w:val="1"/>
      <w:marLeft w:val="0"/>
      <w:marRight w:val="0"/>
      <w:marTop w:val="0"/>
      <w:marBottom w:val="0"/>
      <w:divBdr>
        <w:top w:val="none" w:sz="0" w:space="0" w:color="auto"/>
        <w:left w:val="none" w:sz="0" w:space="0" w:color="auto"/>
        <w:bottom w:val="none" w:sz="0" w:space="0" w:color="auto"/>
        <w:right w:val="none" w:sz="0" w:space="0" w:color="auto"/>
      </w:divBdr>
    </w:div>
    <w:div w:id="250741287">
      <w:bodyDiv w:val="1"/>
      <w:marLeft w:val="0"/>
      <w:marRight w:val="0"/>
      <w:marTop w:val="0"/>
      <w:marBottom w:val="0"/>
      <w:divBdr>
        <w:top w:val="none" w:sz="0" w:space="0" w:color="auto"/>
        <w:left w:val="none" w:sz="0" w:space="0" w:color="auto"/>
        <w:bottom w:val="none" w:sz="0" w:space="0" w:color="auto"/>
        <w:right w:val="none" w:sz="0" w:space="0" w:color="auto"/>
      </w:divBdr>
    </w:div>
    <w:div w:id="307782298">
      <w:bodyDiv w:val="1"/>
      <w:marLeft w:val="0"/>
      <w:marRight w:val="0"/>
      <w:marTop w:val="0"/>
      <w:marBottom w:val="0"/>
      <w:divBdr>
        <w:top w:val="none" w:sz="0" w:space="0" w:color="auto"/>
        <w:left w:val="none" w:sz="0" w:space="0" w:color="auto"/>
        <w:bottom w:val="none" w:sz="0" w:space="0" w:color="auto"/>
        <w:right w:val="none" w:sz="0" w:space="0" w:color="auto"/>
      </w:divBdr>
    </w:div>
    <w:div w:id="310017376">
      <w:bodyDiv w:val="1"/>
      <w:marLeft w:val="0"/>
      <w:marRight w:val="0"/>
      <w:marTop w:val="0"/>
      <w:marBottom w:val="0"/>
      <w:divBdr>
        <w:top w:val="none" w:sz="0" w:space="0" w:color="auto"/>
        <w:left w:val="none" w:sz="0" w:space="0" w:color="auto"/>
        <w:bottom w:val="none" w:sz="0" w:space="0" w:color="auto"/>
        <w:right w:val="none" w:sz="0" w:space="0" w:color="auto"/>
      </w:divBdr>
    </w:div>
    <w:div w:id="328021283">
      <w:bodyDiv w:val="1"/>
      <w:marLeft w:val="0"/>
      <w:marRight w:val="0"/>
      <w:marTop w:val="0"/>
      <w:marBottom w:val="0"/>
      <w:divBdr>
        <w:top w:val="none" w:sz="0" w:space="0" w:color="auto"/>
        <w:left w:val="none" w:sz="0" w:space="0" w:color="auto"/>
        <w:bottom w:val="none" w:sz="0" w:space="0" w:color="auto"/>
        <w:right w:val="none" w:sz="0" w:space="0" w:color="auto"/>
      </w:divBdr>
    </w:div>
    <w:div w:id="353583157">
      <w:bodyDiv w:val="1"/>
      <w:marLeft w:val="0"/>
      <w:marRight w:val="0"/>
      <w:marTop w:val="0"/>
      <w:marBottom w:val="0"/>
      <w:divBdr>
        <w:top w:val="none" w:sz="0" w:space="0" w:color="auto"/>
        <w:left w:val="none" w:sz="0" w:space="0" w:color="auto"/>
        <w:bottom w:val="none" w:sz="0" w:space="0" w:color="auto"/>
        <w:right w:val="none" w:sz="0" w:space="0" w:color="auto"/>
      </w:divBdr>
    </w:div>
    <w:div w:id="442193376">
      <w:bodyDiv w:val="1"/>
      <w:marLeft w:val="0"/>
      <w:marRight w:val="0"/>
      <w:marTop w:val="0"/>
      <w:marBottom w:val="0"/>
      <w:divBdr>
        <w:top w:val="none" w:sz="0" w:space="0" w:color="auto"/>
        <w:left w:val="none" w:sz="0" w:space="0" w:color="auto"/>
        <w:bottom w:val="none" w:sz="0" w:space="0" w:color="auto"/>
        <w:right w:val="none" w:sz="0" w:space="0" w:color="auto"/>
      </w:divBdr>
    </w:div>
    <w:div w:id="485130077">
      <w:bodyDiv w:val="1"/>
      <w:marLeft w:val="0"/>
      <w:marRight w:val="0"/>
      <w:marTop w:val="0"/>
      <w:marBottom w:val="0"/>
      <w:divBdr>
        <w:top w:val="none" w:sz="0" w:space="0" w:color="auto"/>
        <w:left w:val="none" w:sz="0" w:space="0" w:color="auto"/>
        <w:bottom w:val="none" w:sz="0" w:space="0" w:color="auto"/>
        <w:right w:val="none" w:sz="0" w:space="0" w:color="auto"/>
      </w:divBdr>
    </w:div>
    <w:div w:id="490027917">
      <w:bodyDiv w:val="1"/>
      <w:marLeft w:val="0"/>
      <w:marRight w:val="0"/>
      <w:marTop w:val="0"/>
      <w:marBottom w:val="0"/>
      <w:divBdr>
        <w:top w:val="none" w:sz="0" w:space="0" w:color="auto"/>
        <w:left w:val="none" w:sz="0" w:space="0" w:color="auto"/>
        <w:bottom w:val="none" w:sz="0" w:space="0" w:color="auto"/>
        <w:right w:val="none" w:sz="0" w:space="0" w:color="auto"/>
      </w:divBdr>
    </w:div>
    <w:div w:id="500124882">
      <w:bodyDiv w:val="1"/>
      <w:marLeft w:val="0"/>
      <w:marRight w:val="0"/>
      <w:marTop w:val="0"/>
      <w:marBottom w:val="0"/>
      <w:divBdr>
        <w:top w:val="none" w:sz="0" w:space="0" w:color="auto"/>
        <w:left w:val="none" w:sz="0" w:space="0" w:color="auto"/>
        <w:bottom w:val="none" w:sz="0" w:space="0" w:color="auto"/>
        <w:right w:val="none" w:sz="0" w:space="0" w:color="auto"/>
      </w:divBdr>
    </w:div>
    <w:div w:id="541285985">
      <w:bodyDiv w:val="1"/>
      <w:marLeft w:val="0"/>
      <w:marRight w:val="0"/>
      <w:marTop w:val="0"/>
      <w:marBottom w:val="0"/>
      <w:divBdr>
        <w:top w:val="none" w:sz="0" w:space="0" w:color="auto"/>
        <w:left w:val="none" w:sz="0" w:space="0" w:color="auto"/>
        <w:bottom w:val="none" w:sz="0" w:space="0" w:color="auto"/>
        <w:right w:val="none" w:sz="0" w:space="0" w:color="auto"/>
      </w:divBdr>
    </w:div>
    <w:div w:id="576718103">
      <w:bodyDiv w:val="1"/>
      <w:marLeft w:val="0"/>
      <w:marRight w:val="0"/>
      <w:marTop w:val="0"/>
      <w:marBottom w:val="0"/>
      <w:divBdr>
        <w:top w:val="none" w:sz="0" w:space="0" w:color="auto"/>
        <w:left w:val="none" w:sz="0" w:space="0" w:color="auto"/>
        <w:bottom w:val="none" w:sz="0" w:space="0" w:color="auto"/>
        <w:right w:val="none" w:sz="0" w:space="0" w:color="auto"/>
      </w:divBdr>
    </w:div>
    <w:div w:id="584461637">
      <w:bodyDiv w:val="1"/>
      <w:marLeft w:val="0"/>
      <w:marRight w:val="0"/>
      <w:marTop w:val="0"/>
      <w:marBottom w:val="0"/>
      <w:divBdr>
        <w:top w:val="none" w:sz="0" w:space="0" w:color="auto"/>
        <w:left w:val="none" w:sz="0" w:space="0" w:color="auto"/>
        <w:bottom w:val="none" w:sz="0" w:space="0" w:color="auto"/>
        <w:right w:val="none" w:sz="0" w:space="0" w:color="auto"/>
      </w:divBdr>
    </w:div>
    <w:div w:id="600259865">
      <w:bodyDiv w:val="1"/>
      <w:marLeft w:val="0"/>
      <w:marRight w:val="0"/>
      <w:marTop w:val="0"/>
      <w:marBottom w:val="0"/>
      <w:divBdr>
        <w:top w:val="none" w:sz="0" w:space="0" w:color="auto"/>
        <w:left w:val="none" w:sz="0" w:space="0" w:color="auto"/>
        <w:bottom w:val="none" w:sz="0" w:space="0" w:color="auto"/>
        <w:right w:val="none" w:sz="0" w:space="0" w:color="auto"/>
      </w:divBdr>
      <w:divsChild>
        <w:div w:id="544488803">
          <w:marLeft w:val="274"/>
          <w:marRight w:val="0"/>
          <w:marTop w:val="0"/>
          <w:marBottom w:val="0"/>
          <w:divBdr>
            <w:top w:val="none" w:sz="0" w:space="0" w:color="auto"/>
            <w:left w:val="none" w:sz="0" w:space="0" w:color="auto"/>
            <w:bottom w:val="none" w:sz="0" w:space="0" w:color="auto"/>
            <w:right w:val="none" w:sz="0" w:space="0" w:color="auto"/>
          </w:divBdr>
        </w:div>
        <w:div w:id="2052656662">
          <w:marLeft w:val="274"/>
          <w:marRight w:val="0"/>
          <w:marTop w:val="0"/>
          <w:marBottom w:val="0"/>
          <w:divBdr>
            <w:top w:val="none" w:sz="0" w:space="0" w:color="auto"/>
            <w:left w:val="none" w:sz="0" w:space="0" w:color="auto"/>
            <w:bottom w:val="none" w:sz="0" w:space="0" w:color="auto"/>
            <w:right w:val="none" w:sz="0" w:space="0" w:color="auto"/>
          </w:divBdr>
        </w:div>
      </w:divsChild>
    </w:div>
    <w:div w:id="610477672">
      <w:bodyDiv w:val="1"/>
      <w:marLeft w:val="0"/>
      <w:marRight w:val="0"/>
      <w:marTop w:val="0"/>
      <w:marBottom w:val="0"/>
      <w:divBdr>
        <w:top w:val="none" w:sz="0" w:space="0" w:color="auto"/>
        <w:left w:val="none" w:sz="0" w:space="0" w:color="auto"/>
        <w:bottom w:val="none" w:sz="0" w:space="0" w:color="auto"/>
        <w:right w:val="none" w:sz="0" w:space="0" w:color="auto"/>
      </w:divBdr>
    </w:div>
    <w:div w:id="620112448">
      <w:bodyDiv w:val="1"/>
      <w:marLeft w:val="0"/>
      <w:marRight w:val="0"/>
      <w:marTop w:val="0"/>
      <w:marBottom w:val="0"/>
      <w:divBdr>
        <w:top w:val="none" w:sz="0" w:space="0" w:color="auto"/>
        <w:left w:val="none" w:sz="0" w:space="0" w:color="auto"/>
        <w:bottom w:val="none" w:sz="0" w:space="0" w:color="auto"/>
        <w:right w:val="none" w:sz="0" w:space="0" w:color="auto"/>
      </w:divBdr>
    </w:div>
    <w:div w:id="641539426">
      <w:bodyDiv w:val="1"/>
      <w:marLeft w:val="0"/>
      <w:marRight w:val="0"/>
      <w:marTop w:val="0"/>
      <w:marBottom w:val="0"/>
      <w:divBdr>
        <w:top w:val="none" w:sz="0" w:space="0" w:color="auto"/>
        <w:left w:val="none" w:sz="0" w:space="0" w:color="auto"/>
        <w:bottom w:val="none" w:sz="0" w:space="0" w:color="auto"/>
        <w:right w:val="none" w:sz="0" w:space="0" w:color="auto"/>
      </w:divBdr>
    </w:div>
    <w:div w:id="656104991">
      <w:bodyDiv w:val="1"/>
      <w:marLeft w:val="0"/>
      <w:marRight w:val="0"/>
      <w:marTop w:val="0"/>
      <w:marBottom w:val="0"/>
      <w:divBdr>
        <w:top w:val="none" w:sz="0" w:space="0" w:color="auto"/>
        <w:left w:val="none" w:sz="0" w:space="0" w:color="auto"/>
        <w:bottom w:val="none" w:sz="0" w:space="0" w:color="auto"/>
        <w:right w:val="none" w:sz="0" w:space="0" w:color="auto"/>
      </w:divBdr>
    </w:div>
    <w:div w:id="681470543">
      <w:bodyDiv w:val="1"/>
      <w:marLeft w:val="0"/>
      <w:marRight w:val="0"/>
      <w:marTop w:val="0"/>
      <w:marBottom w:val="0"/>
      <w:divBdr>
        <w:top w:val="none" w:sz="0" w:space="0" w:color="auto"/>
        <w:left w:val="none" w:sz="0" w:space="0" w:color="auto"/>
        <w:bottom w:val="none" w:sz="0" w:space="0" w:color="auto"/>
        <w:right w:val="none" w:sz="0" w:space="0" w:color="auto"/>
      </w:divBdr>
    </w:div>
    <w:div w:id="682050133">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701827934">
      <w:bodyDiv w:val="1"/>
      <w:marLeft w:val="0"/>
      <w:marRight w:val="0"/>
      <w:marTop w:val="0"/>
      <w:marBottom w:val="0"/>
      <w:divBdr>
        <w:top w:val="none" w:sz="0" w:space="0" w:color="auto"/>
        <w:left w:val="none" w:sz="0" w:space="0" w:color="auto"/>
        <w:bottom w:val="none" w:sz="0" w:space="0" w:color="auto"/>
        <w:right w:val="none" w:sz="0" w:space="0" w:color="auto"/>
      </w:divBdr>
    </w:div>
    <w:div w:id="747381463">
      <w:bodyDiv w:val="1"/>
      <w:marLeft w:val="0"/>
      <w:marRight w:val="0"/>
      <w:marTop w:val="0"/>
      <w:marBottom w:val="0"/>
      <w:divBdr>
        <w:top w:val="none" w:sz="0" w:space="0" w:color="auto"/>
        <w:left w:val="none" w:sz="0" w:space="0" w:color="auto"/>
        <w:bottom w:val="none" w:sz="0" w:space="0" w:color="auto"/>
        <w:right w:val="none" w:sz="0" w:space="0" w:color="auto"/>
      </w:divBdr>
    </w:div>
    <w:div w:id="747769463">
      <w:bodyDiv w:val="1"/>
      <w:marLeft w:val="0"/>
      <w:marRight w:val="0"/>
      <w:marTop w:val="0"/>
      <w:marBottom w:val="0"/>
      <w:divBdr>
        <w:top w:val="none" w:sz="0" w:space="0" w:color="auto"/>
        <w:left w:val="none" w:sz="0" w:space="0" w:color="auto"/>
        <w:bottom w:val="none" w:sz="0" w:space="0" w:color="auto"/>
        <w:right w:val="none" w:sz="0" w:space="0" w:color="auto"/>
      </w:divBdr>
    </w:div>
    <w:div w:id="784813225">
      <w:bodyDiv w:val="1"/>
      <w:marLeft w:val="0"/>
      <w:marRight w:val="0"/>
      <w:marTop w:val="0"/>
      <w:marBottom w:val="0"/>
      <w:divBdr>
        <w:top w:val="none" w:sz="0" w:space="0" w:color="auto"/>
        <w:left w:val="none" w:sz="0" w:space="0" w:color="auto"/>
        <w:bottom w:val="none" w:sz="0" w:space="0" w:color="auto"/>
        <w:right w:val="none" w:sz="0" w:space="0" w:color="auto"/>
      </w:divBdr>
    </w:div>
    <w:div w:id="824126376">
      <w:bodyDiv w:val="1"/>
      <w:marLeft w:val="0"/>
      <w:marRight w:val="0"/>
      <w:marTop w:val="0"/>
      <w:marBottom w:val="0"/>
      <w:divBdr>
        <w:top w:val="none" w:sz="0" w:space="0" w:color="auto"/>
        <w:left w:val="none" w:sz="0" w:space="0" w:color="auto"/>
        <w:bottom w:val="none" w:sz="0" w:space="0" w:color="auto"/>
        <w:right w:val="none" w:sz="0" w:space="0" w:color="auto"/>
      </w:divBdr>
    </w:div>
    <w:div w:id="826828014">
      <w:bodyDiv w:val="1"/>
      <w:marLeft w:val="0"/>
      <w:marRight w:val="0"/>
      <w:marTop w:val="0"/>
      <w:marBottom w:val="0"/>
      <w:divBdr>
        <w:top w:val="none" w:sz="0" w:space="0" w:color="auto"/>
        <w:left w:val="none" w:sz="0" w:space="0" w:color="auto"/>
        <w:bottom w:val="none" w:sz="0" w:space="0" w:color="auto"/>
        <w:right w:val="none" w:sz="0" w:space="0" w:color="auto"/>
      </w:divBdr>
      <w:divsChild>
        <w:div w:id="2005426884">
          <w:marLeft w:val="0"/>
          <w:marRight w:val="0"/>
          <w:marTop w:val="0"/>
          <w:marBottom w:val="0"/>
          <w:divBdr>
            <w:top w:val="none" w:sz="0" w:space="0" w:color="auto"/>
            <w:left w:val="none" w:sz="0" w:space="0" w:color="auto"/>
            <w:bottom w:val="none" w:sz="0" w:space="0" w:color="auto"/>
            <w:right w:val="none" w:sz="0" w:space="0" w:color="auto"/>
          </w:divBdr>
        </w:div>
      </w:divsChild>
    </w:div>
    <w:div w:id="847257660">
      <w:bodyDiv w:val="1"/>
      <w:marLeft w:val="0"/>
      <w:marRight w:val="0"/>
      <w:marTop w:val="0"/>
      <w:marBottom w:val="0"/>
      <w:divBdr>
        <w:top w:val="none" w:sz="0" w:space="0" w:color="auto"/>
        <w:left w:val="none" w:sz="0" w:space="0" w:color="auto"/>
        <w:bottom w:val="none" w:sz="0" w:space="0" w:color="auto"/>
        <w:right w:val="none" w:sz="0" w:space="0" w:color="auto"/>
      </w:divBdr>
    </w:div>
    <w:div w:id="859010540">
      <w:bodyDiv w:val="1"/>
      <w:marLeft w:val="0"/>
      <w:marRight w:val="0"/>
      <w:marTop w:val="0"/>
      <w:marBottom w:val="0"/>
      <w:divBdr>
        <w:top w:val="none" w:sz="0" w:space="0" w:color="auto"/>
        <w:left w:val="none" w:sz="0" w:space="0" w:color="auto"/>
        <w:bottom w:val="none" w:sz="0" w:space="0" w:color="auto"/>
        <w:right w:val="none" w:sz="0" w:space="0" w:color="auto"/>
      </w:divBdr>
    </w:div>
    <w:div w:id="879589752">
      <w:bodyDiv w:val="1"/>
      <w:marLeft w:val="0"/>
      <w:marRight w:val="0"/>
      <w:marTop w:val="0"/>
      <w:marBottom w:val="0"/>
      <w:divBdr>
        <w:top w:val="none" w:sz="0" w:space="0" w:color="auto"/>
        <w:left w:val="none" w:sz="0" w:space="0" w:color="auto"/>
        <w:bottom w:val="none" w:sz="0" w:space="0" w:color="auto"/>
        <w:right w:val="none" w:sz="0" w:space="0" w:color="auto"/>
      </w:divBdr>
    </w:div>
    <w:div w:id="917061305">
      <w:bodyDiv w:val="1"/>
      <w:marLeft w:val="0"/>
      <w:marRight w:val="0"/>
      <w:marTop w:val="0"/>
      <w:marBottom w:val="0"/>
      <w:divBdr>
        <w:top w:val="none" w:sz="0" w:space="0" w:color="auto"/>
        <w:left w:val="none" w:sz="0" w:space="0" w:color="auto"/>
        <w:bottom w:val="none" w:sz="0" w:space="0" w:color="auto"/>
        <w:right w:val="none" w:sz="0" w:space="0" w:color="auto"/>
      </w:divBdr>
      <w:divsChild>
        <w:div w:id="1952399312">
          <w:marLeft w:val="0"/>
          <w:marRight w:val="0"/>
          <w:marTop w:val="0"/>
          <w:marBottom w:val="0"/>
          <w:divBdr>
            <w:top w:val="none" w:sz="0" w:space="0" w:color="auto"/>
            <w:left w:val="none" w:sz="0" w:space="0" w:color="auto"/>
            <w:bottom w:val="none" w:sz="0" w:space="0" w:color="auto"/>
            <w:right w:val="none" w:sz="0" w:space="0" w:color="auto"/>
          </w:divBdr>
        </w:div>
      </w:divsChild>
    </w:div>
    <w:div w:id="1006057978">
      <w:bodyDiv w:val="1"/>
      <w:marLeft w:val="0"/>
      <w:marRight w:val="0"/>
      <w:marTop w:val="0"/>
      <w:marBottom w:val="0"/>
      <w:divBdr>
        <w:top w:val="none" w:sz="0" w:space="0" w:color="auto"/>
        <w:left w:val="none" w:sz="0" w:space="0" w:color="auto"/>
        <w:bottom w:val="none" w:sz="0" w:space="0" w:color="auto"/>
        <w:right w:val="none" w:sz="0" w:space="0" w:color="auto"/>
      </w:divBdr>
      <w:divsChild>
        <w:div w:id="1995603231">
          <w:marLeft w:val="0"/>
          <w:marRight w:val="0"/>
          <w:marTop w:val="0"/>
          <w:marBottom w:val="0"/>
          <w:divBdr>
            <w:top w:val="none" w:sz="0" w:space="0" w:color="auto"/>
            <w:left w:val="none" w:sz="0" w:space="0" w:color="auto"/>
            <w:bottom w:val="none" w:sz="0" w:space="0" w:color="auto"/>
            <w:right w:val="none" w:sz="0" w:space="0" w:color="auto"/>
          </w:divBdr>
        </w:div>
      </w:divsChild>
    </w:div>
    <w:div w:id="1024139316">
      <w:bodyDiv w:val="1"/>
      <w:marLeft w:val="0"/>
      <w:marRight w:val="0"/>
      <w:marTop w:val="0"/>
      <w:marBottom w:val="0"/>
      <w:divBdr>
        <w:top w:val="none" w:sz="0" w:space="0" w:color="auto"/>
        <w:left w:val="none" w:sz="0" w:space="0" w:color="auto"/>
        <w:bottom w:val="none" w:sz="0" w:space="0" w:color="auto"/>
        <w:right w:val="none" w:sz="0" w:space="0" w:color="auto"/>
      </w:divBdr>
    </w:div>
    <w:div w:id="1052071814">
      <w:bodyDiv w:val="1"/>
      <w:marLeft w:val="0"/>
      <w:marRight w:val="0"/>
      <w:marTop w:val="0"/>
      <w:marBottom w:val="0"/>
      <w:divBdr>
        <w:top w:val="none" w:sz="0" w:space="0" w:color="auto"/>
        <w:left w:val="none" w:sz="0" w:space="0" w:color="auto"/>
        <w:bottom w:val="none" w:sz="0" w:space="0" w:color="auto"/>
        <w:right w:val="none" w:sz="0" w:space="0" w:color="auto"/>
      </w:divBdr>
    </w:div>
    <w:div w:id="1165777726">
      <w:bodyDiv w:val="1"/>
      <w:marLeft w:val="0"/>
      <w:marRight w:val="0"/>
      <w:marTop w:val="0"/>
      <w:marBottom w:val="0"/>
      <w:divBdr>
        <w:top w:val="none" w:sz="0" w:space="0" w:color="auto"/>
        <w:left w:val="none" w:sz="0" w:space="0" w:color="auto"/>
        <w:bottom w:val="none" w:sz="0" w:space="0" w:color="auto"/>
        <w:right w:val="none" w:sz="0" w:space="0" w:color="auto"/>
      </w:divBdr>
    </w:div>
    <w:div w:id="1166364035">
      <w:bodyDiv w:val="1"/>
      <w:marLeft w:val="0"/>
      <w:marRight w:val="0"/>
      <w:marTop w:val="0"/>
      <w:marBottom w:val="0"/>
      <w:divBdr>
        <w:top w:val="none" w:sz="0" w:space="0" w:color="auto"/>
        <w:left w:val="none" w:sz="0" w:space="0" w:color="auto"/>
        <w:bottom w:val="none" w:sz="0" w:space="0" w:color="auto"/>
        <w:right w:val="none" w:sz="0" w:space="0" w:color="auto"/>
      </w:divBdr>
    </w:div>
    <w:div w:id="1183134093">
      <w:bodyDiv w:val="1"/>
      <w:marLeft w:val="0"/>
      <w:marRight w:val="0"/>
      <w:marTop w:val="0"/>
      <w:marBottom w:val="0"/>
      <w:divBdr>
        <w:top w:val="none" w:sz="0" w:space="0" w:color="auto"/>
        <w:left w:val="none" w:sz="0" w:space="0" w:color="auto"/>
        <w:bottom w:val="none" w:sz="0" w:space="0" w:color="auto"/>
        <w:right w:val="none" w:sz="0" w:space="0" w:color="auto"/>
      </w:divBdr>
    </w:div>
    <w:div w:id="1215657265">
      <w:bodyDiv w:val="1"/>
      <w:marLeft w:val="0"/>
      <w:marRight w:val="0"/>
      <w:marTop w:val="0"/>
      <w:marBottom w:val="0"/>
      <w:divBdr>
        <w:top w:val="none" w:sz="0" w:space="0" w:color="auto"/>
        <w:left w:val="none" w:sz="0" w:space="0" w:color="auto"/>
        <w:bottom w:val="none" w:sz="0" w:space="0" w:color="auto"/>
        <w:right w:val="none" w:sz="0" w:space="0" w:color="auto"/>
      </w:divBdr>
    </w:div>
    <w:div w:id="1216430860">
      <w:bodyDiv w:val="1"/>
      <w:marLeft w:val="0"/>
      <w:marRight w:val="0"/>
      <w:marTop w:val="0"/>
      <w:marBottom w:val="0"/>
      <w:divBdr>
        <w:top w:val="none" w:sz="0" w:space="0" w:color="auto"/>
        <w:left w:val="none" w:sz="0" w:space="0" w:color="auto"/>
        <w:bottom w:val="none" w:sz="0" w:space="0" w:color="auto"/>
        <w:right w:val="none" w:sz="0" w:space="0" w:color="auto"/>
      </w:divBdr>
    </w:div>
    <w:div w:id="1256939631">
      <w:bodyDiv w:val="1"/>
      <w:marLeft w:val="0"/>
      <w:marRight w:val="0"/>
      <w:marTop w:val="0"/>
      <w:marBottom w:val="0"/>
      <w:divBdr>
        <w:top w:val="none" w:sz="0" w:space="0" w:color="auto"/>
        <w:left w:val="none" w:sz="0" w:space="0" w:color="auto"/>
        <w:bottom w:val="none" w:sz="0" w:space="0" w:color="auto"/>
        <w:right w:val="none" w:sz="0" w:space="0" w:color="auto"/>
      </w:divBdr>
      <w:divsChild>
        <w:div w:id="452872734">
          <w:marLeft w:val="274"/>
          <w:marRight w:val="0"/>
          <w:marTop w:val="0"/>
          <w:marBottom w:val="0"/>
          <w:divBdr>
            <w:top w:val="none" w:sz="0" w:space="0" w:color="auto"/>
            <w:left w:val="none" w:sz="0" w:space="0" w:color="auto"/>
            <w:bottom w:val="none" w:sz="0" w:space="0" w:color="auto"/>
            <w:right w:val="none" w:sz="0" w:space="0" w:color="auto"/>
          </w:divBdr>
        </w:div>
        <w:div w:id="661664897">
          <w:marLeft w:val="274"/>
          <w:marRight w:val="0"/>
          <w:marTop w:val="0"/>
          <w:marBottom w:val="0"/>
          <w:divBdr>
            <w:top w:val="none" w:sz="0" w:space="0" w:color="auto"/>
            <w:left w:val="none" w:sz="0" w:space="0" w:color="auto"/>
            <w:bottom w:val="none" w:sz="0" w:space="0" w:color="auto"/>
            <w:right w:val="none" w:sz="0" w:space="0" w:color="auto"/>
          </w:divBdr>
        </w:div>
        <w:div w:id="663095733">
          <w:marLeft w:val="274"/>
          <w:marRight w:val="0"/>
          <w:marTop w:val="0"/>
          <w:marBottom w:val="0"/>
          <w:divBdr>
            <w:top w:val="none" w:sz="0" w:space="0" w:color="auto"/>
            <w:left w:val="none" w:sz="0" w:space="0" w:color="auto"/>
            <w:bottom w:val="none" w:sz="0" w:space="0" w:color="auto"/>
            <w:right w:val="none" w:sz="0" w:space="0" w:color="auto"/>
          </w:divBdr>
        </w:div>
        <w:div w:id="1209102759">
          <w:marLeft w:val="274"/>
          <w:marRight w:val="0"/>
          <w:marTop w:val="0"/>
          <w:marBottom w:val="0"/>
          <w:divBdr>
            <w:top w:val="none" w:sz="0" w:space="0" w:color="auto"/>
            <w:left w:val="none" w:sz="0" w:space="0" w:color="auto"/>
            <w:bottom w:val="none" w:sz="0" w:space="0" w:color="auto"/>
            <w:right w:val="none" w:sz="0" w:space="0" w:color="auto"/>
          </w:divBdr>
        </w:div>
        <w:div w:id="1216237021">
          <w:marLeft w:val="274"/>
          <w:marRight w:val="0"/>
          <w:marTop w:val="0"/>
          <w:marBottom w:val="0"/>
          <w:divBdr>
            <w:top w:val="none" w:sz="0" w:space="0" w:color="auto"/>
            <w:left w:val="none" w:sz="0" w:space="0" w:color="auto"/>
            <w:bottom w:val="none" w:sz="0" w:space="0" w:color="auto"/>
            <w:right w:val="none" w:sz="0" w:space="0" w:color="auto"/>
          </w:divBdr>
        </w:div>
      </w:divsChild>
    </w:div>
    <w:div w:id="1292980172">
      <w:bodyDiv w:val="1"/>
      <w:marLeft w:val="0"/>
      <w:marRight w:val="0"/>
      <w:marTop w:val="0"/>
      <w:marBottom w:val="0"/>
      <w:divBdr>
        <w:top w:val="none" w:sz="0" w:space="0" w:color="auto"/>
        <w:left w:val="none" w:sz="0" w:space="0" w:color="auto"/>
        <w:bottom w:val="none" w:sz="0" w:space="0" w:color="auto"/>
        <w:right w:val="none" w:sz="0" w:space="0" w:color="auto"/>
      </w:divBdr>
    </w:div>
    <w:div w:id="1303198991">
      <w:bodyDiv w:val="1"/>
      <w:marLeft w:val="0"/>
      <w:marRight w:val="0"/>
      <w:marTop w:val="0"/>
      <w:marBottom w:val="0"/>
      <w:divBdr>
        <w:top w:val="none" w:sz="0" w:space="0" w:color="auto"/>
        <w:left w:val="none" w:sz="0" w:space="0" w:color="auto"/>
        <w:bottom w:val="none" w:sz="0" w:space="0" w:color="auto"/>
        <w:right w:val="none" w:sz="0" w:space="0" w:color="auto"/>
      </w:divBdr>
    </w:div>
    <w:div w:id="1324090236">
      <w:bodyDiv w:val="1"/>
      <w:marLeft w:val="0"/>
      <w:marRight w:val="0"/>
      <w:marTop w:val="0"/>
      <w:marBottom w:val="0"/>
      <w:divBdr>
        <w:top w:val="none" w:sz="0" w:space="0" w:color="auto"/>
        <w:left w:val="none" w:sz="0" w:space="0" w:color="auto"/>
        <w:bottom w:val="none" w:sz="0" w:space="0" w:color="auto"/>
        <w:right w:val="none" w:sz="0" w:space="0" w:color="auto"/>
      </w:divBdr>
      <w:divsChild>
        <w:div w:id="448013530">
          <w:marLeft w:val="0"/>
          <w:marRight w:val="0"/>
          <w:marTop w:val="0"/>
          <w:marBottom w:val="0"/>
          <w:divBdr>
            <w:top w:val="none" w:sz="0" w:space="0" w:color="auto"/>
            <w:left w:val="none" w:sz="0" w:space="0" w:color="auto"/>
            <w:bottom w:val="none" w:sz="0" w:space="0" w:color="auto"/>
            <w:right w:val="none" w:sz="0" w:space="0" w:color="auto"/>
          </w:divBdr>
        </w:div>
      </w:divsChild>
    </w:div>
    <w:div w:id="1329939537">
      <w:bodyDiv w:val="1"/>
      <w:marLeft w:val="0"/>
      <w:marRight w:val="0"/>
      <w:marTop w:val="0"/>
      <w:marBottom w:val="0"/>
      <w:divBdr>
        <w:top w:val="none" w:sz="0" w:space="0" w:color="auto"/>
        <w:left w:val="none" w:sz="0" w:space="0" w:color="auto"/>
        <w:bottom w:val="none" w:sz="0" w:space="0" w:color="auto"/>
        <w:right w:val="none" w:sz="0" w:space="0" w:color="auto"/>
      </w:divBdr>
    </w:div>
    <w:div w:id="1330215659">
      <w:bodyDiv w:val="1"/>
      <w:marLeft w:val="0"/>
      <w:marRight w:val="0"/>
      <w:marTop w:val="0"/>
      <w:marBottom w:val="0"/>
      <w:divBdr>
        <w:top w:val="none" w:sz="0" w:space="0" w:color="auto"/>
        <w:left w:val="none" w:sz="0" w:space="0" w:color="auto"/>
        <w:bottom w:val="none" w:sz="0" w:space="0" w:color="auto"/>
        <w:right w:val="none" w:sz="0" w:space="0" w:color="auto"/>
      </w:divBdr>
    </w:div>
    <w:div w:id="1363283590">
      <w:bodyDiv w:val="1"/>
      <w:marLeft w:val="0"/>
      <w:marRight w:val="0"/>
      <w:marTop w:val="0"/>
      <w:marBottom w:val="0"/>
      <w:divBdr>
        <w:top w:val="none" w:sz="0" w:space="0" w:color="auto"/>
        <w:left w:val="none" w:sz="0" w:space="0" w:color="auto"/>
        <w:bottom w:val="none" w:sz="0" w:space="0" w:color="auto"/>
        <w:right w:val="none" w:sz="0" w:space="0" w:color="auto"/>
      </w:divBdr>
    </w:div>
    <w:div w:id="1387950895">
      <w:bodyDiv w:val="1"/>
      <w:marLeft w:val="0"/>
      <w:marRight w:val="0"/>
      <w:marTop w:val="0"/>
      <w:marBottom w:val="0"/>
      <w:divBdr>
        <w:top w:val="none" w:sz="0" w:space="0" w:color="auto"/>
        <w:left w:val="none" w:sz="0" w:space="0" w:color="auto"/>
        <w:bottom w:val="none" w:sz="0" w:space="0" w:color="auto"/>
        <w:right w:val="none" w:sz="0" w:space="0" w:color="auto"/>
      </w:divBdr>
      <w:divsChild>
        <w:div w:id="139544851">
          <w:marLeft w:val="274"/>
          <w:marRight w:val="0"/>
          <w:marTop w:val="0"/>
          <w:marBottom w:val="0"/>
          <w:divBdr>
            <w:top w:val="none" w:sz="0" w:space="0" w:color="auto"/>
            <w:left w:val="none" w:sz="0" w:space="0" w:color="auto"/>
            <w:bottom w:val="none" w:sz="0" w:space="0" w:color="auto"/>
            <w:right w:val="none" w:sz="0" w:space="0" w:color="auto"/>
          </w:divBdr>
        </w:div>
        <w:div w:id="811024244">
          <w:marLeft w:val="274"/>
          <w:marRight w:val="0"/>
          <w:marTop w:val="0"/>
          <w:marBottom w:val="0"/>
          <w:divBdr>
            <w:top w:val="none" w:sz="0" w:space="0" w:color="auto"/>
            <w:left w:val="none" w:sz="0" w:space="0" w:color="auto"/>
            <w:bottom w:val="none" w:sz="0" w:space="0" w:color="auto"/>
            <w:right w:val="none" w:sz="0" w:space="0" w:color="auto"/>
          </w:divBdr>
        </w:div>
      </w:divsChild>
    </w:div>
    <w:div w:id="1394155769">
      <w:bodyDiv w:val="1"/>
      <w:marLeft w:val="0"/>
      <w:marRight w:val="0"/>
      <w:marTop w:val="0"/>
      <w:marBottom w:val="0"/>
      <w:divBdr>
        <w:top w:val="none" w:sz="0" w:space="0" w:color="auto"/>
        <w:left w:val="none" w:sz="0" w:space="0" w:color="auto"/>
        <w:bottom w:val="none" w:sz="0" w:space="0" w:color="auto"/>
        <w:right w:val="none" w:sz="0" w:space="0" w:color="auto"/>
      </w:divBdr>
    </w:div>
    <w:div w:id="1394230780">
      <w:bodyDiv w:val="1"/>
      <w:marLeft w:val="0"/>
      <w:marRight w:val="0"/>
      <w:marTop w:val="0"/>
      <w:marBottom w:val="0"/>
      <w:divBdr>
        <w:top w:val="none" w:sz="0" w:space="0" w:color="auto"/>
        <w:left w:val="none" w:sz="0" w:space="0" w:color="auto"/>
        <w:bottom w:val="none" w:sz="0" w:space="0" w:color="auto"/>
        <w:right w:val="none" w:sz="0" w:space="0" w:color="auto"/>
      </w:divBdr>
    </w:div>
    <w:div w:id="1416708904">
      <w:bodyDiv w:val="1"/>
      <w:marLeft w:val="0"/>
      <w:marRight w:val="0"/>
      <w:marTop w:val="0"/>
      <w:marBottom w:val="0"/>
      <w:divBdr>
        <w:top w:val="none" w:sz="0" w:space="0" w:color="auto"/>
        <w:left w:val="none" w:sz="0" w:space="0" w:color="auto"/>
        <w:bottom w:val="none" w:sz="0" w:space="0" w:color="auto"/>
        <w:right w:val="none" w:sz="0" w:space="0" w:color="auto"/>
      </w:divBdr>
      <w:divsChild>
        <w:div w:id="695153646">
          <w:marLeft w:val="0"/>
          <w:marRight w:val="0"/>
          <w:marTop w:val="0"/>
          <w:marBottom w:val="0"/>
          <w:divBdr>
            <w:top w:val="none" w:sz="0" w:space="0" w:color="auto"/>
            <w:left w:val="none" w:sz="0" w:space="0" w:color="auto"/>
            <w:bottom w:val="none" w:sz="0" w:space="0" w:color="auto"/>
            <w:right w:val="none" w:sz="0" w:space="0" w:color="auto"/>
          </w:divBdr>
        </w:div>
      </w:divsChild>
    </w:div>
    <w:div w:id="1417047979">
      <w:bodyDiv w:val="1"/>
      <w:marLeft w:val="0"/>
      <w:marRight w:val="0"/>
      <w:marTop w:val="0"/>
      <w:marBottom w:val="0"/>
      <w:divBdr>
        <w:top w:val="none" w:sz="0" w:space="0" w:color="auto"/>
        <w:left w:val="none" w:sz="0" w:space="0" w:color="auto"/>
        <w:bottom w:val="none" w:sz="0" w:space="0" w:color="auto"/>
        <w:right w:val="none" w:sz="0" w:space="0" w:color="auto"/>
      </w:divBdr>
    </w:div>
    <w:div w:id="1529952763">
      <w:bodyDiv w:val="1"/>
      <w:marLeft w:val="0"/>
      <w:marRight w:val="0"/>
      <w:marTop w:val="0"/>
      <w:marBottom w:val="0"/>
      <w:divBdr>
        <w:top w:val="none" w:sz="0" w:space="0" w:color="auto"/>
        <w:left w:val="none" w:sz="0" w:space="0" w:color="auto"/>
        <w:bottom w:val="none" w:sz="0" w:space="0" w:color="auto"/>
        <w:right w:val="none" w:sz="0" w:space="0" w:color="auto"/>
      </w:divBdr>
    </w:div>
    <w:div w:id="1568685948">
      <w:bodyDiv w:val="1"/>
      <w:marLeft w:val="0"/>
      <w:marRight w:val="0"/>
      <w:marTop w:val="0"/>
      <w:marBottom w:val="0"/>
      <w:divBdr>
        <w:top w:val="none" w:sz="0" w:space="0" w:color="auto"/>
        <w:left w:val="none" w:sz="0" w:space="0" w:color="auto"/>
        <w:bottom w:val="none" w:sz="0" w:space="0" w:color="auto"/>
        <w:right w:val="none" w:sz="0" w:space="0" w:color="auto"/>
      </w:divBdr>
    </w:div>
    <w:div w:id="1571185281">
      <w:bodyDiv w:val="1"/>
      <w:marLeft w:val="0"/>
      <w:marRight w:val="0"/>
      <w:marTop w:val="0"/>
      <w:marBottom w:val="0"/>
      <w:divBdr>
        <w:top w:val="none" w:sz="0" w:space="0" w:color="auto"/>
        <w:left w:val="none" w:sz="0" w:space="0" w:color="auto"/>
        <w:bottom w:val="none" w:sz="0" w:space="0" w:color="auto"/>
        <w:right w:val="none" w:sz="0" w:space="0" w:color="auto"/>
      </w:divBdr>
    </w:div>
    <w:div w:id="1673296632">
      <w:bodyDiv w:val="1"/>
      <w:marLeft w:val="0"/>
      <w:marRight w:val="0"/>
      <w:marTop w:val="0"/>
      <w:marBottom w:val="0"/>
      <w:divBdr>
        <w:top w:val="none" w:sz="0" w:space="0" w:color="auto"/>
        <w:left w:val="none" w:sz="0" w:space="0" w:color="auto"/>
        <w:bottom w:val="none" w:sz="0" w:space="0" w:color="auto"/>
        <w:right w:val="none" w:sz="0" w:space="0" w:color="auto"/>
      </w:divBdr>
    </w:div>
    <w:div w:id="1683898723">
      <w:bodyDiv w:val="1"/>
      <w:marLeft w:val="0"/>
      <w:marRight w:val="0"/>
      <w:marTop w:val="0"/>
      <w:marBottom w:val="0"/>
      <w:divBdr>
        <w:top w:val="none" w:sz="0" w:space="0" w:color="auto"/>
        <w:left w:val="none" w:sz="0" w:space="0" w:color="auto"/>
        <w:bottom w:val="none" w:sz="0" w:space="0" w:color="auto"/>
        <w:right w:val="none" w:sz="0" w:space="0" w:color="auto"/>
      </w:divBdr>
    </w:div>
    <w:div w:id="1708679356">
      <w:bodyDiv w:val="1"/>
      <w:marLeft w:val="0"/>
      <w:marRight w:val="0"/>
      <w:marTop w:val="0"/>
      <w:marBottom w:val="0"/>
      <w:divBdr>
        <w:top w:val="none" w:sz="0" w:space="0" w:color="auto"/>
        <w:left w:val="none" w:sz="0" w:space="0" w:color="auto"/>
        <w:bottom w:val="none" w:sz="0" w:space="0" w:color="auto"/>
        <w:right w:val="none" w:sz="0" w:space="0" w:color="auto"/>
      </w:divBdr>
    </w:div>
    <w:div w:id="1736051042">
      <w:bodyDiv w:val="1"/>
      <w:marLeft w:val="0"/>
      <w:marRight w:val="0"/>
      <w:marTop w:val="0"/>
      <w:marBottom w:val="0"/>
      <w:divBdr>
        <w:top w:val="none" w:sz="0" w:space="0" w:color="auto"/>
        <w:left w:val="none" w:sz="0" w:space="0" w:color="auto"/>
        <w:bottom w:val="none" w:sz="0" w:space="0" w:color="auto"/>
        <w:right w:val="none" w:sz="0" w:space="0" w:color="auto"/>
      </w:divBdr>
    </w:div>
    <w:div w:id="1744181671">
      <w:bodyDiv w:val="1"/>
      <w:marLeft w:val="0"/>
      <w:marRight w:val="0"/>
      <w:marTop w:val="0"/>
      <w:marBottom w:val="0"/>
      <w:divBdr>
        <w:top w:val="none" w:sz="0" w:space="0" w:color="auto"/>
        <w:left w:val="none" w:sz="0" w:space="0" w:color="auto"/>
        <w:bottom w:val="none" w:sz="0" w:space="0" w:color="auto"/>
        <w:right w:val="none" w:sz="0" w:space="0" w:color="auto"/>
      </w:divBdr>
    </w:div>
    <w:div w:id="1749110019">
      <w:bodyDiv w:val="1"/>
      <w:marLeft w:val="0"/>
      <w:marRight w:val="0"/>
      <w:marTop w:val="0"/>
      <w:marBottom w:val="0"/>
      <w:divBdr>
        <w:top w:val="none" w:sz="0" w:space="0" w:color="auto"/>
        <w:left w:val="none" w:sz="0" w:space="0" w:color="auto"/>
        <w:bottom w:val="none" w:sz="0" w:space="0" w:color="auto"/>
        <w:right w:val="none" w:sz="0" w:space="0" w:color="auto"/>
      </w:divBdr>
    </w:div>
    <w:div w:id="1806922763">
      <w:bodyDiv w:val="1"/>
      <w:marLeft w:val="0"/>
      <w:marRight w:val="0"/>
      <w:marTop w:val="0"/>
      <w:marBottom w:val="0"/>
      <w:divBdr>
        <w:top w:val="none" w:sz="0" w:space="0" w:color="auto"/>
        <w:left w:val="none" w:sz="0" w:space="0" w:color="auto"/>
        <w:bottom w:val="none" w:sz="0" w:space="0" w:color="auto"/>
        <w:right w:val="none" w:sz="0" w:space="0" w:color="auto"/>
      </w:divBdr>
    </w:div>
    <w:div w:id="1835679756">
      <w:bodyDiv w:val="1"/>
      <w:marLeft w:val="0"/>
      <w:marRight w:val="0"/>
      <w:marTop w:val="0"/>
      <w:marBottom w:val="0"/>
      <w:divBdr>
        <w:top w:val="none" w:sz="0" w:space="0" w:color="auto"/>
        <w:left w:val="none" w:sz="0" w:space="0" w:color="auto"/>
        <w:bottom w:val="none" w:sz="0" w:space="0" w:color="auto"/>
        <w:right w:val="none" w:sz="0" w:space="0" w:color="auto"/>
      </w:divBdr>
    </w:div>
    <w:div w:id="1852910960">
      <w:bodyDiv w:val="1"/>
      <w:marLeft w:val="0"/>
      <w:marRight w:val="0"/>
      <w:marTop w:val="0"/>
      <w:marBottom w:val="0"/>
      <w:divBdr>
        <w:top w:val="none" w:sz="0" w:space="0" w:color="auto"/>
        <w:left w:val="none" w:sz="0" w:space="0" w:color="auto"/>
        <w:bottom w:val="none" w:sz="0" w:space="0" w:color="auto"/>
        <w:right w:val="none" w:sz="0" w:space="0" w:color="auto"/>
      </w:divBdr>
    </w:div>
    <w:div w:id="1906835875">
      <w:bodyDiv w:val="1"/>
      <w:marLeft w:val="0"/>
      <w:marRight w:val="0"/>
      <w:marTop w:val="0"/>
      <w:marBottom w:val="0"/>
      <w:divBdr>
        <w:top w:val="none" w:sz="0" w:space="0" w:color="auto"/>
        <w:left w:val="none" w:sz="0" w:space="0" w:color="auto"/>
        <w:bottom w:val="none" w:sz="0" w:space="0" w:color="auto"/>
        <w:right w:val="none" w:sz="0" w:space="0" w:color="auto"/>
      </w:divBdr>
    </w:div>
    <w:div w:id="1919435399">
      <w:bodyDiv w:val="1"/>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
      </w:divsChild>
    </w:div>
    <w:div w:id="1933972781">
      <w:bodyDiv w:val="1"/>
      <w:marLeft w:val="0"/>
      <w:marRight w:val="0"/>
      <w:marTop w:val="0"/>
      <w:marBottom w:val="0"/>
      <w:divBdr>
        <w:top w:val="none" w:sz="0" w:space="0" w:color="auto"/>
        <w:left w:val="none" w:sz="0" w:space="0" w:color="auto"/>
        <w:bottom w:val="none" w:sz="0" w:space="0" w:color="auto"/>
        <w:right w:val="none" w:sz="0" w:space="0" w:color="auto"/>
      </w:divBdr>
    </w:div>
    <w:div w:id="1944337414">
      <w:bodyDiv w:val="1"/>
      <w:marLeft w:val="0"/>
      <w:marRight w:val="0"/>
      <w:marTop w:val="0"/>
      <w:marBottom w:val="0"/>
      <w:divBdr>
        <w:top w:val="none" w:sz="0" w:space="0" w:color="auto"/>
        <w:left w:val="none" w:sz="0" w:space="0" w:color="auto"/>
        <w:bottom w:val="none" w:sz="0" w:space="0" w:color="auto"/>
        <w:right w:val="none" w:sz="0" w:space="0" w:color="auto"/>
      </w:divBdr>
      <w:divsChild>
        <w:div w:id="404882295">
          <w:marLeft w:val="274"/>
          <w:marRight w:val="0"/>
          <w:marTop w:val="0"/>
          <w:marBottom w:val="0"/>
          <w:divBdr>
            <w:top w:val="none" w:sz="0" w:space="0" w:color="auto"/>
            <w:left w:val="none" w:sz="0" w:space="0" w:color="auto"/>
            <w:bottom w:val="none" w:sz="0" w:space="0" w:color="auto"/>
            <w:right w:val="none" w:sz="0" w:space="0" w:color="auto"/>
          </w:divBdr>
        </w:div>
        <w:div w:id="1803234040">
          <w:marLeft w:val="274"/>
          <w:marRight w:val="0"/>
          <w:marTop w:val="0"/>
          <w:marBottom w:val="0"/>
          <w:divBdr>
            <w:top w:val="none" w:sz="0" w:space="0" w:color="auto"/>
            <w:left w:val="none" w:sz="0" w:space="0" w:color="auto"/>
            <w:bottom w:val="none" w:sz="0" w:space="0" w:color="auto"/>
            <w:right w:val="none" w:sz="0" w:space="0" w:color="auto"/>
          </w:divBdr>
        </w:div>
      </w:divsChild>
    </w:div>
    <w:div w:id="1950429649">
      <w:bodyDiv w:val="1"/>
      <w:marLeft w:val="0"/>
      <w:marRight w:val="0"/>
      <w:marTop w:val="0"/>
      <w:marBottom w:val="0"/>
      <w:divBdr>
        <w:top w:val="none" w:sz="0" w:space="0" w:color="auto"/>
        <w:left w:val="none" w:sz="0" w:space="0" w:color="auto"/>
        <w:bottom w:val="none" w:sz="0" w:space="0" w:color="auto"/>
        <w:right w:val="none" w:sz="0" w:space="0" w:color="auto"/>
      </w:divBdr>
    </w:div>
    <w:div w:id="1963681753">
      <w:bodyDiv w:val="1"/>
      <w:marLeft w:val="0"/>
      <w:marRight w:val="0"/>
      <w:marTop w:val="0"/>
      <w:marBottom w:val="0"/>
      <w:divBdr>
        <w:top w:val="none" w:sz="0" w:space="0" w:color="auto"/>
        <w:left w:val="none" w:sz="0" w:space="0" w:color="auto"/>
        <w:bottom w:val="none" w:sz="0" w:space="0" w:color="auto"/>
        <w:right w:val="none" w:sz="0" w:space="0" w:color="auto"/>
      </w:divBdr>
    </w:div>
    <w:div w:id="1974359359">
      <w:bodyDiv w:val="1"/>
      <w:marLeft w:val="0"/>
      <w:marRight w:val="0"/>
      <w:marTop w:val="0"/>
      <w:marBottom w:val="0"/>
      <w:divBdr>
        <w:top w:val="none" w:sz="0" w:space="0" w:color="auto"/>
        <w:left w:val="none" w:sz="0" w:space="0" w:color="auto"/>
        <w:bottom w:val="none" w:sz="0" w:space="0" w:color="auto"/>
        <w:right w:val="none" w:sz="0" w:space="0" w:color="auto"/>
      </w:divBdr>
      <w:divsChild>
        <w:div w:id="1097363900">
          <w:marLeft w:val="0"/>
          <w:marRight w:val="0"/>
          <w:marTop w:val="0"/>
          <w:marBottom w:val="0"/>
          <w:divBdr>
            <w:top w:val="none" w:sz="0" w:space="0" w:color="auto"/>
            <w:left w:val="none" w:sz="0" w:space="0" w:color="auto"/>
            <w:bottom w:val="none" w:sz="0" w:space="0" w:color="auto"/>
            <w:right w:val="none" w:sz="0" w:space="0" w:color="auto"/>
          </w:divBdr>
        </w:div>
      </w:divsChild>
    </w:div>
    <w:div w:id="2013674806">
      <w:bodyDiv w:val="1"/>
      <w:marLeft w:val="0"/>
      <w:marRight w:val="0"/>
      <w:marTop w:val="0"/>
      <w:marBottom w:val="0"/>
      <w:divBdr>
        <w:top w:val="none" w:sz="0" w:space="0" w:color="auto"/>
        <w:left w:val="none" w:sz="0" w:space="0" w:color="auto"/>
        <w:bottom w:val="none" w:sz="0" w:space="0" w:color="auto"/>
        <w:right w:val="none" w:sz="0" w:space="0" w:color="auto"/>
      </w:divBdr>
      <w:divsChild>
        <w:div w:id="1348142507">
          <w:marLeft w:val="0"/>
          <w:marRight w:val="0"/>
          <w:marTop w:val="0"/>
          <w:marBottom w:val="0"/>
          <w:divBdr>
            <w:top w:val="none" w:sz="0" w:space="0" w:color="auto"/>
            <w:left w:val="none" w:sz="0" w:space="0" w:color="auto"/>
            <w:bottom w:val="none" w:sz="0" w:space="0" w:color="auto"/>
            <w:right w:val="none" w:sz="0" w:space="0" w:color="auto"/>
          </w:divBdr>
        </w:div>
      </w:divsChild>
    </w:div>
    <w:div w:id="2023360171">
      <w:bodyDiv w:val="1"/>
      <w:marLeft w:val="0"/>
      <w:marRight w:val="0"/>
      <w:marTop w:val="0"/>
      <w:marBottom w:val="0"/>
      <w:divBdr>
        <w:top w:val="none" w:sz="0" w:space="0" w:color="auto"/>
        <w:left w:val="none" w:sz="0" w:space="0" w:color="auto"/>
        <w:bottom w:val="none" w:sz="0" w:space="0" w:color="auto"/>
        <w:right w:val="none" w:sz="0" w:space="0" w:color="auto"/>
      </w:divBdr>
    </w:div>
    <w:div w:id="2025477932">
      <w:bodyDiv w:val="1"/>
      <w:marLeft w:val="0"/>
      <w:marRight w:val="0"/>
      <w:marTop w:val="0"/>
      <w:marBottom w:val="0"/>
      <w:divBdr>
        <w:top w:val="none" w:sz="0" w:space="0" w:color="auto"/>
        <w:left w:val="none" w:sz="0" w:space="0" w:color="auto"/>
        <w:bottom w:val="none" w:sz="0" w:space="0" w:color="auto"/>
        <w:right w:val="none" w:sz="0" w:space="0" w:color="auto"/>
      </w:divBdr>
      <w:divsChild>
        <w:div w:id="1584408648">
          <w:marLeft w:val="0"/>
          <w:marRight w:val="0"/>
          <w:marTop w:val="0"/>
          <w:marBottom w:val="0"/>
          <w:divBdr>
            <w:top w:val="none" w:sz="0" w:space="0" w:color="auto"/>
            <w:left w:val="none" w:sz="0" w:space="0" w:color="auto"/>
            <w:bottom w:val="none" w:sz="0" w:space="0" w:color="auto"/>
            <w:right w:val="none" w:sz="0" w:space="0" w:color="auto"/>
          </w:divBdr>
        </w:div>
      </w:divsChild>
    </w:div>
    <w:div w:id="2030984330">
      <w:bodyDiv w:val="1"/>
      <w:marLeft w:val="0"/>
      <w:marRight w:val="0"/>
      <w:marTop w:val="0"/>
      <w:marBottom w:val="0"/>
      <w:divBdr>
        <w:top w:val="none" w:sz="0" w:space="0" w:color="auto"/>
        <w:left w:val="none" w:sz="0" w:space="0" w:color="auto"/>
        <w:bottom w:val="none" w:sz="0" w:space="0" w:color="auto"/>
        <w:right w:val="none" w:sz="0" w:space="0" w:color="auto"/>
      </w:divBdr>
    </w:div>
    <w:div w:id="2057852997">
      <w:bodyDiv w:val="1"/>
      <w:marLeft w:val="0"/>
      <w:marRight w:val="0"/>
      <w:marTop w:val="0"/>
      <w:marBottom w:val="0"/>
      <w:divBdr>
        <w:top w:val="none" w:sz="0" w:space="0" w:color="auto"/>
        <w:left w:val="none" w:sz="0" w:space="0" w:color="auto"/>
        <w:bottom w:val="none" w:sz="0" w:space="0" w:color="auto"/>
        <w:right w:val="none" w:sz="0" w:space="0" w:color="auto"/>
      </w:divBdr>
    </w:div>
    <w:div w:id="2063945526">
      <w:bodyDiv w:val="1"/>
      <w:marLeft w:val="0"/>
      <w:marRight w:val="0"/>
      <w:marTop w:val="0"/>
      <w:marBottom w:val="0"/>
      <w:divBdr>
        <w:top w:val="none" w:sz="0" w:space="0" w:color="auto"/>
        <w:left w:val="none" w:sz="0" w:space="0" w:color="auto"/>
        <w:bottom w:val="none" w:sz="0" w:space="0" w:color="auto"/>
        <w:right w:val="none" w:sz="0" w:space="0" w:color="auto"/>
      </w:divBdr>
    </w:div>
    <w:div w:id="2069068017">
      <w:bodyDiv w:val="1"/>
      <w:marLeft w:val="0"/>
      <w:marRight w:val="0"/>
      <w:marTop w:val="0"/>
      <w:marBottom w:val="0"/>
      <w:divBdr>
        <w:top w:val="none" w:sz="0" w:space="0" w:color="auto"/>
        <w:left w:val="none" w:sz="0" w:space="0" w:color="auto"/>
        <w:bottom w:val="none" w:sz="0" w:space="0" w:color="auto"/>
        <w:right w:val="none" w:sz="0" w:space="0" w:color="auto"/>
      </w:divBdr>
      <w:divsChild>
        <w:div w:id="412432514">
          <w:marLeft w:val="0"/>
          <w:marRight w:val="0"/>
          <w:marTop w:val="0"/>
          <w:marBottom w:val="0"/>
          <w:divBdr>
            <w:top w:val="none" w:sz="0" w:space="0" w:color="auto"/>
            <w:left w:val="none" w:sz="0" w:space="0" w:color="auto"/>
            <w:bottom w:val="none" w:sz="0" w:space="0" w:color="auto"/>
            <w:right w:val="none" w:sz="0" w:space="0" w:color="auto"/>
          </w:divBdr>
        </w:div>
      </w:divsChild>
    </w:div>
    <w:div w:id="2089038847">
      <w:bodyDiv w:val="1"/>
      <w:marLeft w:val="0"/>
      <w:marRight w:val="0"/>
      <w:marTop w:val="0"/>
      <w:marBottom w:val="0"/>
      <w:divBdr>
        <w:top w:val="none" w:sz="0" w:space="0" w:color="auto"/>
        <w:left w:val="none" w:sz="0" w:space="0" w:color="auto"/>
        <w:bottom w:val="none" w:sz="0" w:space="0" w:color="auto"/>
        <w:right w:val="none" w:sz="0" w:space="0" w:color="auto"/>
      </w:divBdr>
    </w:div>
    <w:div w:id="2094617442">
      <w:bodyDiv w:val="1"/>
      <w:marLeft w:val="0"/>
      <w:marRight w:val="0"/>
      <w:marTop w:val="0"/>
      <w:marBottom w:val="0"/>
      <w:divBdr>
        <w:top w:val="none" w:sz="0" w:space="0" w:color="auto"/>
        <w:left w:val="none" w:sz="0" w:space="0" w:color="auto"/>
        <w:bottom w:val="none" w:sz="0" w:space="0" w:color="auto"/>
        <w:right w:val="none" w:sz="0" w:space="0" w:color="auto"/>
      </w:divBdr>
      <w:divsChild>
        <w:div w:id="601694457">
          <w:marLeft w:val="0"/>
          <w:marRight w:val="0"/>
          <w:marTop w:val="0"/>
          <w:marBottom w:val="0"/>
          <w:divBdr>
            <w:top w:val="none" w:sz="0" w:space="0" w:color="auto"/>
            <w:left w:val="none" w:sz="0" w:space="0" w:color="auto"/>
            <w:bottom w:val="none" w:sz="0" w:space="0" w:color="auto"/>
            <w:right w:val="none" w:sz="0" w:space="0" w:color="auto"/>
          </w:divBdr>
        </w:div>
      </w:divsChild>
    </w:div>
    <w:div w:id="2097314194">
      <w:bodyDiv w:val="1"/>
      <w:marLeft w:val="0"/>
      <w:marRight w:val="0"/>
      <w:marTop w:val="0"/>
      <w:marBottom w:val="0"/>
      <w:divBdr>
        <w:top w:val="none" w:sz="0" w:space="0" w:color="auto"/>
        <w:left w:val="none" w:sz="0" w:space="0" w:color="auto"/>
        <w:bottom w:val="none" w:sz="0" w:space="0" w:color="auto"/>
        <w:right w:val="none" w:sz="0" w:space="0" w:color="auto"/>
      </w:divBdr>
    </w:div>
    <w:div w:id="2114862711">
      <w:bodyDiv w:val="1"/>
      <w:marLeft w:val="0"/>
      <w:marRight w:val="0"/>
      <w:marTop w:val="0"/>
      <w:marBottom w:val="0"/>
      <w:divBdr>
        <w:top w:val="none" w:sz="0" w:space="0" w:color="auto"/>
        <w:left w:val="none" w:sz="0" w:space="0" w:color="auto"/>
        <w:bottom w:val="none" w:sz="0" w:space="0" w:color="auto"/>
        <w:right w:val="none" w:sz="0" w:space="0" w:color="auto"/>
      </w:divBdr>
    </w:div>
    <w:div w:id="21353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cademic.oup.com/aesa/pages/Manuscript_Preparation"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8b29e2-e056-46d7-9f03-f58d162241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56E07B8C6FDF4AA9C8148FCBB0BCEE" ma:contentTypeVersion="12" ma:contentTypeDescription="Create a new document." ma:contentTypeScope="" ma:versionID="057d2fbd1687e8c210c5a6a6201cde5d">
  <xsd:schema xmlns:xsd="http://www.w3.org/2001/XMLSchema" xmlns:xs="http://www.w3.org/2001/XMLSchema" xmlns:p="http://schemas.microsoft.com/office/2006/metadata/properties" xmlns:ns3="048b29e2-e056-46d7-9f03-f58d16224128" targetNamespace="http://schemas.microsoft.com/office/2006/metadata/properties" ma:root="true" ma:fieldsID="765bbdb8524b9f11acc914f1b8cea95b" ns3:_="">
    <xsd:import namespace="048b29e2-e056-46d7-9f03-f58d162241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b29e2-e056-46d7-9f03-f58d16224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0EB22-0CAE-4434-9640-9CACC0AEC9B2}">
  <ds:schemaRefs>
    <ds:schemaRef ds:uri="http://schemas.microsoft.com/office/2006/metadata/properties"/>
    <ds:schemaRef ds:uri="http://schemas.microsoft.com/office/infopath/2007/PartnerControls"/>
    <ds:schemaRef ds:uri="048b29e2-e056-46d7-9f03-f58d16224128"/>
  </ds:schemaRefs>
</ds:datastoreItem>
</file>

<file path=customXml/itemProps2.xml><?xml version="1.0" encoding="utf-8"?>
<ds:datastoreItem xmlns:ds="http://schemas.openxmlformats.org/officeDocument/2006/customXml" ds:itemID="{4A1CF663-4369-4A91-A79D-6A364B897943}">
  <ds:schemaRefs>
    <ds:schemaRef ds:uri="http://schemas.microsoft.com/sharepoint/v3/contenttype/forms"/>
  </ds:schemaRefs>
</ds:datastoreItem>
</file>

<file path=customXml/itemProps3.xml><?xml version="1.0" encoding="utf-8"?>
<ds:datastoreItem xmlns:ds="http://schemas.openxmlformats.org/officeDocument/2006/customXml" ds:itemID="{4441B1BD-B813-4BFB-8508-1108FA2AC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b29e2-e056-46d7-9f03-f58d162241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9C8B4-BF74-4C9A-8126-4D8E4BCFB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2543</TotalTime>
  <Pages>26</Pages>
  <Words>6896</Words>
  <Characters>39310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Wags</dc:creator>
  <cp:keywords/>
  <dc:description/>
  <cp:lastModifiedBy>Anderson, Riley Morgan</cp:lastModifiedBy>
  <cp:revision>3</cp:revision>
  <dcterms:created xsi:type="dcterms:W3CDTF">2026-01-01T15:30:00Z</dcterms:created>
  <dcterms:modified xsi:type="dcterms:W3CDTF">2026-01-02T18:46:00Z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0x0101000756E07B8C6FDF4AA9C8148FCBB0BCEE</vt:lpwstr>
  </property>
  <property fmtid="{D5CDD505-2E9C-101B-9397-08002B2CF9AE}" pid="3" name="ClassificationContentMarkingFooterShapeIds">
    <vt:lpwstr>7c6444f6,cbcdac3,b90380c</vt:lpwstr>
  </property>
  <property fmtid="{D5CDD505-2E9C-101B-9397-08002B2CF9AE}" pid="4" name="ClassificationContentMarkingFooterFontProps">
    <vt:lpwstr>#000000,10,Arial</vt:lpwstr>
  </property>
  <property fmtid="{D5CDD505-2E9C-101B-9397-08002B2CF9AE}" pid="5" name="ClassificationContentMarkingFooterText">
    <vt:lpwstr>---Internal Use--- </vt:lpwstr>
  </property>
  <property fmtid="{D5CDD505-2E9C-101B-9397-08002B2CF9AE}" pid="6" name="MSIP_Label_0d28e344-bb15-459b-97fd-14fa06bc1052_Enabled">
    <vt:lpwstr>true</vt:lpwstr>
  </property>
  <property fmtid="{D5CDD505-2E9C-101B-9397-08002B2CF9AE}" pid="7" name="MSIP_Label_0d28e344-bb15-459b-97fd-14fa06bc1052_SetDate">
    <vt:lpwstr>2025-12-29T14:28:30Z</vt:lpwstr>
  </property>
  <property fmtid="{D5CDD505-2E9C-101B-9397-08002B2CF9AE}" pid="8" name="MSIP_Label_0d28e344-bb15-459b-97fd-14fa06bc1052_Method">
    <vt:lpwstr>Standard</vt:lpwstr>
  </property>
  <property fmtid="{D5CDD505-2E9C-101B-9397-08002B2CF9AE}" pid="9" name="MSIP_Label_0d28e344-bb15-459b-97fd-14fa06bc1052_Name">
    <vt:lpwstr>Not Protected (Internal Use)</vt:lpwstr>
  </property>
  <property fmtid="{D5CDD505-2E9C-101B-9397-08002B2CF9AE}" pid="10" name="MSIP_Label_0d28e344-bb15-459b-97fd-14fa06bc1052_SiteId">
    <vt:lpwstr>3e20ecb2-9cb0-4df1-ad7b-914e31dcdda4</vt:lpwstr>
  </property>
  <property fmtid="{D5CDD505-2E9C-101B-9397-08002B2CF9AE}" pid="11" name="MSIP_Label_0d28e344-bb15-459b-97fd-14fa06bc1052_ActionId">
    <vt:lpwstr>dd20fe3d-1df9-4780-8157-de0a75e8c2da</vt:lpwstr>
  </property>
  <property fmtid="{D5CDD505-2E9C-101B-9397-08002B2CF9AE}" pid="12" name="MSIP_Label_0d28e344-bb15-459b-97fd-14fa06bc1052_ContentBits">
    <vt:lpwstr>2</vt:lpwstr>
  </property>
  <property fmtid="{D5CDD505-2E9C-101B-9397-08002B2CF9AE}" pid="13" name="MSIP_Label_0d28e344-bb15-459b-97fd-14fa06bc1052_Tag">
    <vt:lpwstr>10, 3, 0, 1</vt:lpwstr>
  </property>
</Properties>
</file>