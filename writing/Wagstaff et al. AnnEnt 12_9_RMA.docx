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5EB9" w14:textId="1B72614F" w:rsidR="0017489D" w:rsidRPr="006543A8" w:rsidRDefault="0017489D" w:rsidP="0012197D">
      <w:pPr>
        <w:spacing w:after="0" w:line="360" w:lineRule="auto"/>
        <w:rPr>
          <w:rFonts w:ascii="Times New Roman" w:hAnsi="Times New Roman" w:cs="Times New Roman"/>
          <w:b/>
          <w:bCs/>
          <w:sz w:val="24"/>
          <w:szCs w:val="24"/>
        </w:rPr>
      </w:pPr>
      <w:r w:rsidRPr="006543A8">
        <w:rPr>
          <w:rFonts w:ascii="Times New Roman" w:hAnsi="Times New Roman" w:cs="Times New Roman"/>
          <w:b/>
          <w:bCs/>
          <w:sz w:val="24"/>
          <w:szCs w:val="24"/>
        </w:rPr>
        <w:t xml:space="preserve">Molecular </w:t>
      </w:r>
      <w:r w:rsidR="00635904">
        <w:rPr>
          <w:rFonts w:ascii="Times New Roman" w:hAnsi="Times New Roman" w:cs="Times New Roman"/>
          <w:b/>
          <w:bCs/>
          <w:sz w:val="24"/>
          <w:szCs w:val="24"/>
        </w:rPr>
        <w:t xml:space="preserve">Ecology of </w:t>
      </w:r>
      <w:r w:rsidRPr="006543A8">
        <w:rPr>
          <w:rFonts w:ascii="Times New Roman" w:hAnsi="Times New Roman" w:cs="Times New Roman"/>
          <w:b/>
          <w:bCs/>
          <w:sz w:val="24"/>
          <w:szCs w:val="24"/>
        </w:rPr>
        <w:t>Host Use and Pathogen Acquisition by an Insect Vector in Potato Crop Fields</w:t>
      </w:r>
    </w:p>
    <w:p w14:paraId="28DB2F8E" w14:textId="437DF06E" w:rsidR="0017489D" w:rsidRPr="006543A8" w:rsidRDefault="0017489D" w:rsidP="0012197D">
      <w:pPr>
        <w:spacing w:after="0" w:line="360" w:lineRule="auto"/>
        <w:rPr>
          <w:rFonts w:ascii="Times New Roman" w:hAnsi="Times New Roman" w:cs="Times New Roman"/>
          <w:b/>
          <w:bCs/>
          <w:sz w:val="24"/>
          <w:szCs w:val="24"/>
        </w:rPr>
      </w:pPr>
    </w:p>
    <w:p w14:paraId="7577E529" w14:textId="11B57FEA" w:rsidR="003D4F8C" w:rsidRPr="006543A8" w:rsidRDefault="00943A10"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Camille Wagstaff</w:t>
      </w:r>
      <w:r w:rsidR="003D4F8C" w:rsidRPr="006543A8">
        <w:rPr>
          <w:rFonts w:ascii="Times New Roman" w:hAnsi="Times New Roman" w:cs="Times New Roman"/>
          <w:sz w:val="24"/>
          <w:szCs w:val="24"/>
          <w:vertAlign w:val="superscript"/>
        </w:rPr>
        <w:t>1</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Jillian J. Foutz</w:t>
      </w:r>
      <w:r w:rsidR="003D4F8C" w:rsidRPr="006543A8">
        <w:rPr>
          <w:rFonts w:ascii="Times New Roman" w:hAnsi="Times New Roman" w:cs="Times New Roman"/>
          <w:sz w:val="24"/>
          <w:szCs w:val="24"/>
          <w:vertAlign w:val="superscript"/>
        </w:rPr>
        <w:t>1, 2</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W. Rodney Cooper</w:t>
      </w:r>
      <w:r w:rsidR="003D4F8C" w:rsidRPr="006543A8">
        <w:rPr>
          <w:rFonts w:ascii="Times New Roman" w:hAnsi="Times New Roman" w:cs="Times New Roman"/>
          <w:sz w:val="24"/>
          <w:szCs w:val="24"/>
          <w:vertAlign w:val="superscript"/>
        </w:rPr>
        <w:t>2</w:t>
      </w:r>
      <w:r w:rsidRPr="006543A8">
        <w:rPr>
          <w:rFonts w:ascii="Times New Roman" w:hAnsi="Times New Roman" w:cs="Times New Roman"/>
          <w:sz w:val="24"/>
          <w:szCs w:val="24"/>
        </w:rPr>
        <w:t>,</w:t>
      </w:r>
      <w:r w:rsidR="006369D4" w:rsidRPr="006543A8">
        <w:rPr>
          <w:rFonts w:ascii="Times New Roman" w:hAnsi="Times New Roman" w:cs="Times New Roman"/>
          <w:sz w:val="24"/>
          <w:szCs w:val="24"/>
        </w:rPr>
        <w:t xml:space="preserve"> Riley </w:t>
      </w:r>
      <w:r w:rsidR="00E162AE" w:rsidRPr="006543A8">
        <w:rPr>
          <w:rFonts w:ascii="Times New Roman" w:hAnsi="Times New Roman" w:cs="Times New Roman"/>
          <w:sz w:val="24"/>
          <w:szCs w:val="24"/>
        </w:rPr>
        <w:t xml:space="preserve">M. </w:t>
      </w:r>
      <w:r w:rsidR="006369D4" w:rsidRPr="006543A8">
        <w:rPr>
          <w:rFonts w:ascii="Times New Roman" w:hAnsi="Times New Roman" w:cs="Times New Roman"/>
          <w:sz w:val="24"/>
          <w:szCs w:val="24"/>
        </w:rPr>
        <w:t>Anderson</w:t>
      </w:r>
      <w:r w:rsidR="00E162AE" w:rsidRPr="006543A8">
        <w:rPr>
          <w:rFonts w:ascii="Times New Roman" w:hAnsi="Times New Roman" w:cs="Times New Roman"/>
          <w:sz w:val="24"/>
          <w:szCs w:val="24"/>
          <w:vertAlign w:val="superscript"/>
        </w:rPr>
        <w:t>1</w:t>
      </w:r>
      <w:r w:rsidR="006369D4" w:rsidRPr="006543A8">
        <w:rPr>
          <w:rFonts w:ascii="Times New Roman" w:hAnsi="Times New Roman" w:cs="Times New Roman"/>
          <w:sz w:val="24"/>
          <w:szCs w:val="24"/>
        </w:rPr>
        <w:t>,</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David W. Crowder</w:t>
      </w:r>
      <w:r w:rsidR="003D4F8C" w:rsidRPr="006543A8">
        <w:rPr>
          <w:rFonts w:ascii="Times New Roman" w:hAnsi="Times New Roman" w:cs="Times New Roman"/>
          <w:sz w:val="24"/>
          <w:szCs w:val="24"/>
          <w:vertAlign w:val="superscript"/>
        </w:rPr>
        <w:t>1</w:t>
      </w:r>
    </w:p>
    <w:p w14:paraId="195F4458" w14:textId="77777777" w:rsidR="003D4F8C" w:rsidRPr="006543A8" w:rsidRDefault="003D4F8C" w:rsidP="0012197D">
      <w:pPr>
        <w:spacing w:after="0" w:line="360" w:lineRule="auto"/>
        <w:rPr>
          <w:rFonts w:ascii="Times New Roman" w:hAnsi="Times New Roman" w:cs="Times New Roman"/>
          <w:sz w:val="24"/>
          <w:szCs w:val="24"/>
        </w:rPr>
      </w:pPr>
    </w:p>
    <w:p w14:paraId="41841879" w14:textId="1019A66F" w:rsidR="003D4F8C" w:rsidRPr="006543A8" w:rsidRDefault="003D4F8C" w:rsidP="0012197D">
      <w:pPr>
        <w:spacing w:after="0" w:line="360" w:lineRule="auto"/>
        <w:rPr>
          <w:rFonts w:ascii="Times New Roman" w:hAnsi="Times New Roman" w:cs="Times New Roman"/>
          <w:b/>
          <w:bCs/>
          <w:sz w:val="24"/>
          <w:szCs w:val="24"/>
        </w:rPr>
      </w:pPr>
      <w:r w:rsidRPr="006543A8">
        <w:rPr>
          <w:rFonts w:ascii="Times New Roman" w:hAnsi="Times New Roman" w:cs="Times New Roman"/>
          <w:sz w:val="24"/>
          <w:szCs w:val="24"/>
          <w:vertAlign w:val="superscript"/>
        </w:rPr>
        <w:t>1</w:t>
      </w:r>
      <w:r w:rsidRPr="006543A8">
        <w:rPr>
          <w:rFonts w:ascii="Times New Roman" w:hAnsi="Times New Roman" w:cs="Times New Roman"/>
          <w:sz w:val="24"/>
          <w:szCs w:val="24"/>
        </w:rPr>
        <w:t xml:space="preserve"> Washington State University, Department of Entomology, Pullman, W</w:t>
      </w:r>
      <w:r w:rsidR="00E162AE" w:rsidRPr="006543A8">
        <w:rPr>
          <w:rFonts w:ascii="Times New Roman" w:hAnsi="Times New Roman" w:cs="Times New Roman"/>
          <w:sz w:val="24"/>
          <w:szCs w:val="24"/>
        </w:rPr>
        <w:t>ashington</w:t>
      </w:r>
      <w:r w:rsidRPr="006543A8">
        <w:rPr>
          <w:rFonts w:ascii="Times New Roman" w:hAnsi="Times New Roman" w:cs="Times New Roman"/>
          <w:sz w:val="24"/>
          <w:szCs w:val="24"/>
        </w:rPr>
        <w:t xml:space="preserve"> 99164, USA</w:t>
      </w:r>
    </w:p>
    <w:p w14:paraId="03ABAD22" w14:textId="43129B55"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vertAlign w:val="superscript"/>
        </w:rPr>
        <w:t>2</w:t>
      </w:r>
      <w:r w:rsidRPr="006543A8">
        <w:rPr>
          <w:rFonts w:ascii="Times New Roman" w:hAnsi="Times New Roman" w:cs="Times New Roman"/>
          <w:sz w:val="24"/>
          <w:szCs w:val="24"/>
        </w:rPr>
        <w:t xml:space="preserve"> USDA ARS Temperate Tree Fruit and Vegetable Research Unit, Wapato, W</w:t>
      </w:r>
      <w:r w:rsidR="00E162AE" w:rsidRPr="006543A8">
        <w:rPr>
          <w:rFonts w:ascii="Times New Roman" w:hAnsi="Times New Roman" w:cs="Times New Roman"/>
          <w:sz w:val="24"/>
          <w:szCs w:val="24"/>
        </w:rPr>
        <w:t>ashington</w:t>
      </w:r>
      <w:r w:rsidRPr="006543A8">
        <w:rPr>
          <w:rFonts w:ascii="Times New Roman" w:hAnsi="Times New Roman" w:cs="Times New Roman"/>
          <w:sz w:val="24"/>
          <w:szCs w:val="24"/>
        </w:rPr>
        <w:t xml:space="preserve"> 98951, USA</w:t>
      </w:r>
    </w:p>
    <w:p w14:paraId="3921B525" w14:textId="77777777" w:rsidR="009200C0" w:rsidRPr="006543A8" w:rsidRDefault="009200C0" w:rsidP="0012197D">
      <w:pPr>
        <w:spacing w:after="0" w:line="360" w:lineRule="auto"/>
        <w:rPr>
          <w:rFonts w:ascii="Times New Roman" w:hAnsi="Times New Roman" w:cs="Times New Roman"/>
          <w:sz w:val="24"/>
          <w:szCs w:val="24"/>
        </w:rPr>
      </w:pPr>
    </w:p>
    <w:p w14:paraId="54A9DCB2" w14:textId="77777777" w:rsidR="003D4F8C" w:rsidRPr="006543A8" w:rsidRDefault="003D4F8C" w:rsidP="0012197D">
      <w:pPr>
        <w:spacing w:after="0" w:line="360" w:lineRule="auto"/>
        <w:rPr>
          <w:rFonts w:ascii="Times New Roman" w:hAnsi="Times New Roman" w:cs="Times New Roman"/>
          <w:sz w:val="24"/>
          <w:szCs w:val="24"/>
        </w:rPr>
      </w:pPr>
    </w:p>
    <w:p w14:paraId="3075F631" w14:textId="77777777"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Corresponding author details:</w:t>
      </w:r>
    </w:p>
    <w:p w14:paraId="3872896C" w14:textId="03490740"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Camille Wagstaff</w:t>
      </w:r>
    </w:p>
    <w:p w14:paraId="072CF93F" w14:textId="77777777" w:rsidR="003D4F8C" w:rsidRPr="006543A8" w:rsidRDefault="003D4F8C" w:rsidP="0012197D">
      <w:pPr>
        <w:spacing w:after="0" w:line="360" w:lineRule="auto"/>
        <w:rPr>
          <w:rFonts w:ascii="Times New Roman" w:hAnsi="Times New Roman" w:cs="Times New Roman"/>
          <w:b/>
          <w:bCs/>
          <w:sz w:val="24"/>
          <w:szCs w:val="24"/>
        </w:rPr>
      </w:pPr>
      <w:r w:rsidRPr="006543A8">
        <w:rPr>
          <w:rFonts w:ascii="Times New Roman" w:hAnsi="Times New Roman" w:cs="Times New Roman"/>
          <w:sz w:val="24"/>
          <w:szCs w:val="24"/>
        </w:rPr>
        <w:t>Washington State University, Department of Entomology, Pullman, WA, 99164, USA</w:t>
      </w:r>
    </w:p>
    <w:p w14:paraId="1A427CEE" w14:textId="4804D6DC" w:rsidR="00E21B28" w:rsidRPr="006543A8" w:rsidRDefault="003D4F8C" w:rsidP="0012197D">
      <w:pPr>
        <w:spacing w:after="0" w:line="360" w:lineRule="auto"/>
        <w:rPr>
          <w:rStyle w:val="normaltextrun"/>
          <w:rFonts w:ascii="Times New Roman" w:hAnsi="Times New Roman" w:cs="Times New Roman"/>
          <w:sz w:val="24"/>
          <w:szCs w:val="24"/>
        </w:rPr>
      </w:pPr>
      <w:r w:rsidRPr="006543A8">
        <w:rPr>
          <w:rFonts w:ascii="Times New Roman" w:hAnsi="Times New Roman" w:cs="Times New Roman"/>
          <w:sz w:val="24"/>
          <w:szCs w:val="24"/>
        </w:rPr>
        <w:t>Camille.wagstaff@wsu.edu</w:t>
      </w:r>
      <w:r w:rsidR="00E162AE" w:rsidRPr="006543A8">
        <w:rPr>
          <w:rFonts w:ascii="Times New Roman" w:hAnsi="Times New Roman" w:cs="Times New Roman"/>
          <w:sz w:val="24"/>
          <w:szCs w:val="24"/>
        </w:rPr>
        <w:br w:type="page"/>
      </w:r>
    </w:p>
    <w:p w14:paraId="213791F6" w14:textId="6FAAC8EB" w:rsidR="009C631F" w:rsidRPr="006543A8" w:rsidRDefault="005A2183" w:rsidP="002A22D6">
      <w:pPr>
        <w:spacing w:after="0" w:line="480" w:lineRule="auto"/>
        <w:contextualSpacing/>
        <w:rPr>
          <w:rStyle w:val="normaltextrun"/>
          <w:rFonts w:ascii="Times New Roman" w:hAnsi="Times New Roman" w:cs="Times New Roman"/>
          <w:b/>
          <w:bCs/>
          <w:sz w:val="24"/>
          <w:szCs w:val="24"/>
        </w:rPr>
      </w:pPr>
      <w:r w:rsidRPr="006543A8">
        <w:rPr>
          <w:rStyle w:val="normaltextrun"/>
          <w:rFonts w:ascii="Times New Roman" w:hAnsi="Times New Roman" w:cs="Times New Roman"/>
          <w:b/>
          <w:bCs/>
          <w:sz w:val="24"/>
          <w:szCs w:val="24"/>
        </w:rPr>
        <w:lastRenderedPageBreak/>
        <w:t>Abstract</w:t>
      </w:r>
      <w:r w:rsidR="006543A8">
        <w:rPr>
          <w:rStyle w:val="normaltextrun"/>
          <w:rFonts w:ascii="Times New Roman" w:hAnsi="Times New Roman" w:cs="Times New Roman"/>
          <w:b/>
          <w:bCs/>
          <w:sz w:val="24"/>
          <w:szCs w:val="24"/>
        </w:rPr>
        <w:t>:</w:t>
      </w:r>
    </w:p>
    <w:p w14:paraId="17615C6E" w14:textId="54AF9805" w:rsidR="003D4F8C" w:rsidRPr="006543A8" w:rsidRDefault="004409E0" w:rsidP="002A22D6">
      <w:pPr>
        <w:spacing w:after="0" w:line="480" w:lineRule="auto"/>
        <w:contextualSpacing/>
        <w:rPr>
          <w:rFonts w:ascii="Times New Roman" w:hAnsi="Times New Roman" w:cs="Times New Roman"/>
          <w:sz w:val="24"/>
          <w:szCs w:val="24"/>
        </w:rPr>
      </w:pPr>
      <w:commentRangeStart w:id="0"/>
      <w:r>
        <w:rPr>
          <w:rFonts w:ascii="Times New Roman" w:hAnsi="Times New Roman" w:cs="Times New Roman"/>
          <w:sz w:val="24"/>
          <w:szCs w:val="24"/>
        </w:rPr>
        <w:t>Generalist i</w:t>
      </w:r>
      <w:r w:rsidRPr="006543A8">
        <w:rPr>
          <w:rFonts w:ascii="Times New Roman" w:hAnsi="Times New Roman" w:cs="Times New Roman"/>
          <w:sz w:val="24"/>
          <w:szCs w:val="24"/>
        </w:rPr>
        <w:t xml:space="preserve">nsect </w:t>
      </w:r>
      <w:r w:rsidR="00E21B28" w:rsidRPr="006543A8">
        <w:rPr>
          <w:rFonts w:ascii="Times New Roman" w:hAnsi="Times New Roman" w:cs="Times New Roman"/>
          <w:sz w:val="24"/>
          <w:szCs w:val="24"/>
        </w:rPr>
        <w:t xml:space="preserve">vectors are notoriously difficult to manage due to their </w:t>
      </w:r>
      <w:r w:rsidR="00AD039E" w:rsidRPr="006543A8">
        <w:rPr>
          <w:rFonts w:ascii="Times New Roman" w:hAnsi="Times New Roman" w:cs="Times New Roman"/>
          <w:sz w:val="24"/>
          <w:szCs w:val="24"/>
        </w:rPr>
        <w:t xml:space="preserve">ability </w:t>
      </w:r>
      <w:r w:rsidR="00E21B28" w:rsidRPr="006543A8">
        <w:rPr>
          <w:rFonts w:ascii="Times New Roman" w:hAnsi="Times New Roman" w:cs="Times New Roman"/>
          <w:sz w:val="24"/>
          <w:szCs w:val="24"/>
        </w:rPr>
        <w:t xml:space="preserve">to </w:t>
      </w:r>
      <w:r w:rsidRPr="006543A8">
        <w:rPr>
          <w:rFonts w:ascii="Times New Roman" w:hAnsi="Times New Roman" w:cs="Times New Roman"/>
          <w:sz w:val="24"/>
          <w:szCs w:val="24"/>
        </w:rPr>
        <w:t>u</w:t>
      </w:r>
      <w:r>
        <w:rPr>
          <w:rFonts w:ascii="Times New Roman" w:hAnsi="Times New Roman" w:cs="Times New Roman"/>
          <w:sz w:val="24"/>
          <w:szCs w:val="24"/>
        </w:rPr>
        <w:t>s</w:t>
      </w:r>
      <w:r w:rsidRPr="006543A8">
        <w:rPr>
          <w:rFonts w:ascii="Times New Roman" w:hAnsi="Times New Roman" w:cs="Times New Roman"/>
          <w:sz w:val="24"/>
          <w:szCs w:val="24"/>
        </w:rPr>
        <w:t xml:space="preserve">e </w:t>
      </w:r>
      <w:r w:rsidR="00E21B28" w:rsidRPr="006543A8">
        <w:rPr>
          <w:rFonts w:ascii="Times New Roman" w:hAnsi="Times New Roman" w:cs="Times New Roman"/>
          <w:sz w:val="24"/>
          <w:szCs w:val="24"/>
        </w:rPr>
        <w:t xml:space="preserve">a range of host plants </w:t>
      </w:r>
      <w:r>
        <w:rPr>
          <w:rFonts w:ascii="Times New Roman" w:hAnsi="Times New Roman" w:cs="Times New Roman"/>
          <w:sz w:val="24"/>
          <w:szCs w:val="24"/>
        </w:rPr>
        <w:t xml:space="preserve">within and </w:t>
      </w:r>
      <w:r w:rsidR="00E21B28" w:rsidRPr="006543A8">
        <w:rPr>
          <w:rFonts w:ascii="Times New Roman" w:hAnsi="Times New Roman" w:cs="Times New Roman"/>
          <w:sz w:val="24"/>
          <w:szCs w:val="24"/>
        </w:rPr>
        <w:t xml:space="preserve">across seasons. Improving vector management requires novel approaches that assess host use across space and time to </w:t>
      </w:r>
      <w:r>
        <w:rPr>
          <w:rFonts w:ascii="Times New Roman" w:hAnsi="Times New Roman" w:cs="Times New Roman"/>
          <w:sz w:val="24"/>
          <w:szCs w:val="24"/>
        </w:rPr>
        <w:t xml:space="preserve">better </w:t>
      </w:r>
      <w:r w:rsidR="00E21B28" w:rsidRPr="006543A8">
        <w:rPr>
          <w:rFonts w:ascii="Times New Roman" w:hAnsi="Times New Roman" w:cs="Times New Roman"/>
          <w:sz w:val="24"/>
          <w:szCs w:val="24"/>
        </w:rPr>
        <w:t xml:space="preserve">predict pathogen transmission dynamics. Molecular gut content analysis of vector insects has been instrumental in identifying host </w:t>
      </w:r>
      <w:r w:rsidR="006E1480" w:rsidRPr="006543A8">
        <w:rPr>
          <w:rFonts w:ascii="Times New Roman" w:hAnsi="Times New Roman" w:cs="Times New Roman"/>
          <w:sz w:val="24"/>
          <w:szCs w:val="24"/>
        </w:rPr>
        <w:t>use</w:t>
      </w:r>
      <w:r w:rsidR="006E1480">
        <w:rPr>
          <w:rFonts w:ascii="Times New Roman" w:hAnsi="Times New Roman" w:cs="Times New Roman"/>
          <w:sz w:val="24"/>
          <w:szCs w:val="24"/>
        </w:rPr>
        <w:t xml:space="preserve"> but</w:t>
      </w:r>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has often been poorly linked with hosts related to </w:t>
      </w:r>
      <w:r w:rsidR="00E21B28" w:rsidRPr="006543A8">
        <w:rPr>
          <w:rFonts w:ascii="Times New Roman" w:hAnsi="Times New Roman" w:cs="Times New Roman"/>
          <w:sz w:val="24"/>
          <w:szCs w:val="24"/>
        </w:rPr>
        <w:t xml:space="preserve">pathogen transmission. Here, we integrate gut content analysis with </w:t>
      </w:r>
      <w:r>
        <w:rPr>
          <w:rFonts w:ascii="Times New Roman" w:hAnsi="Times New Roman" w:cs="Times New Roman"/>
          <w:sz w:val="24"/>
          <w:szCs w:val="24"/>
        </w:rPr>
        <w:t xml:space="preserve">monitoring of </w:t>
      </w:r>
      <w:r w:rsidR="00E21B28" w:rsidRPr="006543A8">
        <w:rPr>
          <w:rFonts w:ascii="Times New Roman" w:hAnsi="Times New Roman" w:cs="Times New Roman"/>
          <w:sz w:val="24"/>
          <w:szCs w:val="24"/>
        </w:rPr>
        <w:t>pathogen incidence</w:t>
      </w:r>
      <w:r w:rsidR="00B340ED">
        <w:rPr>
          <w:rFonts w:ascii="Times New Roman" w:hAnsi="Times New Roman" w:cs="Times New Roman"/>
          <w:sz w:val="24"/>
          <w:szCs w:val="24"/>
        </w:rPr>
        <w:t xml:space="preserve"> </w:t>
      </w:r>
      <w:ins w:id="1" w:author="Wagstaff, Camille" w:date="2025-11-26T12:45:00Z" w16du:dateUtc="2025-11-26T20:45:00Z">
        <w:r w:rsidR="00B340ED">
          <w:rPr>
            <w:rFonts w:ascii="Times New Roman" w:hAnsi="Times New Roman" w:cs="Times New Roman"/>
            <w:sz w:val="24"/>
            <w:szCs w:val="24"/>
          </w:rPr>
          <w:t>of vector insects</w:t>
        </w:r>
      </w:ins>
      <w:r w:rsidR="00E21B28" w:rsidRPr="006543A8">
        <w:rPr>
          <w:rFonts w:ascii="Times New Roman" w:hAnsi="Times New Roman" w:cs="Times New Roman"/>
          <w:sz w:val="24"/>
          <w:szCs w:val="24"/>
        </w:rPr>
        <w:t xml:space="preserve"> to determine the role of various </w:t>
      </w:r>
      <w:ins w:id="2" w:author="Wagstaff, Camille" w:date="2025-11-26T13:02:00Z" w16du:dateUtc="2025-11-26T21:02:00Z">
        <w:r w:rsidR="00110A2B">
          <w:rPr>
            <w:rFonts w:ascii="Times New Roman" w:hAnsi="Times New Roman" w:cs="Times New Roman"/>
            <w:sz w:val="24"/>
            <w:szCs w:val="24"/>
          </w:rPr>
          <w:t xml:space="preserve">plant </w:t>
        </w:r>
      </w:ins>
      <w:r w:rsidR="00E21B28" w:rsidRPr="006543A8">
        <w:rPr>
          <w:rFonts w:ascii="Times New Roman" w:hAnsi="Times New Roman" w:cs="Times New Roman"/>
          <w:sz w:val="24"/>
          <w:szCs w:val="24"/>
        </w:rPr>
        <w:t xml:space="preserve">hosts in </w:t>
      </w:r>
      <w:bookmarkStart w:id="3" w:name="_Hlk197428387"/>
      <w:proofErr w:type="spellStart"/>
      <w:r w:rsidR="009200C0" w:rsidRPr="006543A8">
        <w:rPr>
          <w:rFonts w:ascii="Times New Roman" w:hAnsi="Times New Roman" w:cs="Times New Roman"/>
          <w:i/>
          <w:iCs/>
          <w:sz w:val="24"/>
          <w:szCs w:val="24"/>
        </w:rPr>
        <w:t>Neoaliturus</w:t>
      </w:r>
      <w:bookmarkEnd w:id="3"/>
      <w:proofErr w:type="spellEnd"/>
      <w:r w:rsidR="009200C0" w:rsidRPr="006543A8">
        <w:rPr>
          <w:rFonts w:ascii="Times New Roman" w:hAnsi="Times New Roman" w:cs="Times New Roman"/>
          <w:i/>
          <w:iCs/>
          <w:sz w:val="24"/>
          <w:szCs w:val="24"/>
        </w:rPr>
        <w:t xml:space="preserve"> tenellus </w:t>
      </w:r>
      <w:r w:rsidR="009200C0" w:rsidRPr="006543A8">
        <w:rPr>
          <w:rFonts w:ascii="Times New Roman" w:hAnsi="Times New Roman" w:cs="Times New Roman"/>
          <w:sz w:val="24"/>
          <w:szCs w:val="24"/>
        </w:rPr>
        <w:t xml:space="preserve">(previously </w:t>
      </w:r>
      <w:proofErr w:type="spellStart"/>
      <w:r w:rsidR="00E21B28" w:rsidRPr="006543A8">
        <w:rPr>
          <w:rFonts w:ascii="Times New Roman" w:hAnsi="Times New Roman" w:cs="Times New Roman"/>
          <w:i/>
          <w:iCs/>
          <w:sz w:val="24"/>
          <w:szCs w:val="24"/>
        </w:rPr>
        <w:t>Circulifer</w:t>
      </w:r>
      <w:proofErr w:type="spellEnd"/>
      <w:r w:rsidR="00E21B28" w:rsidRPr="006543A8">
        <w:rPr>
          <w:rFonts w:ascii="Times New Roman" w:hAnsi="Times New Roman" w:cs="Times New Roman"/>
          <w:i/>
          <w:iCs/>
          <w:sz w:val="24"/>
          <w:szCs w:val="24"/>
        </w:rPr>
        <w:t xml:space="preserve"> tenellus</w:t>
      </w:r>
      <w:r w:rsidR="009200C0" w:rsidRPr="006543A8">
        <w:rPr>
          <w:rFonts w:ascii="Times New Roman" w:hAnsi="Times New Roman" w:cs="Times New Roman"/>
          <w:sz w:val="24"/>
          <w:szCs w:val="24"/>
        </w:rPr>
        <w:t xml:space="preserve"> </w:t>
      </w:r>
      <w:r w:rsidR="00E21B28" w:rsidRPr="006543A8">
        <w:rPr>
          <w:rFonts w:ascii="Times New Roman" w:hAnsi="Times New Roman" w:cs="Times New Roman"/>
          <w:sz w:val="24"/>
          <w:szCs w:val="24"/>
        </w:rPr>
        <w:t>Baker) (</w:t>
      </w:r>
      <w:r>
        <w:rPr>
          <w:rFonts w:ascii="Times New Roman" w:hAnsi="Times New Roman" w:cs="Times New Roman"/>
          <w:sz w:val="24"/>
          <w:szCs w:val="24"/>
        </w:rPr>
        <w:t>b</w:t>
      </w:r>
      <w:r w:rsidRPr="006543A8">
        <w:rPr>
          <w:rFonts w:ascii="Times New Roman" w:hAnsi="Times New Roman" w:cs="Times New Roman"/>
          <w:sz w:val="24"/>
          <w:szCs w:val="24"/>
        </w:rPr>
        <w:t xml:space="preserve">eet </w:t>
      </w:r>
      <w:r w:rsidR="00E21B28" w:rsidRPr="006543A8">
        <w:rPr>
          <w:rFonts w:ascii="Times New Roman" w:hAnsi="Times New Roman" w:cs="Times New Roman"/>
          <w:sz w:val="24"/>
          <w:szCs w:val="24"/>
        </w:rPr>
        <w:t>leafhopper)</w:t>
      </w:r>
      <w:r w:rsidR="00E21B28" w:rsidRPr="006543A8">
        <w:rPr>
          <w:rFonts w:ascii="Times New Roman" w:hAnsi="Times New Roman" w:cs="Times New Roman"/>
          <w:i/>
          <w:iCs/>
          <w:sz w:val="24"/>
          <w:szCs w:val="24"/>
        </w:rPr>
        <w:t xml:space="preserve"> </w:t>
      </w:r>
      <w:r w:rsidR="00E21B28" w:rsidRPr="006543A8">
        <w:rPr>
          <w:rFonts w:ascii="Times New Roman" w:hAnsi="Times New Roman" w:cs="Times New Roman"/>
          <w:sz w:val="24"/>
          <w:szCs w:val="24"/>
        </w:rPr>
        <w:t xml:space="preserve">movement and </w:t>
      </w:r>
      <w:r w:rsidR="00210DA8" w:rsidRPr="006543A8">
        <w:rPr>
          <w:rFonts w:ascii="Times New Roman" w:hAnsi="Times New Roman" w:cs="Times New Roman"/>
          <w:sz w:val="24"/>
          <w:szCs w:val="24"/>
        </w:rPr>
        <w:t>pathogen</w:t>
      </w:r>
      <w:r w:rsidR="00E21B28" w:rsidRPr="006543A8">
        <w:rPr>
          <w:rFonts w:ascii="Times New Roman" w:hAnsi="Times New Roman" w:cs="Times New Roman"/>
          <w:sz w:val="24"/>
          <w:szCs w:val="24"/>
        </w:rPr>
        <w:t xml:space="preserve"> spread. We tested </w:t>
      </w:r>
      <w:r w:rsidR="00F116B7" w:rsidRPr="006543A8">
        <w:rPr>
          <w:rFonts w:ascii="Times New Roman" w:hAnsi="Times New Roman" w:cs="Times New Roman"/>
          <w:sz w:val="24"/>
          <w:szCs w:val="24"/>
        </w:rPr>
        <w:t>230</w:t>
      </w:r>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beet </w:t>
      </w:r>
      <w:r w:rsidR="00E21B28" w:rsidRPr="006543A8">
        <w:rPr>
          <w:rFonts w:ascii="Times New Roman" w:hAnsi="Times New Roman" w:cs="Times New Roman"/>
          <w:sz w:val="24"/>
          <w:szCs w:val="24"/>
        </w:rPr>
        <w:t>leafhopper</w:t>
      </w:r>
      <w:r w:rsidR="00C75D24" w:rsidRPr="006543A8">
        <w:rPr>
          <w:rFonts w:ascii="Times New Roman" w:hAnsi="Times New Roman" w:cs="Times New Roman"/>
          <w:sz w:val="24"/>
          <w:szCs w:val="24"/>
        </w:rPr>
        <w:t xml:space="preserve"> adult</w:t>
      </w:r>
      <w:r w:rsidR="00E21B28" w:rsidRPr="006543A8">
        <w:rPr>
          <w:rFonts w:ascii="Times New Roman" w:hAnsi="Times New Roman" w:cs="Times New Roman"/>
          <w:sz w:val="24"/>
          <w:szCs w:val="24"/>
        </w:rPr>
        <w:t xml:space="preserve">s collected from 15 </w:t>
      </w:r>
      <w:ins w:id="4" w:author="Wagstaff, Camille" w:date="2025-11-26T13:02:00Z" w16du:dateUtc="2025-11-26T21:02:00Z">
        <w:r w:rsidR="00110A2B">
          <w:rPr>
            <w:rFonts w:ascii="Times New Roman" w:hAnsi="Times New Roman" w:cs="Times New Roman"/>
            <w:sz w:val="24"/>
            <w:szCs w:val="24"/>
          </w:rPr>
          <w:t xml:space="preserve">potato and nearby </w:t>
        </w:r>
      </w:ins>
      <w:ins w:id="5" w:author="Wagstaff, Camille" w:date="2025-11-26T13:03:00Z" w16du:dateUtc="2025-11-26T21:03:00Z">
        <w:r w:rsidR="00110A2B">
          <w:rPr>
            <w:rFonts w:ascii="Times New Roman" w:hAnsi="Times New Roman" w:cs="Times New Roman"/>
            <w:sz w:val="24"/>
            <w:szCs w:val="24"/>
          </w:rPr>
          <w:t xml:space="preserve">weed </w:t>
        </w:r>
      </w:ins>
      <w:r w:rsidR="00E21B28" w:rsidRPr="006543A8">
        <w:rPr>
          <w:rFonts w:ascii="Times New Roman" w:hAnsi="Times New Roman" w:cs="Times New Roman"/>
          <w:sz w:val="24"/>
          <w:szCs w:val="24"/>
        </w:rPr>
        <w:t xml:space="preserve">sites over three </w:t>
      </w:r>
      <w:ins w:id="6" w:author="Wagstaff, Camille" w:date="2025-11-26T13:04:00Z" w16du:dateUtc="2025-11-26T21:04:00Z">
        <w:r w:rsidR="00110A2B">
          <w:rPr>
            <w:rFonts w:ascii="Times New Roman" w:hAnsi="Times New Roman" w:cs="Times New Roman"/>
            <w:sz w:val="24"/>
            <w:szCs w:val="24"/>
          </w:rPr>
          <w:t xml:space="preserve">growing seasons </w:t>
        </w:r>
      </w:ins>
      <w:del w:id="7" w:author="Wagstaff, Camille" w:date="2025-11-26T13:04:00Z" w16du:dateUtc="2025-11-26T21:04:00Z">
        <w:r w:rsidR="00E21B28" w:rsidRPr="006543A8" w:rsidDel="00110A2B">
          <w:rPr>
            <w:rFonts w:ascii="Times New Roman" w:hAnsi="Times New Roman" w:cs="Times New Roman"/>
            <w:sz w:val="24"/>
            <w:szCs w:val="24"/>
          </w:rPr>
          <w:delText>years</w:delText>
        </w:r>
      </w:del>
      <w:r w:rsidR="00E21B28" w:rsidRPr="006543A8">
        <w:rPr>
          <w:rFonts w:ascii="Times New Roman" w:hAnsi="Times New Roman" w:cs="Times New Roman"/>
          <w:sz w:val="24"/>
          <w:szCs w:val="24"/>
        </w:rPr>
        <w:t xml:space="preserve"> to assess host </w:t>
      </w:r>
      <w:r w:rsidRPr="006543A8">
        <w:rPr>
          <w:rFonts w:ascii="Times New Roman" w:hAnsi="Times New Roman" w:cs="Times New Roman"/>
          <w:sz w:val="24"/>
          <w:szCs w:val="24"/>
        </w:rPr>
        <w:t>u</w:t>
      </w:r>
      <w:r>
        <w:rPr>
          <w:rFonts w:ascii="Times New Roman" w:hAnsi="Times New Roman" w:cs="Times New Roman"/>
          <w:sz w:val="24"/>
          <w:szCs w:val="24"/>
        </w:rPr>
        <w:t>se</w:t>
      </w:r>
      <w:r w:rsidRPr="006543A8">
        <w:rPr>
          <w:rFonts w:ascii="Times New Roman" w:hAnsi="Times New Roman" w:cs="Times New Roman"/>
          <w:sz w:val="24"/>
          <w:szCs w:val="24"/>
        </w:rPr>
        <w:t xml:space="preserve"> </w:t>
      </w:r>
      <w:r w:rsidR="00E21B28" w:rsidRPr="006543A8">
        <w:rPr>
          <w:rFonts w:ascii="Times New Roman" w:hAnsi="Times New Roman" w:cs="Times New Roman"/>
          <w:sz w:val="24"/>
          <w:szCs w:val="24"/>
        </w:rPr>
        <w:t>and pathogen acquisition</w:t>
      </w:r>
      <w:ins w:id="8" w:author="Wagstaff, Camille" w:date="2025-11-26T13:05:00Z" w16du:dateUtc="2025-11-26T21:05:00Z">
        <w:r w:rsidR="0061172F">
          <w:rPr>
            <w:rFonts w:ascii="Times New Roman" w:hAnsi="Times New Roman" w:cs="Times New Roman"/>
            <w:sz w:val="24"/>
            <w:szCs w:val="24"/>
          </w:rPr>
          <w:t xml:space="preserve"> of </w:t>
        </w:r>
      </w:ins>
      <w:bookmarkStart w:id="9" w:name="_Hlk215055367"/>
      <w:ins w:id="10" w:author="Wagstaff, Camille" w:date="2025-12-04T11:21:00Z" w16du:dateUtc="2025-12-04T19:21:00Z">
        <w:r w:rsidR="00C338F1">
          <w:rPr>
            <w:rFonts w:ascii="Times New Roman" w:hAnsi="Times New Roman" w:cs="Times New Roman"/>
            <w:i/>
            <w:iCs/>
            <w:sz w:val="24"/>
            <w:szCs w:val="24"/>
          </w:rPr>
          <w:t>b</w:t>
        </w:r>
      </w:ins>
      <w:ins w:id="11" w:author="Wagstaff, Camille" w:date="2025-11-26T13:15:00Z" w16du:dateUtc="2025-11-26T21:15:00Z">
        <w:r w:rsidR="00A91D2F" w:rsidRPr="00A91D2F">
          <w:rPr>
            <w:rFonts w:ascii="Times New Roman" w:hAnsi="Times New Roman" w:cs="Times New Roman"/>
            <w:i/>
            <w:iCs/>
            <w:sz w:val="24"/>
            <w:szCs w:val="24"/>
            <w:rPrChange w:id="12" w:author="Wagstaff, Camille" w:date="2025-11-26T13:15:00Z" w16du:dateUtc="2025-11-26T21:15:00Z">
              <w:rPr>
                <w:rFonts w:ascii="Times New Roman" w:hAnsi="Times New Roman" w:cs="Times New Roman"/>
                <w:sz w:val="24"/>
                <w:szCs w:val="24"/>
              </w:rPr>
            </w:rPrChange>
          </w:rPr>
          <w:t>eet curly top virus</w:t>
        </w:r>
        <w:r w:rsidR="00A91D2F">
          <w:rPr>
            <w:rFonts w:ascii="Times New Roman" w:hAnsi="Times New Roman" w:cs="Times New Roman"/>
            <w:sz w:val="24"/>
            <w:szCs w:val="24"/>
          </w:rPr>
          <w:t xml:space="preserve"> and </w:t>
        </w:r>
      </w:ins>
      <w:ins w:id="13" w:author="Wagstaff, Camille" w:date="2025-12-04T11:31:00Z" w16du:dateUtc="2025-12-04T19:31:00Z">
        <w:r w:rsidR="00C338F1">
          <w:rPr>
            <w:rFonts w:ascii="Times New Roman" w:hAnsi="Times New Roman" w:cs="Times New Roman"/>
            <w:sz w:val="24"/>
            <w:szCs w:val="24"/>
          </w:rPr>
          <w:t>‘</w:t>
        </w:r>
      </w:ins>
      <w:ins w:id="14" w:author="Wagstaff, Camille" w:date="2025-11-26T13:15:00Z" w16du:dateUtc="2025-11-26T21:15:00Z">
        <w:r w:rsidR="00A91D2F" w:rsidRPr="00A91D2F">
          <w:rPr>
            <w:rFonts w:ascii="Times New Roman" w:hAnsi="Times New Roman" w:cs="Times New Roman"/>
            <w:i/>
            <w:iCs/>
            <w:sz w:val="24"/>
            <w:szCs w:val="24"/>
            <w:rPrChange w:id="15" w:author="Wagstaff, Camille" w:date="2025-11-26T13:15:00Z" w16du:dateUtc="2025-11-26T21:15:00Z">
              <w:rPr>
                <w:rFonts w:ascii="Times New Roman" w:hAnsi="Times New Roman" w:cs="Times New Roman"/>
                <w:sz w:val="24"/>
                <w:szCs w:val="24"/>
              </w:rPr>
            </w:rPrChange>
          </w:rPr>
          <w:t>Candidatus</w:t>
        </w:r>
        <w:r w:rsidR="00A91D2F">
          <w:rPr>
            <w:rFonts w:ascii="Times New Roman" w:hAnsi="Times New Roman" w:cs="Times New Roman"/>
            <w:sz w:val="24"/>
            <w:szCs w:val="24"/>
          </w:rPr>
          <w:t xml:space="preserve"> Phytoplasma </w:t>
        </w:r>
        <w:proofErr w:type="spellStart"/>
        <w:r w:rsidR="00A91D2F">
          <w:rPr>
            <w:rFonts w:ascii="Times New Roman" w:hAnsi="Times New Roman" w:cs="Times New Roman"/>
            <w:sz w:val="24"/>
            <w:szCs w:val="24"/>
          </w:rPr>
          <w:t>trifolii</w:t>
        </w:r>
      </w:ins>
      <w:bookmarkEnd w:id="9"/>
      <w:proofErr w:type="spellEnd"/>
      <w:ins w:id="16" w:author="Wagstaff, Camille" w:date="2025-12-04T11:31:00Z" w16du:dateUtc="2025-12-04T19:31:00Z">
        <w:r w:rsidR="00C338F1">
          <w:rPr>
            <w:rFonts w:ascii="Times New Roman" w:hAnsi="Times New Roman" w:cs="Times New Roman"/>
            <w:sz w:val="24"/>
            <w:szCs w:val="24"/>
          </w:rPr>
          <w:t>’</w:t>
        </w:r>
      </w:ins>
      <w:r w:rsidR="00E21B28" w:rsidRPr="006543A8">
        <w:rPr>
          <w:rFonts w:ascii="Times New Roman" w:hAnsi="Times New Roman" w:cs="Times New Roman"/>
          <w:sz w:val="24"/>
          <w:szCs w:val="24"/>
        </w:rPr>
        <w:t xml:space="preserve">. Our results </w:t>
      </w:r>
      <w:r>
        <w:rPr>
          <w:rFonts w:ascii="Times New Roman" w:hAnsi="Times New Roman" w:cs="Times New Roman"/>
          <w:sz w:val="24"/>
          <w:szCs w:val="24"/>
        </w:rPr>
        <w:t xml:space="preserve">show </w:t>
      </w:r>
      <w:r w:rsidR="00E21B28" w:rsidRPr="006543A8">
        <w:rPr>
          <w:rFonts w:ascii="Times New Roman" w:hAnsi="Times New Roman" w:cs="Times New Roman"/>
          <w:sz w:val="24"/>
          <w:szCs w:val="24"/>
        </w:rPr>
        <w:t xml:space="preserve">that </w:t>
      </w:r>
      <w:r w:rsidR="00FE742F" w:rsidRPr="006543A8">
        <w:rPr>
          <w:rFonts w:ascii="Times New Roman" w:hAnsi="Times New Roman" w:cs="Times New Roman"/>
          <w:i/>
          <w:iCs/>
          <w:sz w:val="24"/>
          <w:szCs w:val="24"/>
        </w:rPr>
        <w:t>N. tenellus</w:t>
      </w:r>
      <w:r w:rsidR="00CB49DB" w:rsidRPr="006543A8">
        <w:rPr>
          <w:rFonts w:ascii="Times New Roman" w:hAnsi="Times New Roman" w:cs="Times New Roman"/>
          <w:i/>
          <w:iCs/>
          <w:sz w:val="24"/>
          <w:szCs w:val="24"/>
        </w:rPr>
        <w:t xml:space="preserve"> </w:t>
      </w:r>
      <w:del w:id="17" w:author="Wagstaff, Camille" w:date="2025-11-26T13:43:00Z" w16du:dateUtc="2025-11-26T21:43:00Z">
        <w:r w:rsidR="00635904" w:rsidDel="00C46959">
          <w:rPr>
            <w:rFonts w:ascii="Times New Roman" w:hAnsi="Times New Roman" w:cs="Times New Roman"/>
            <w:sz w:val="24"/>
            <w:szCs w:val="24"/>
          </w:rPr>
          <w:delText>commonl</w:delText>
        </w:r>
        <w:r w:rsidR="00635904" w:rsidRPr="00A0532F" w:rsidDel="00C46959">
          <w:rPr>
            <w:rFonts w:ascii="Times New Roman" w:hAnsi="Times New Roman" w:cs="Times New Roman"/>
            <w:sz w:val="24"/>
            <w:szCs w:val="24"/>
          </w:rPr>
          <w:delText>y</w:delText>
        </w:r>
      </w:del>
      <w:ins w:id="18" w:author="Wagstaff, Camille" w:date="2025-11-26T13:43:00Z" w16du:dateUtc="2025-11-26T21:43:00Z">
        <w:r w:rsidR="00C46959">
          <w:rPr>
            <w:rFonts w:ascii="Times New Roman" w:hAnsi="Times New Roman" w:cs="Times New Roman"/>
            <w:sz w:val="24"/>
            <w:szCs w:val="24"/>
          </w:rPr>
          <w:t>generally</w:t>
        </w:r>
      </w:ins>
      <w:r w:rsidR="00635904" w:rsidRPr="00A0532F">
        <w:rPr>
          <w:rFonts w:ascii="Times New Roman" w:hAnsi="Times New Roman" w:cs="Times New Roman"/>
          <w:sz w:val="24"/>
          <w:szCs w:val="24"/>
        </w:rPr>
        <w:t xml:space="preserve"> </w:t>
      </w:r>
      <w:r w:rsidR="00E21B28" w:rsidRPr="006543A8">
        <w:rPr>
          <w:rFonts w:ascii="Times New Roman" w:hAnsi="Times New Roman" w:cs="Times New Roman"/>
          <w:sz w:val="24"/>
          <w:szCs w:val="24"/>
        </w:rPr>
        <w:t xml:space="preserve">acquire pathogens from </w:t>
      </w:r>
      <w:r w:rsidR="00210DA8" w:rsidRPr="006543A8">
        <w:rPr>
          <w:rFonts w:ascii="Times New Roman" w:hAnsi="Times New Roman" w:cs="Times New Roman"/>
          <w:i/>
          <w:iCs/>
          <w:sz w:val="24"/>
          <w:szCs w:val="24"/>
        </w:rPr>
        <w:t>Sisymbrium</w:t>
      </w:r>
      <w:r w:rsidR="00210DA8" w:rsidRPr="006543A8">
        <w:rPr>
          <w:rFonts w:ascii="Times New Roman" w:hAnsi="Times New Roman" w:cs="Times New Roman"/>
          <w:sz w:val="24"/>
          <w:szCs w:val="24"/>
        </w:rPr>
        <w:t xml:space="preserve"> spp. and </w:t>
      </w:r>
      <w:r w:rsidR="00210DA8" w:rsidRPr="006543A8">
        <w:rPr>
          <w:rFonts w:ascii="Times New Roman" w:hAnsi="Times New Roman" w:cs="Times New Roman"/>
          <w:i/>
          <w:iCs/>
          <w:sz w:val="24"/>
          <w:szCs w:val="24"/>
        </w:rPr>
        <w:t>Brassica</w:t>
      </w:r>
      <w:r w:rsidR="00210DA8" w:rsidRPr="006543A8">
        <w:rPr>
          <w:rFonts w:ascii="Times New Roman" w:hAnsi="Times New Roman" w:cs="Times New Roman"/>
          <w:sz w:val="24"/>
          <w:szCs w:val="24"/>
        </w:rPr>
        <w:t xml:space="preserve"> spp. (</w:t>
      </w:r>
      <w:r w:rsidR="00D32FEC" w:rsidRPr="006543A8">
        <w:rPr>
          <w:rFonts w:ascii="Times New Roman" w:hAnsi="Times New Roman" w:cs="Times New Roman"/>
          <w:sz w:val="24"/>
          <w:szCs w:val="24"/>
        </w:rPr>
        <w:t xml:space="preserve">wild </w:t>
      </w:r>
      <w:r w:rsidR="00E21B28" w:rsidRPr="006543A8">
        <w:rPr>
          <w:rFonts w:ascii="Times New Roman" w:hAnsi="Times New Roman" w:cs="Times New Roman"/>
          <w:sz w:val="24"/>
          <w:szCs w:val="24"/>
        </w:rPr>
        <w:t>mustards</w:t>
      </w:r>
      <w:r w:rsidR="00210DA8" w:rsidRPr="006543A8">
        <w:rPr>
          <w:rFonts w:ascii="Times New Roman" w:hAnsi="Times New Roman" w:cs="Times New Roman"/>
          <w:sz w:val="24"/>
          <w:szCs w:val="24"/>
        </w:rPr>
        <w:t>)</w:t>
      </w:r>
      <w:r w:rsidR="00E21B28" w:rsidRPr="006543A8">
        <w:rPr>
          <w:rFonts w:ascii="Times New Roman" w:hAnsi="Times New Roman" w:cs="Times New Roman"/>
          <w:sz w:val="24"/>
          <w:szCs w:val="24"/>
        </w:rPr>
        <w:t xml:space="preserve"> in spring, while</w:t>
      </w:r>
      <w:r w:rsidR="00210DA8" w:rsidRPr="006543A8">
        <w:rPr>
          <w:rFonts w:ascii="Times New Roman" w:hAnsi="Times New Roman" w:cs="Times New Roman"/>
          <w:sz w:val="24"/>
          <w:szCs w:val="24"/>
        </w:rPr>
        <w:t xml:space="preserve"> </w:t>
      </w:r>
      <w:r w:rsidR="00210DA8" w:rsidRPr="006543A8">
        <w:rPr>
          <w:rFonts w:ascii="Times New Roman" w:hAnsi="Times New Roman" w:cs="Times New Roman"/>
          <w:i/>
          <w:iCs/>
          <w:sz w:val="24"/>
          <w:szCs w:val="24"/>
        </w:rPr>
        <w:t>Salsola</w:t>
      </w:r>
      <w:r w:rsidR="00B63717" w:rsidRPr="006543A8">
        <w:rPr>
          <w:rFonts w:ascii="Times New Roman" w:hAnsi="Times New Roman" w:cs="Times New Roman"/>
          <w:i/>
          <w:iCs/>
          <w:sz w:val="24"/>
          <w:szCs w:val="24"/>
        </w:rPr>
        <w:t>/Kali</w:t>
      </w:r>
      <w:r w:rsidR="00210DA8" w:rsidRPr="006543A8">
        <w:rPr>
          <w:rFonts w:ascii="Times New Roman" w:hAnsi="Times New Roman" w:cs="Times New Roman"/>
          <w:sz w:val="24"/>
          <w:szCs w:val="24"/>
        </w:rPr>
        <w:t xml:space="preserve"> spp. (</w:t>
      </w:r>
      <w:r w:rsidR="00E21B28" w:rsidRPr="006543A8">
        <w:rPr>
          <w:rFonts w:ascii="Times New Roman" w:hAnsi="Times New Roman" w:cs="Times New Roman"/>
          <w:sz w:val="24"/>
          <w:szCs w:val="24"/>
        </w:rPr>
        <w:t>Russian thistle</w:t>
      </w:r>
      <w:r w:rsidR="00210DA8" w:rsidRPr="006543A8">
        <w:rPr>
          <w:rFonts w:ascii="Times New Roman" w:hAnsi="Times New Roman" w:cs="Times New Roman"/>
          <w:sz w:val="24"/>
          <w:szCs w:val="24"/>
        </w:rPr>
        <w:t xml:space="preserve">) </w:t>
      </w:r>
      <w:r w:rsidR="00E21B28" w:rsidRPr="006543A8">
        <w:rPr>
          <w:rFonts w:ascii="Times New Roman" w:hAnsi="Times New Roman" w:cs="Times New Roman"/>
          <w:sz w:val="24"/>
          <w:szCs w:val="24"/>
        </w:rPr>
        <w:t>and</w:t>
      </w:r>
      <w:r w:rsidR="00210DA8" w:rsidRPr="006543A8">
        <w:rPr>
          <w:rFonts w:ascii="Times New Roman" w:hAnsi="Times New Roman" w:cs="Times New Roman"/>
          <w:sz w:val="24"/>
          <w:szCs w:val="24"/>
        </w:rPr>
        <w:t xml:space="preserve"> </w:t>
      </w:r>
      <w:r w:rsidR="00210DA8" w:rsidRPr="006543A8">
        <w:rPr>
          <w:rFonts w:ascii="Times New Roman" w:hAnsi="Times New Roman" w:cs="Times New Roman"/>
          <w:i/>
          <w:iCs/>
          <w:sz w:val="24"/>
          <w:szCs w:val="24"/>
        </w:rPr>
        <w:t>Bassia</w:t>
      </w:r>
      <w:r w:rsidR="00210DA8" w:rsidRPr="006543A8">
        <w:rPr>
          <w:rFonts w:ascii="Times New Roman" w:hAnsi="Times New Roman" w:cs="Times New Roman"/>
          <w:sz w:val="24"/>
          <w:szCs w:val="24"/>
        </w:rPr>
        <w:t xml:space="preserve"> spp. (</w:t>
      </w:r>
      <w:r w:rsidR="00E21B28" w:rsidRPr="006543A8">
        <w:rPr>
          <w:rFonts w:ascii="Times New Roman" w:hAnsi="Times New Roman" w:cs="Times New Roman"/>
          <w:sz w:val="24"/>
          <w:szCs w:val="24"/>
        </w:rPr>
        <w:t xml:space="preserve">kochia) </w:t>
      </w:r>
      <w:r>
        <w:rPr>
          <w:rFonts w:ascii="Times New Roman" w:hAnsi="Times New Roman" w:cs="Times New Roman"/>
          <w:sz w:val="24"/>
          <w:szCs w:val="24"/>
        </w:rPr>
        <w:t>are</w:t>
      </w:r>
      <w:r w:rsidR="00E21B28" w:rsidRPr="006543A8">
        <w:rPr>
          <w:rFonts w:ascii="Times New Roman" w:hAnsi="Times New Roman" w:cs="Times New Roman"/>
          <w:sz w:val="24"/>
          <w:szCs w:val="24"/>
        </w:rPr>
        <w:t xml:space="preserve"> primary</w:t>
      </w:r>
      <w:r w:rsidR="00CB49DB" w:rsidRPr="006543A8">
        <w:rPr>
          <w:rFonts w:ascii="Times New Roman" w:hAnsi="Times New Roman" w:cs="Times New Roman"/>
          <w:i/>
          <w:iCs/>
          <w:sz w:val="24"/>
          <w:szCs w:val="24"/>
        </w:rPr>
        <w:t xml:space="preserve"> </w:t>
      </w:r>
      <w:r w:rsidR="00FE742F" w:rsidRPr="006543A8">
        <w:rPr>
          <w:rFonts w:ascii="Times New Roman" w:hAnsi="Times New Roman" w:cs="Times New Roman"/>
          <w:i/>
          <w:iCs/>
          <w:sz w:val="24"/>
          <w:szCs w:val="24"/>
        </w:rPr>
        <w:t xml:space="preserve">N. tenellus </w:t>
      </w:r>
      <w:r w:rsidR="00E21B28" w:rsidRPr="006543A8">
        <w:rPr>
          <w:rFonts w:ascii="Times New Roman" w:hAnsi="Times New Roman" w:cs="Times New Roman"/>
          <w:sz w:val="24"/>
          <w:szCs w:val="24"/>
        </w:rPr>
        <w:t xml:space="preserve">hosts </w:t>
      </w:r>
      <w:r>
        <w:rPr>
          <w:rFonts w:ascii="Times New Roman" w:hAnsi="Times New Roman" w:cs="Times New Roman"/>
          <w:sz w:val="24"/>
          <w:szCs w:val="24"/>
        </w:rPr>
        <w:t xml:space="preserve">during </w:t>
      </w:r>
      <w:r w:rsidR="00E21B28" w:rsidRPr="006543A8">
        <w:rPr>
          <w:rFonts w:ascii="Times New Roman" w:hAnsi="Times New Roman" w:cs="Times New Roman"/>
          <w:sz w:val="24"/>
          <w:szCs w:val="24"/>
        </w:rPr>
        <w:t xml:space="preserve">the summer. </w:t>
      </w:r>
      <w:bookmarkStart w:id="19" w:name="_Hlk193658052"/>
      <w:del w:id="20" w:author="Wagstaff, Camille" w:date="2025-11-26T13:44:00Z" w16du:dateUtc="2025-11-26T21:44:00Z">
        <w:r w:rsidR="00CB49DB" w:rsidRPr="006543A8" w:rsidDel="00C46959">
          <w:rPr>
            <w:rFonts w:ascii="Times New Roman" w:hAnsi="Times New Roman" w:cs="Times New Roman"/>
            <w:sz w:val="24"/>
            <w:szCs w:val="24"/>
          </w:rPr>
          <w:delText>A new discovery</w:delText>
        </w:r>
        <w:r w:rsidR="00E21B28" w:rsidRPr="006543A8" w:rsidDel="00C46959">
          <w:rPr>
            <w:rFonts w:ascii="Times New Roman" w:hAnsi="Times New Roman" w:cs="Times New Roman"/>
            <w:sz w:val="24"/>
            <w:szCs w:val="24"/>
          </w:rPr>
          <w:delText xml:space="preserve">, </w:delText>
        </w:r>
        <w:commentRangeStart w:id="21"/>
        <w:r w:rsidR="00E21B28" w:rsidRPr="006543A8" w:rsidDel="00C46959">
          <w:rPr>
            <w:rFonts w:ascii="Times New Roman" w:hAnsi="Times New Roman" w:cs="Times New Roman"/>
            <w:sz w:val="24"/>
            <w:szCs w:val="24"/>
          </w:rPr>
          <w:delText>w</w:delText>
        </w:r>
      </w:del>
      <w:ins w:id="22" w:author="Wagstaff, Camille" w:date="2025-11-26T13:44:00Z" w16du:dateUtc="2025-11-26T21:44:00Z">
        <w:r w:rsidR="00C46959">
          <w:rPr>
            <w:rFonts w:ascii="Times New Roman" w:hAnsi="Times New Roman" w:cs="Times New Roman"/>
            <w:sz w:val="24"/>
            <w:szCs w:val="24"/>
          </w:rPr>
          <w:t>W</w:t>
        </w:r>
      </w:ins>
      <w:r w:rsidR="00E21B28" w:rsidRPr="006543A8">
        <w:rPr>
          <w:rFonts w:ascii="Times New Roman" w:hAnsi="Times New Roman" w:cs="Times New Roman"/>
          <w:sz w:val="24"/>
          <w:szCs w:val="24"/>
        </w:rPr>
        <w:t>e detected</w:t>
      </w:r>
      <w:ins w:id="23" w:author="Wagstaff, Camille" w:date="2025-11-26T13:19:00Z" w16du:dateUtc="2025-11-26T21:19:00Z">
        <w:r w:rsidR="00A91D2F">
          <w:rPr>
            <w:rFonts w:ascii="Times New Roman" w:hAnsi="Times New Roman" w:cs="Times New Roman"/>
            <w:sz w:val="24"/>
            <w:szCs w:val="24"/>
          </w:rPr>
          <w:t xml:space="preserve"> trees in the guts of</w:t>
        </w:r>
      </w:ins>
      <w:r w:rsidR="00E21B28" w:rsidRPr="006543A8">
        <w:rPr>
          <w:rFonts w:ascii="Times New Roman" w:hAnsi="Times New Roman" w:cs="Times New Roman"/>
          <w:sz w:val="24"/>
          <w:szCs w:val="24"/>
        </w:rPr>
        <w:t xml:space="preserve"> </w:t>
      </w:r>
      <w:r w:rsidR="006E1480" w:rsidRPr="006543A8">
        <w:rPr>
          <w:rFonts w:ascii="Times New Roman" w:hAnsi="Times New Roman" w:cs="Times New Roman"/>
          <w:i/>
          <w:iCs/>
          <w:sz w:val="24"/>
          <w:szCs w:val="24"/>
        </w:rPr>
        <w:t>N. tenellus</w:t>
      </w:r>
      <w:ins w:id="24" w:author="Wagstaff, Camille" w:date="2025-11-26T13:20:00Z" w16du:dateUtc="2025-11-26T21:20:00Z">
        <w:r w:rsidR="00A91D2F">
          <w:rPr>
            <w:rFonts w:ascii="Times New Roman" w:hAnsi="Times New Roman" w:cs="Times New Roman"/>
            <w:i/>
            <w:iCs/>
            <w:sz w:val="24"/>
            <w:szCs w:val="24"/>
          </w:rPr>
          <w:t xml:space="preserve"> </w:t>
        </w:r>
      </w:ins>
      <w:ins w:id="25" w:author="Wagstaff, Camille" w:date="2025-11-26T13:44:00Z" w16du:dateUtc="2025-11-26T21:44:00Z">
        <w:r w:rsidR="00C46959">
          <w:rPr>
            <w:rFonts w:ascii="Times New Roman" w:hAnsi="Times New Roman" w:cs="Times New Roman"/>
            <w:sz w:val="24"/>
            <w:szCs w:val="24"/>
          </w:rPr>
          <w:t>confirming other recent</w:t>
        </w:r>
      </w:ins>
      <w:ins w:id="26" w:author="Wagstaff, Camille" w:date="2025-12-04T11:24:00Z" w16du:dateUtc="2025-12-04T19:24:00Z">
        <w:r w:rsidR="00C338F1">
          <w:rPr>
            <w:rFonts w:ascii="Times New Roman" w:hAnsi="Times New Roman" w:cs="Times New Roman"/>
            <w:sz w:val="24"/>
            <w:szCs w:val="24"/>
          </w:rPr>
          <w:t xml:space="preserve"> research</w:t>
        </w:r>
      </w:ins>
      <w:ins w:id="27" w:author="Wagstaff, Camille" w:date="2025-11-26T13:44:00Z" w16du:dateUtc="2025-11-26T21:44:00Z">
        <w:r w:rsidR="00C46959">
          <w:rPr>
            <w:rFonts w:ascii="Times New Roman" w:hAnsi="Times New Roman" w:cs="Times New Roman"/>
            <w:sz w:val="24"/>
            <w:szCs w:val="24"/>
          </w:rPr>
          <w:t xml:space="preserve"> discoveri</w:t>
        </w:r>
      </w:ins>
      <w:ins w:id="28" w:author="Wagstaff, Camille" w:date="2025-12-04T11:25:00Z" w16du:dateUtc="2025-12-04T19:25:00Z">
        <w:r w:rsidR="00C338F1">
          <w:rPr>
            <w:rFonts w:ascii="Times New Roman" w:hAnsi="Times New Roman" w:cs="Times New Roman"/>
            <w:sz w:val="24"/>
            <w:szCs w:val="24"/>
          </w:rPr>
          <w:t>ng</w:t>
        </w:r>
      </w:ins>
      <w:ins w:id="29" w:author="Wagstaff, Camille" w:date="2025-11-26T13:45:00Z" w16du:dateUtc="2025-11-26T21:45:00Z">
        <w:r w:rsidR="00C46959">
          <w:rPr>
            <w:rFonts w:ascii="Times New Roman" w:hAnsi="Times New Roman" w:cs="Times New Roman"/>
            <w:sz w:val="24"/>
            <w:szCs w:val="24"/>
          </w:rPr>
          <w:t xml:space="preserve"> </w:t>
        </w:r>
      </w:ins>
      <w:ins w:id="30" w:author="Wagstaff, Camille" w:date="2025-11-26T13:50:00Z" w16du:dateUtc="2025-11-26T21:50:00Z">
        <w:r w:rsidR="00C46959">
          <w:rPr>
            <w:rFonts w:ascii="Times New Roman" w:hAnsi="Times New Roman" w:cs="Times New Roman"/>
            <w:sz w:val="24"/>
            <w:szCs w:val="24"/>
          </w:rPr>
          <w:t xml:space="preserve">tree </w:t>
        </w:r>
      </w:ins>
      <w:ins w:id="31" w:author="Wagstaff, Camille" w:date="2025-11-26T13:45:00Z" w16du:dateUtc="2025-11-26T21:45:00Z">
        <w:r w:rsidR="00C46959">
          <w:rPr>
            <w:rFonts w:ascii="Times New Roman" w:hAnsi="Times New Roman" w:cs="Times New Roman"/>
            <w:sz w:val="24"/>
            <w:szCs w:val="24"/>
          </w:rPr>
          <w:t>feeding,</w:t>
        </w:r>
      </w:ins>
      <w:ins w:id="32" w:author="Wagstaff, Camille" w:date="2025-11-26T13:44:00Z" w16du:dateUtc="2025-11-26T21:44:00Z">
        <w:r w:rsidR="00C46959">
          <w:rPr>
            <w:rFonts w:ascii="Times New Roman" w:hAnsi="Times New Roman" w:cs="Times New Roman"/>
            <w:sz w:val="24"/>
            <w:szCs w:val="24"/>
          </w:rPr>
          <w:t xml:space="preserve"> </w:t>
        </w:r>
      </w:ins>
      <w:del w:id="33" w:author="Wagstaff, Camille" w:date="2025-11-26T13:19:00Z" w16du:dateUtc="2025-11-26T21:19:00Z">
        <w:r w:rsidR="006E1480" w:rsidRPr="006543A8" w:rsidDel="00A91D2F">
          <w:rPr>
            <w:rFonts w:ascii="Times New Roman" w:hAnsi="Times New Roman" w:cs="Times New Roman"/>
            <w:i/>
            <w:iCs/>
            <w:sz w:val="24"/>
            <w:szCs w:val="24"/>
          </w:rPr>
          <w:delText xml:space="preserve"> </w:delText>
        </w:r>
      </w:del>
      <w:commentRangeEnd w:id="21"/>
      <w:r w:rsidR="00C338F1">
        <w:rPr>
          <w:rStyle w:val="CommentReference"/>
        </w:rPr>
        <w:commentReference w:id="21"/>
      </w:r>
      <w:del w:id="34" w:author="Wagstaff, Camille" w:date="2025-11-26T13:19:00Z" w16du:dateUtc="2025-11-26T21:19:00Z">
        <w:r w:rsidDel="00A91D2F">
          <w:rPr>
            <w:rFonts w:ascii="Times New Roman" w:hAnsi="Times New Roman" w:cs="Times New Roman"/>
            <w:sz w:val="24"/>
            <w:szCs w:val="24"/>
          </w:rPr>
          <w:delText>use trees as hosts</w:delText>
        </w:r>
      </w:del>
      <w:r w:rsidR="00E21B28" w:rsidRPr="006543A8">
        <w:rPr>
          <w:rFonts w:ascii="Times New Roman" w:hAnsi="Times New Roman" w:cs="Times New Roman"/>
          <w:sz w:val="24"/>
          <w:szCs w:val="24"/>
        </w:rPr>
        <w:t xml:space="preserve">, including </w:t>
      </w:r>
      <w:r w:rsidR="00CB49DB" w:rsidRPr="006543A8">
        <w:rPr>
          <w:rFonts w:ascii="Times New Roman" w:hAnsi="Times New Roman" w:cs="Times New Roman"/>
          <w:i/>
          <w:iCs/>
          <w:sz w:val="24"/>
          <w:szCs w:val="24"/>
        </w:rPr>
        <w:t>Tilia</w:t>
      </w:r>
      <w:r w:rsidR="00CB49DB" w:rsidRPr="006543A8">
        <w:rPr>
          <w:rFonts w:ascii="Times New Roman" w:hAnsi="Times New Roman" w:cs="Times New Roman"/>
          <w:sz w:val="24"/>
          <w:szCs w:val="24"/>
        </w:rPr>
        <w:t xml:space="preserve"> spp. (linden),</w:t>
      </w:r>
      <w:r w:rsidR="00CB49DB" w:rsidRPr="006543A8">
        <w:rPr>
          <w:rFonts w:ascii="Times New Roman" w:hAnsi="Times New Roman" w:cs="Times New Roman"/>
          <w:i/>
          <w:iCs/>
          <w:sz w:val="24"/>
          <w:szCs w:val="24"/>
        </w:rPr>
        <w:t xml:space="preserve"> Prunus</w:t>
      </w:r>
      <w:r w:rsidR="00CB49DB" w:rsidRPr="006543A8">
        <w:rPr>
          <w:rFonts w:ascii="Times New Roman" w:hAnsi="Times New Roman" w:cs="Times New Roman"/>
          <w:sz w:val="24"/>
          <w:szCs w:val="24"/>
        </w:rPr>
        <w:t xml:space="preserve"> spp./</w:t>
      </w:r>
      <w:r w:rsidR="00CB49DB" w:rsidRPr="006543A8">
        <w:rPr>
          <w:rFonts w:ascii="Times New Roman" w:hAnsi="Times New Roman" w:cs="Times New Roman"/>
          <w:i/>
          <w:iCs/>
          <w:sz w:val="24"/>
          <w:szCs w:val="24"/>
        </w:rPr>
        <w:t>Pyrus</w:t>
      </w:r>
      <w:r w:rsidR="00CB49DB" w:rsidRPr="006543A8">
        <w:rPr>
          <w:rFonts w:ascii="Times New Roman" w:hAnsi="Times New Roman" w:cs="Times New Roman"/>
          <w:sz w:val="24"/>
          <w:szCs w:val="24"/>
        </w:rPr>
        <w:t xml:space="preserve"> spp. /</w:t>
      </w:r>
      <w:r w:rsidR="00CB49DB" w:rsidRPr="006543A8">
        <w:rPr>
          <w:rFonts w:ascii="Times New Roman" w:hAnsi="Times New Roman" w:cs="Times New Roman"/>
          <w:i/>
          <w:iCs/>
          <w:sz w:val="24"/>
          <w:szCs w:val="24"/>
        </w:rPr>
        <w:t>Citrus</w:t>
      </w:r>
      <w:r w:rsidR="00CB49DB" w:rsidRPr="006543A8">
        <w:rPr>
          <w:rFonts w:ascii="Times New Roman" w:hAnsi="Times New Roman" w:cs="Times New Roman"/>
          <w:sz w:val="24"/>
          <w:szCs w:val="24"/>
        </w:rPr>
        <w:t xml:space="preserve"> </w:t>
      </w:r>
      <w:proofErr w:type="spellStart"/>
      <w:r w:rsidR="00CB49DB" w:rsidRPr="006543A8">
        <w:rPr>
          <w:rFonts w:ascii="Times New Roman" w:hAnsi="Times New Roman" w:cs="Times New Roman"/>
          <w:sz w:val="24"/>
          <w:szCs w:val="24"/>
        </w:rPr>
        <w:t>spp</w:t>
      </w:r>
      <w:proofErr w:type="spellEnd"/>
      <w:r w:rsidR="00CB49DB" w:rsidRPr="006543A8">
        <w:rPr>
          <w:rFonts w:ascii="Times New Roman" w:hAnsi="Times New Roman" w:cs="Times New Roman"/>
          <w:sz w:val="24"/>
          <w:szCs w:val="24"/>
        </w:rPr>
        <w:t xml:space="preserve"> (fruit), and </w:t>
      </w:r>
      <w:r w:rsidR="00CB49DB" w:rsidRPr="006543A8">
        <w:rPr>
          <w:rFonts w:ascii="Times New Roman" w:hAnsi="Times New Roman" w:cs="Times New Roman"/>
          <w:i/>
          <w:iCs/>
          <w:sz w:val="24"/>
          <w:szCs w:val="24"/>
        </w:rPr>
        <w:t xml:space="preserve">Tsuga </w:t>
      </w:r>
      <w:r w:rsidR="00CB49DB" w:rsidRPr="006543A8">
        <w:rPr>
          <w:rFonts w:ascii="Times New Roman" w:hAnsi="Times New Roman" w:cs="Times New Roman"/>
          <w:sz w:val="24"/>
          <w:szCs w:val="24"/>
        </w:rPr>
        <w:t>spp./</w:t>
      </w:r>
      <w:r w:rsidR="00CB49DB" w:rsidRPr="006543A8">
        <w:rPr>
          <w:rFonts w:ascii="Times New Roman" w:hAnsi="Times New Roman" w:cs="Times New Roman"/>
          <w:i/>
          <w:iCs/>
          <w:sz w:val="24"/>
          <w:szCs w:val="24"/>
        </w:rPr>
        <w:t>Pinus</w:t>
      </w:r>
      <w:r w:rsidR="00CB49DB" w:rsidRPr="006543A8">
        <w:rPr>
          <w:rFonts w:ascii="Times New Roman" w:hAnsi="Times New Roman" w:cs="Times New Roman"/>
          <w:sz w:val="24"/>
          <w:szCs w:val="24"/>
        </w:rPr>
        <w:t xml:space="preserve"> </w:t>
      </w:r>
      <w:proofErr w:type="spellStart"/>
      <w:r w:rsidR="00E21B28" w:rsidRPr="006543A8">
        <w:rPr>
          <w:rFonts w:ascii="Times New Roman" w:hAnsi="Times New Roman" w:cs="Times New Roman"/>
          <w:sz w:val="24"/>
          <w:szCs w:val="24"/>
        </w:rPr>
        <w:t>sp</w:t>
      </w:r>
      <w:r w:rsidR="00CB49DB" w:rsidRPr="006543A8">
        <w:rPr>
          <w:rFonts w:ascii="Times New Roman" w:hAnsi="Times New Roman" w:cs="Times New Roman"/>
          <w:sz w:val="24"/>
          <w:szCs w:val="24"/>
        </w:rPr>
        <w:t>p</w:t>
      </w:r>
      <w:proofErr w:type="spellEnd"/>
      <w:r w:rsidR="00E21B28" w:rsidRPr="006543A8">
        <w:rPr>
          <w:rFonts w:ascii="Times New Roman" w:hAnsi="Times New Roman" w:cs="Times New Roman"/>
          <w:sz w:val="24"/>
          <w:szCs w:val="24"/>
        </w:rPr>
        <w:t xml:space="preserve">, </w:t>
      </w:r>
      <w:r w:rsidR="000A44D7" w:rsidRPr="006543A8">
        <w:rPr>
          <w:rFonts w:ascii="Times New Roman" w:hAnsi="Times New Roman" w:cs="Times New Roman"/>
          <w:sz w:val="24"/>
          <w:szCs w:val="24"/>
        </w:rPr>
        <w:t>(pine)</w:t>
      </w:r>
      <w:bookmarkEnd w:id="19"/>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Our study </w:t>
      </w:r>
      <w:r w:rsidR="00E21B28" w:rsidRPr="006543A8">
        <w:rPr>
          <w:rFonts w:ascii="Times New Roman" w:hAnsi="Times New Roman" w:cs="Times New Roman"/>
          <w:sz w:val="24"/>
          <w:szCs w:val="24"/>
        </w:rPr>
        <w:t>refine</w:t>
      </w:r>
      <w:r>
        <w:rPr>
          <w:rFonts w:ascii="Times New Roman" w:hAnsi="Times New Roman" w:cs="Times New Roman"/>
          <w:sz w:val="24"/>
          <w:szCs w:val="24"/>
        </w:rPr>
        <w:t>s</w:t>
      </w:r>
      <w:r w:rsidR="00E21B28" w:rsidRPr="006543A8">
        <w:rPr>
          <w:rFonts w:ascii="Times New Roman" w:hAnsi="Times New Roman" w:cs="Times New Roman"/>
          <w:sz w:val="24"/>
          <w:szCs w:val="24"/>
        </w:rPr>
        <w:t xml:space="preserve"> our understanding of </w:t>
      </w:r>
      <w:r w:rsidR="006E1480" w:rsidRPr="006543A8">
        <w:rPr>
          <w:rFonts w:ascii="Times New Roman" w:hAnsi="Times New Roman" w:cs="Times New Roman"/>
          <w:i/>
          <w:iCs/>
          <w:sz w:val="24"/>
          <w:szCs w:val="24"/>
        </w:rPr>
        <w:t xml:space="preserve">N. tenellus </w:t>
      </w:r>
      <w:r w:rsidR="00E21B28" w:rsidRPr="006543A8">
        <w:rPr>
          <w:rFonts w:ascii="Times New Roman" w:hAnsi="Times New Roman" w:cs="Times New Roman"/>
          <w:sz w:val="24"/>
          <w:szCs w:val="24"/>
        </w:rPr>
        <w:t>ecology and highlight</w:t>
      </w:r>
      <w:r>
        <w:rPr>
          <w:rFonts w:ascii="Times New Roman" w:hAnsi="Times New Roman" w:cs="Times New Roman"/>
          <w:sz w:val="24"/>
          <w:szCs w:val="24"/>
        </w:rPr>
        <w:t>s</w:t>
      </w:r>
      <w:r w:rsidR="00E21B28" w:rsidRPr="006543A8">
        <w:rPr>
          <w:rFonts w:ascii="Times New Roman" w:hAnsi="Times New Roman" w:cs="Times New Roman"/>
          <w:sz w:val="24"/>
          <w:szCs w:val="24"/>
        </w:rPr>
        <w:t xml:space="preserve"> the importance of host use patterns in predicting pathogen transmission, ultimately improving </w:t>
      </w:r>
      <w:r>
        <w:rPr>
          <w:rFonts w:ascii="Times New Roman" w:hAnsi="Times New Roman" w:cs="Times New Roman"/>
          <w:sz w:val="24"/>
          <w:szCs w:val="24"/>
        </w:rPr>
        <w:t xml:space="preserve">pathogen </w:t>
      </w:r>
      <w:r w:rsidR="00E21B28" w:rsidRPr="006543A8">
        <w:rPr>
          <w:rFonts w:ascii="Times New Roman" w:hAnsi="Times New Roman" w:cs="Times New Roman"/>
          <w:sz w:val="24"/>
          <w:szCs w:val="24"/>
        </w:rPr>
        <w:t>risk assessments</w:t>
      </w:r>
      <w:r w:rsidR="00852702" w:rsidRPr="006543A8">
        <w:rPr>
          <w:rFonts w:ascii="Times New Roman" w:hAnsi="Times New Roman" w:cs="Times New Roman"/>
          <w:sz w:val="24"/>
          <w:szCs w:val="24"/>
        </w:rPr>
        <w:t>.</w:t>
      </w:r>
      <w:commentRangeEnd w:id="0"/>
      <w:r w:rsidR="00C46959">
        <w:rPr>
          <w:rStyle w:val="CommentReference"/>
        </w:rPr>
        <w:commentReference w:id="0"/>
      </w:r>
    </w:p>
    <w:p w14:paraId="0C82995B" w14:textId="77777777" w:rsidR="00B2323E" w:rsidRPr="006543A8" w:rsidRDefault="00B2323E" w:rsidP="002A22D6">
      <w:pPr>
        <w:spacing w:after="0" w:line="480" w:lineRule="auto"/>
        <w:contextualSpacing/>
        <w:rPr>
          <w:rFonts w:ascii="Times New Roman" w:eastAsia="Times New Roman" w:hAnsi="Times New Roman" w:cs="Times New Roman"/>
          <w:kern w:val="0"/>
          <w:sz w:val="24"/>
          <w:szCs w:val="24"/>
          <w14:ligatures w14:val="none"/>
        </w:rPr>
      </w:pPr>
    </w:p>
    <w:p w14:paraId="75B3F3E1" w14:textId="7432A309" w:rsidR="00703B7E" w:rsidRPr="006543A8" w:rsidRDefault="003D4F8C" w:rsidP="002A22D6">
      <w:pPr>
        <w:spacing w:after="0" w:line="480" w:lineRule="auto"/>
        <w:contextualSpacing/>
        <w:rPr>
          <w:rStyle w:val="normaltextrun"/>
          <w:rFonts w:ascii="Times New Roman" w:hAnsi="Times New Roman" w:cs="Times New Roman"/>
          <w:sz w:val="24"/>
          <w:szCs w:val="24"/>
        </w:rPr>
      </w:pPr>
      <w:r w:rsidRPr="006543A8">
        <w:rPr>
          <w:rFonts w:ascii="Times New Roman" w:hAnsi="Times New Roman" w:cs="Times New Roman"/>
          <w:b/>
          <w:bCs/>
          <w:sz w:val="24"/>
          <w:szCs w:val="24"/>
        </w:rPr>
        <w:t>Keywords:</w:t>
      </w:r>
      <w:r w:rsidRPr="006543A8">
        <w:rPr>
          <w:rFonts w:ascii="Times New Roman" w:hAnsi="Times New Roman" w:cs="Times New Roman"/>
          <w:sz w:val="24"/>
          <w:szCs w:val="24"/>
        </w:rPr>
        <w:t xml:space="preserve"> gut content analysis, beet curly top virus, </w:t>
      </w:r>
      <w:r w:rsidR="000A44D7" w:rsidRPr="006543A8">
        <w:rPr>
          <w:rFonts w:ascii="Times New Roman" w:hAnsi="Times New Roman" w:cs="Times New Roman"/>
          <w:sz w:val="24"/>
          <w:szCs w:val="24"/>
        </w:rPr>
        <w:t xml:space="preserve">purple top disease, </w:t>
      </w:r>
      <w:r w:rsidRPr="006543A8">
        <w:rPr>
          <w:rFonts w:ascii="Times New Roman" w:hAnsi="Times New Roman" w:cs="Times New Roman"/>
          <w:sz w:val="24"/>
          <w:szCs w:val="24"/>
        </w:rPr>
        <w:t>landscape ecology, pest population dynamics, vector monitoring</w:t>
      </w:r>
      <w:r w:rsidR="00852702" w:rsidRPr="006543A8">
        <w:rPr>
          <w:rFonts w:ascii="Times New Roman" w:hAnsi="Times New Roman" w:cs="Times New Roman"/>
          <w:sz w:val="24"/>
          <w:szCs w:val="24"/>
        </w:rPr>
        <w:br w:type="page"/>
      </w:r>
    </w:p>
    <w:p w14:paraId="5C65C16F" w14:textId="5B501268" w:rsidR="00B062F5" w:rsidRPr="006543A8" w:rsidRDefault="005A2183" w:rsidP="002A22D6">
      <w:pPr>
        <w:spacing w:after="0" w:line="480" w:lineRule="auto"/>
        <w:contextualSpacing/>
        <w:rPr>
          <w:rStyle w:val="normaltextrun"/>
          <w:rFonts w:ascii="Times New Roman" w:hAnsi="Times New Roman" w:cs="Times New Roman"/>
          <w:b/>
          <w:bCs/>
          <w:sz w:val="24"/>
          <w:szCs w:val="24"/>
        </w:rPr>
      </w:pPr>
      <w:r w:rsidRPr="006543A8">
        <w:rPr>
          <w:rStyle w:val="normaltextrun"/>
          <w:rFonts w:ascii="Times New Roman" w:hAnsi="Times New Roman" w:cs="Times New Roman"/>
          <w:b/>
          <w:bCs/>
          <w:sz w:val="24"/>
          <w:szCs w:val="24"/>
        </w:rPr>
        <w:lastRenderedPageBreak/>
        <w:t>Introduction</w:t>
      </w:r>
      <w:r w:rsidR="006543A8">
        <w:rPr>
          <w:rStyle w:val="normaltextrun"/>
          <w:rFonts w:ascii="Times New Roman" w:hAnsi="Times New Roman" w:cs="Times New Roman"/>
          <w:b/>
          <w:bCs/>
          <w:sz w:val="24"/>
          <w:szCs w:val="24"/>
        </w:rPr>
        <w:t>:</w:t>
      </w:r>
    </w:p>
    <w:p w14:paraId="31529467" w14:textId="1A9AFCF1" w:rsidR="003C4159" w:rsidRPr="006543A8" w:rsidRDefault="002A22D6" w:rsidP="00481E61">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Many insect pests that are vectors of pathogens are generalists that </w:t>
      </w:r>
      <w:r w:rsidR="003C4159" w:rsidRPr="006543A8">
        <w:rPr>
          <w:rFonts w:ascii="Times New Roman" w:hAnsi="Times New Roman" w:cs="Times New Roman"/>
          <w:sz w:val="24"/>
          <w:szCs w:val="24"/>
        </w:rPr>
        <w:t>feed on diverse host</w:t>
      </w:r>
      <w:r w:rsidR="00763CFE" w:rsidRPr="006543A8">
        <w:rPr>
          <w:rFonts w:ascii="Times New Roman" w:hAnsi="Times New Roman" w:cs="Times New Roman"/>
          <w:sz w:val="24"/>
          <w:szCs w:val="24"/>
        </w:rPr>
        <w:t xml:space="preserve">s </w:t>
      </w:r>
      <w:r w:rsidR="003C4159" w:rsidRPr="006543A8">
        <w:rPr>
          <w:rFonts w:ascii="Times New Roman" w:hAnsi="Times New Roman" w:cs="Times New Roman"/>
          <w:sz w:val="24"/>
          <w:szCs w:val="24"/>
        </w:rPr>
        <w:t>across landscapes and seasons</w:t>
      </w:r>
      <w:r w:rsidRPr="006543A8">
        <w:rPr>
          <w:rFonts w:ascii="Times New Roman" w:hAnsi="Times New Roman" w:cs="Times New Roman"/>
          <w:sz w:val="24"/>
          <w:szCs w:val="24"/>
        </w:rPr>
        <w:t xml:space="preserve"> (</w:t>
      </w:r>
      <w:r w:rsidR="00537BDB" w:rsidRPr="006543A8">
        <w:rPr>
          <w:rFonts w:ascii="Times New Roman" w:hAnsi="Times New Roman" w:cs="Times New Roman"/>
          <w:sz w:val="24"/>
          <w:szCs w:val="24"/>
        </w:rPr>
        <w:t>Weintraub and Beanland 2006</w:t>
      </w:r>
      <w:r w:rsidR="00537BDB">
        <w:rPr>
          <w:rFonts w:ascii="Times New Roman" w:hAnsi="Times New Roman" w:cs="Times New Roman"/>
          <w:sz w:val="24"/>
          <w:szCs w:val="24"/>
        </w:rPr>
        <w:t xml:space="preserve">; </w:t>
      </w:r>
      <w:r w:rsidR="00763CFE" w:rsidRPr="006543A8">
        <w:rPr>
          <w:rFonts w:ascii="Times New Roman" w:hAnsi="Times New Roman" w:cs="Times New Roman"/>
          <w:sz w:val="24"/>
          <w:szCs w:val="24"/>
        </w:rPr>
        <w:t>Gutiérrez-López et al. 2020</w:t>
      </w:r>
      <w:r w:rsidRPr="006543A8">
        <w:rPr>
          <w:rFonts w:ascii="Times New Roman" w:hAnsi="Times New Roman" w:cs="Times New Roman"/>
          <w:sz w:val="24"/>
          <w:szCs w:val="24"/>
        </w:rPr>
        <w:t>)</w:t>
      </w:r>
      <w:r w:rsidR="003C4159" w:rsidRPr="006543A8">
        <w:rPr>
          <w:rFonts w:ascii="Times New Roman" w:hAnsi="Times New Roman" w:cs="Times New Roman"/>
          <w:sz w:val="24"/>
          <w:szCs w:val="24"/>
        </w:rPr>
        <w:t xml:space="preserve">. </w:t>
      </w:r>
      <w:r w:rsidRPr="006543A8">
        <w:rPr>
          <w:rFonts w:ascii="Times New Roman" w:hAnsi="Times New Roman" w:cs="Times New Roman"/>
          <w:sz w:val="24"/>
          <w:szCs w:val="24"/>
        </w:rPr>
        <w:t>Generalist vectors are notoriously difficult to manage due in part to their ability to move between different crop types and non-crop weedy hosts (</w:t>
      </w:r>
      <w:r w:rsidR="00537BDB" w:rsidRPr="006543A8">
        <w:rPr>
          <w:rFonts w:ascii="Times New Roman" w:hAnsi="Times New Roman" w:cs="Times New Roman"/>
          <w:sz w:val="24"/>
          <w:szCs w:val="24"/>
        </w:rPr>
        <w:t>Nault 1997</w:t>
      </w:r>
      <w:r w:rsidR="00537BDB">
        <w:rPr>
          <w:rFonts w:ascii="Times New Roman" w:hAnsi="Times New Roman" w:cs="Times New Roman"/>
          <w:sz w:val="24"/>
          <w:szCs w:val="24"/>
        </w:rPr>
        <w:t xml:space="preserve">; </w:t>
      </w:r>
      <w:r w:rsidR="00537BDB" w:rsidRPr="006543A8">
        <w:rPr>
          <w:rFonts w:ascii="Times New Roman" w:hAnsi="Times New Roman" w:cs="Times New Roman"/>
          <w:sz w:val="24"/>
          <w:szCs w:val="24"/>
        </w:rPr>
        <w:t xml:space="preserve">Heck 2018; </w:t>
      </w:r>
      <w:r w:rsidR="00972BFE" w:rsidRPr="006543A8">
        <w:rPr>
          <w:rFonts w:ascii="Times New Roman" w:hAnsi="Times New Roman" w:cs="Times New Roman"/>
          <w:sz w:val="24"/>
          <w:szCs w:val="24"/>
        </w:rPr>
        <w:t>Gutiérrez Illan et al. 2020).</w:t>
      </w:r>
      <w:r w:rsidRPr="006543A8">
        <w:rPr>
          <w:rFonts w:ascii="Times New Roman" w:hAnsi="Times New Roman" w:cs="Times New Roman"/>
          <w:sz w:val="24"/>
          <w:szCs w:val="24"/>
        </w:rPr>
        <w:t xml:space="preserve"> Areawide management is challenging to coordinate, and large patches of weedy hosts</w:t>
      </w:r>
      <w:r w:rsidR="00FE619C" w:rsidRPr="006543A8">
        <w:rPr>
          <w:rFonts w:ascii="Times New Roman" w:hAnsi="Times New Roman" w:cs="Times New Roman"/>
          <w:sz w:val="24"/>
          <w:szCs w:val="24"/>
        </w:rPr>
        <w:t xml:space="preserve"> are often unmanaged nearby commercial production areas, providing sources of vector populations at variable points during crop seasons (</w:t>
      </w:r>
      <w:r w:rsidR="00763CFE" w:rsidRPr="006543A8">
        <w:rPr>
          <w:rFonts w:ascii="Times New Roman" w:hAnsi="Times New Roman" w:cs="Times New Roman"/>
          <w:sz w:val="24"/>
          <w:szCs w:val="24"/>
        </w:rPr>
        <w:t>Bennet 1971</w:t>
      </w:r>
      <w:r w:rsidR="00FE619C" w:rsidRPr="006543A8">
        <w:rPr>
          <w:rFonts w:ascii="Times New Roman" w:hAnsi="Times New Roman" w:cs="Times New Roman"/>
          <w:sz w:val="24"/>
          <w:szCs w:val="24"/>
        </w:rPr>
        <w:t>). Pathogens transmitted by vectors also have variable ability to attack different host species, and these infectivity traits may not always align with vector host preferences (</w:t>
      </w:r>
      <w:r w:rsidR="00C76F76" w:rsidRPr="006543A8">
        <w:rPr>
          <w:rFonts w:ascii="Times New Roman" w:hAnsi="Times New Roman" w:cs="Times New Roman"/>
          <w:sz w:val="24"/>
          <w:szCs w:val="24"/>
        </w:rPr>
        <w:t xml:space="preserve">Thapa and Ghersi 2023). </w:t>
      </w:r>
      <w:r w:rsidR="003C4159" w:rsidRPr="006543A8">
        <w:rPr>
          <w:rFonts w:ascii="Times New Roman" w:hAnsi="Times New Roman" w:cs="Times New Roman"/>
          <w:sz w:val="24"/>
          <w:szCs w:val="24"/>
        </w:rPr>
        <w:t>A comprehensive understanding of host u</w:t>
      </w:r>
      <w:r w:rsidR="00FE619C" w:rsidRPr="006543A8">
        <w:rPr>
          <w:rFonts w:ascii="Times New Roman" w:hAnsi="Times New Roman" w:cs="Times New Roman"/>
          <w:sz w:val="24"/>
          <w:szCs w:val="24"/>
        </w:rPr>
        <w:t xml:space="preserve">se by vectors and pathogens is key </w:t>
      </w:r>
      <w:r w:rsidR="003C4159" w:rsidRPr="006543A8">
        <w:rPr>
          <w:rFonts w:ascii="Times New Roman" w:hAnsi="Times New Roman" w:cs="Times New Roman"/>
          <w:sz w:val="24"/>
          <w:szCs w:val="24"/>
        </w:rPr>
        <w:t xml:space="preserve">for predicting vector </w:t>
      </w:r>
      <w:r w:rsidR="00FE619C" w:rsidRPr="006543A8">
        <w:rPr>
          <w:rFonts w:ascii="Times New Roman" w:hAnsi="Times New Roman" w:cs="Times New Roman"/>
          <w:sz w:val="24"/>
          <w:szCs w:val="24"/>
        </w:rPr>
        <w:t xml:space="preserve">and pathogen </w:t>
      </w:r>
      <w:r w:rsidR="003C4159" w:rsidRPr="006543A8">
        <w:rPr>
          <w:rFonts w:ascii="Times New Roman" w:hAnsi="Times New Roman" w:cs="Times New Roman"/>
          <w:sz w:val="24"/>
          <w:szCs w:val="24"/>
        </w:rPr>
        <w:t xml:space="preserve">dynamics and </w:t>
      </w:r>
      <w:r w:rsidR="00FE619C" w:rsidRPr="006543A8">
        <w:rPr>
          <w:rFonts w:ascii="Times New Roman" w:hAnsi="Times New Roman" w:cs="Times New Roman"/>
          <w:sz w:val="24"/>
          <w:szCs w:val="24"/>
        </w:rPr>
        <w:t xml:space="preserve">forecasting </w:t>
      </w:r>
      <w:r w:rsidR="003C4159" w:rsidRPr="006543A8">
        <w:rPr>
          <w:rFonts w:ascii="Times New Roman" w:hAnsi="Times New Roman" w:cs="Times New Roman"/>
          <w:sz w:val="24"/>
          <w:szCs w:val="24"/>
        </w:rPr>
        <w:t>disease outbreaks</w:t>
      </w:r>
      <w:r w:rsidR="00FE619C" w:rsidRPr="006543A8">
        <w:rPr>
          <w:rFonts w:ascii="Times New Roman" w:hAnsi="Times New Roman" w:cs="Times New Roman"/>
          <w:sz w:val="24"/>
          <w:szCs w:val="24"/>
        </w:rPr>
        <w:t xml:space="preserve"> while also aiding in developing mitigation strategies</w:t>
      </w:r>
      <w:r w:rsidR="003C4159" w:rsidRPr="006543A8">
        <w:rPr>
          <w:rFonts w:ascii="Times New Roman" w:hAnsi="Times New Roman" w:cs="Times New Roman"/>
          <w:sz w:val="24"/>
          <w:szCs w:val="24"/>
        </w:rPr>
        <w:t>.</w:t>
      </w:r>
    </w:p>
    <w:p w14:paraId="4813FB93" w14:textId="0D063A7A" w:rsidR="003C4159" w:rsidRPr="00273705" w:rsidRDefault="003C4159" w:rsidP="002A22D6">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Effective vector management requires innovative approaches t</w:t>
      </w:r>
      <w:r w:rsidR="00FE619C" w:rsidRPr="006543A8">
        <w:rPr>
          <w:rFonts w:ascii="Times New Roman" w:hAnsi="Times New Roman" w:cs="Times New Roman"/>
          <w:sz w:val="24"/>
          <w:szCs w:val="24"/>
        </w:rPr>
        <w:t>o</w:t>
      </w:r>
      <w:r w:rsidRPr="006543A8">
        <w:rPr>
          <w:rFonts w:ascii="Times New Roman" w:hAnsi="Times New Roman" w:cs="Times New Roman"/>
          <w:sz w:val="24"/>
          <w:szCs w:val="24"/>
        </w:rPr>
        <w:t xml:space="preserve"> assess host use over space and time to </w:t>
      </w:r>
      <w:r w:rsidR="004409E0">
        <w:rPr>
          <w:rFonts w:ascii="Times New Roman" w:hAnsi="Times New Roman" w:cs="Times New Roman"/>
          <w:sz w:val="24"/>
          <w:szCs w:val="24"/>
        </w:rPr>
        <w:t>understand</w:t>
      </w:r>
      <w:r w:rsidRPr="006543A8">
        <w:rPr>
          <w:rFonts w:ascii="Times New Roman" w:hAnsi="Times New Roman" w:cs="Times New Roman"/>
          <w:sz w:val="24"/>
          <w:szCs w:val="24"/>
        </w:rPr>
        <w:t xml:space="preserve"> pathogen transmission dynamics</w:t>
      </w:r>
      <w:r w:rsidR="00B472FC" w:rsidRPr="006543A8">
        <w:rPr>
          <w:rFonts w:ascii="Times New Roman" w:hAnsi="Times New Roman" w:cs="Times New Roman"/>
          <w:sz w:val="24"/>
          <w:szCs w:val="24"/>
        </w:rPr>
        <w:t xml:space="preserve"> (</w:t>
      </w:r>
      <w:r w:rsidR="001F1346" w:rsidRPr="006543A8">
        <w:rPr>
          <w:rFonts w:ascii="Times New Roman" w:hAnsi="Times New Roman" w:cs="Times New Roman"/>
          <w:sz w:val="24"/>
          <w:szCs w:val="24"/>
        </w:rPr>
        <w:t>Rafter and Walter 2020</w:t>
      </w:r>
      <w:r w:rsidR="00B472FC" w:rsidRPr="006543A8">
        <w:rPr>
          <w:rFonts w:ascii="Times New Roman" w:hAnsi="Times New Roman" w:cs="Times New Roman"/>
          <w:sz w:val="24"/>
          <w:szCs w:val="24"/>
        </w:rPr>
        <w:t>)</w:t>
      </w:r>
      <w:r w:rsidRPr="006543A8">
        <w:rPr>
          <w:rFonts w:ascii="Times New Roman" w:hAnsi="Times New Roman" w:cs="Times New Roman"/>
          <w:sz w:val="24"/>
          <w:szCs w:val="24"/>
        </w:rPr>
        <w:t xml:space="preserve">. </w:t>
      </w:r>
      <w:r w:rsidR="00FE619C" w:rsidRPr="006543A8">
        <w:rPr>
          <w:rFonts w:ascii="Times New Roman" w:hAnsi="Times New Roman" w:cs="Times New Roman"/>
          <w:sz w:val="24"/>
          <w:szCs w:val="24"/>
        </w:rPr>
        <w:t xml:space="preserve">One emerging technique to assess insect host use is molecular </w:t>
      </w:r>
      <w:r w:rsidRPr="006543A8">
        <w:rPr>
          <w:rFonts w:ascii="Times New Roman" w:hAnsi="Times New Roman" w:cs="Times New Roman"/>
          <w:sz w:val="24"/>
          <w:szCs w:val="24"/>
        </w:rPr>
        <w:t>gut content analysis</w:t>
      </w:r>
      <w:r w:rsidR="00FE619C" w:rsidRPr="006543A8">
        <w:rPr>
          <w:rFonts w:ascii="Times New Roman" w:hAnsi="Times New Roman" w:cs="Times New Roman"/>
          <w:sz w:val="24"/>
          <w:szCs w:val="24"/>
        </w:rPr>
        <w:t>, which</w:t>
      </w:r>
      <w:r w:rsidRPr="006543A8">
        <w:rPr>
          <w:rFonts w:ascii="Times New Roman" w:hAnsi="Times New Roman" w:cs="Times New Roman"/>
          <w:sz w:val="24"/>
          <w:szCs w:val="24"/>
        </w:rPr>
        <w:t xml:space="preserve"> identifies ingested plant DNA within insect digestive systems</w:t>
      </w:r>
      <w:r w:rsidR="00FE619C" w:rsidRPr="006543A8">
        <w:rPr>
          <w:rFonts w:ascii="Times New Roman" w:hAnsi="Times New Roman" w:cs="Times New Roman"/>
          <w:sz w:val="24"/>
          <w:szCs w:val="24"/>
        </w:rPr>
        <w:t xml:space="preserve"> to </w:t>
      </w:r>
      <w:r w:rsidRPr="006543A8">
        <w:rPr>
          <w:rFonts w:ascii="Times New Roman" w:hAnsi="Times New Roman" w:cs="Times New Roman"/>
          <w:sz w:val="24"/>
          <w:szCs w:val="24"/>
        </w:rPr>
        <w:t xml:space="preserve">reconstruct trophic interactions </w:t>
      </w:r>
      <w:r w:rsidR="00FE619C" w:rsidRPr="006543A8">
        <w:rPr>
          <w:rFonts w:ascii="Times New Roman" w:hAnsi="Times New Roman" w:cs="Times New Roman"/>
          <w:sz w:val="24"/>
          <w:szCs w:val="24"/>
        </w:rPr>
        <w:t>(</w:t>
      </w:r>
      <w:r w:rsidR="001F1346" w:rsidRPr="006543A8">
        <w:rPr>
          <w:rFonts w:ascii="Times New Roman" w:hAnsi="Times New Roman" w:cs="Times New Roman"/>
          <w:sz w:val="24"/>
          <w:szCs w:val="24"/>
        </w:rPr>
        <w:t>Cooper et al. 2019</w:t>
      </w:r>
      <w:r w:rsidR="00025DF1" w:rsidRPr="006543A8">
        <w:rPr>
          <w:rFonts w:ascii="Times New Roman" w:hAnsi="Times New Roman" w:cs="Times New Roman"/>
          <w:sz w:val="24"/>
          <w:szCs w:val="24"/>
        </w:rPr>
        <w:t>;</w:t>
      </w:r>
      <w:r w:rsidR="001F1346" w:rsidRPr="006543A8">
        <w:rPr>
          <w:rFonts w:ascii="Times New Roman" w:hAnsi="Times New Roman" w:cs="Times New Roman"/>
          <w:sz w:val="24"/>
          <w:szCs w:val="24"/>
        </w:rPr>
        <w:t xml:space="preserve"> </w:t>
      </w:r>
      <w:commentRangeStart w:id="35"/>
      <w:r w:rsidR="001F1346" w:rsidRPr="006543A8">
        <w:rPr>
          <w:rFonts w:ascii="Times New Roman" w:hAnsi="Times New Roman" w:cs="Times New Roman"/>
          <w:sz w:val="24"/>
          <w:szCs w:val="24"/>
        </w:rPr>
        <w:t xml:space="preserve">Cooper </w:t>
      </w:r>
      <w:r w:rsidR="008120AC">
        <w:rPr>
          <w:rFonts w:ascii="Times New Roman" w:hAnsi="Times New Roman" w:cs="Times New Roman"/>
          <w:sz w:val="24"/>
          <w:szCs w:val="24"/>
        </w:rPr>
        <w:t>e</w:t>
      </w:r>
      <w:r w:rsidR="001F1346" w:rsidRPr="006543A8">
        <w:rPr>
          <w:rFonts w:ascii="Times New Roman" w:hAnsi="Times New Roman" w:cs="Times New Roman"/>
          <w:sz w:val="24"/>
          <w:szCs w:val="24"/>
        </w:rPr>
        <w:t>t al. 2022</w:t>
      </w:r>
      <w:commentRangeEnd w:id="35"/>
      <w:r w:rsidR="004E1FDC">
        <w:rPr>
          <w:rStyle w:val="CommentReference"/>
        </w:rPr>
        <w:commentReference w:id="35"/>
      </w:r>
      <w:r w:rsidR="00025DF1" w:rsidRPr="006543A8">
        <w:rPr>
          <w:rFonts w:ascii="Times New Roman" w:hAnsi="Times New Roman" w:cs="Times New Roman"/>
          <w:sz w:val="24"/>
          <w:szCs w:val="24"/>
        </w:rPr>
        <w:t xml:space="preserve">; </w:t>
      </w:r>
      <w:r w:rsidR="001F1346" w:rsidRPr="006543A8">
        <w:rPr>
          <w:rFonts w:ascii="Times New Roman" w:hAnsi="Times New Roman" w:cs="Times New Roman"/>
          <w:sz w:val="24"/>
          <w:szCs w:val="24"/>
        </w:rPr>
        <w:t>Pitt et al. 2024</w:t>
      </w:r>
      <w:r w:rsidR="00FE619C" w:rsidRPr="006543A8">
        <w:rPr>
          <w:rFonts w:ascii="Times New Roman" w:hAnsi="Times New Roman" w:cs="Times New Roman"/>
          <w:sz w:val="24"/>
          <w:szCs w:val="24"/>
        </w:rPr>
        <w:t xml:space="preserve">). When molecular gut content analysis is </w:t>
      </w:r>
      <w:r w:rsidR="004409E0">
        <w:rPr>
          <w:rFonts w:ascii="Times New Roman" w:hAnsi="Times New Roman" w:cs="Times New Roman"/>
          <w:sz w:val="24"/>
          <w:szCs w:val="24"/>
        </w:rPr>
        <w:t>us</w:t>
      </w:r>
      <w:r w:rsidR="004409E0" w:rsidRPr="006543A8">
        <w:rPr>
          <w:rFonts w:ascii="Times New Roman" w:hAnsi="Times New Roman" w:cs="Times New Roman"/>
          <w:sz w:val="24"/>
          <w:szCs w:val="24"/>
        </w:rPr>
        <w:t xml:space="preserve">ed </w:t>
      </w:r>
      <w:r w:rsidR="00FE619C" w:rsidRPr="006543A8">
        <w:rPr>
          <w:rFonts w:ascii="Times New Roman" w:hAnsi="Times New Roman" w:cs="Times New Roman"/>
          <w:sz w:val="24"/>
          <w:szCs w:val="24"/>
        </w:rPr>
        <w:t xml:space="preserve">with structured surveys of insects across broad regions, the technique can infer patterns of insect movement across broad </w:t>
      </w:r>
      <w:r w:rsidRPr="006543A8">
        <w:rPr>
          <w:rFonts w:ascii="Times New Roman" w:hAnsi="Times New Roman" w:cs="Times New Roman"/>
          <w:sz w:val="24"/>
          <w:szCs w:val="24"/>
        </w:rPr>
        <w:t>landscape</w:t>
      </w:r>
      <w:r w:rsidR="00FE619C" w:rsidRPr="006543A8">
        <w:rPr>
          <w:rFonts w:ascii="Times New Roman" w:hAnsi="Times New Roman" w:cs="Times New Roman"/>
          <w:sz w:val="24"/>
          <w:szCs w:val="24"/>
        </w:rPr>
        <w:t>s within and across seasons (</w:t>
      </w:r>
      <w:r w:rsidR="001F1346" w:rsidRPr="006543A8">
        <w:rPr>
          <w:rFonts w:ascii="Times New Roman" w:hAnsi="Times New Roman" w:cs="Times New Roman"/>
          <w:sz w:val="24"/>
          <w:szCs w:val="24"/>
        </w:rPr>
        <w:t>Cooper et al. 2019</w:t>
      </w:r>
      <w:r w:rsidR="00025DF1" w:rsidRPr="006543A8">
        <w:rPr>
          <w:rFonts w:ascii="Times New Roman" w:hAnsi="Times New Roman" w:cs="Times New Roman"/>
          <w:sz w:val="24"/>
          <w:szCs w:val="24"/>
        </w:rPr>
        <w:t>;</w:t>
      </w:r>
      <w:r w:rsidR="001F1346" w:rsidRPr="006543A8">
        <w:rPr>
          <w:rFonts w:ascii="Times New Roman" w:hAnsi="Times New Roman" w:cs="Times New Roman"/>
          <w:sz w:val="24"/>
          <w:szCs w:val="24"/>
        </w:rPr>
        <w:t xml:space="preserve"> Strausbaugh et al. 2024</w:t>
      </w:r>
      <w:r w:rsidR="00FE619C" w:rsidRPr="006543A8">
        <w:rPr>
          <w:rFonts w:ascii="Times New Roman" w:hAnsi="Times New Roman" w:cs="Times New Roman"/>
          <w:sz w:val="24"/>
          <w:szCs w:val="24"/>
        </w:rPr>
        <w:t>)</w:t>
      </w:r>
      <w:r w:rsidRPr="006543A8">
        <w:rPr>
          <w:rFonts w:ascii="Times New Roman" w:hAnsi="Times New Roman" w:cs="Times New Roman"/>
          <w:sz w:val="24"/>
          <w:szCs w:val="24"/>
        </w:rPr>
        <w:t xml:space="preserve">. While </w:t>
      </w:r>
      <w:r w:rsidR="00FE619C" w:rsidRPr="006543A8">
        <w:rPr>
          <w:rFonts w:ascii="Times New Roman" w:hAnsi="Times New Roman" w:cs="Times New Roman"/>
          <w:sz w:val="24"/>
          <w:szCs w:val="24"/>
        </w:rPr>
        <w:t>gut content analysis can</w:t>
      </w:r>
      <w:r w:rsidRPr="006543A8">
        <w:rPr>
          <w:rFonts w:ascii="Times New Roman" w:hAnsi="Times New Roman" w:cs="Times New Roman"/>
          <w:sz w:val="24"/>
          <w:szCs w:val="24"/>
        </w:rPr>
        <w:t xml:space="preserve">not directly establish a link between </w:t>
      </w:r>
      <w:r w:rsidR="00FE619C" w:rsidRPr="006543A8">
        <w:rPr>
          <w:rFonts w:ascii="Times New Roman" w:hAnsi="Times New Roman" w:cs="Times New Roman"/>
          <w:sz w:val="24"/>
          <w:szCs w:val="24"/>
        </w:rPr>
        <w:t xml:space="preserve">vector </w:t>
      </w:r>
      <w:r w:rsidRPr="006543A8">
        <w:rPr>
          <w:rFonts w:ascii="Times New Roman" w:hAnsi="Times New Roman" w:cs="Times New Roman"/>
          <w:sz w:val="24"/>
          <w:szCs w:val="24"/>
        </w:rPr>
        <w:t>feeding events and pathogen acquisition</w:t>
      </w:r>
      <w:r w:rsidR="00FE619C" w:rsidRPr="006543A8">
        <w:rPr>
          <w:rFonts w:ascii="Times New Roman" w:hAnsi="Times New Roman" w:cs="Times New Roman"/>
          <w:sz w:val="24"/>
          <w:szCs w:val="24"/>
        </w:rPr>
        <w:t>, integrating gut content analysis</w:t>
      </w:r>
      <w:r w:rsidRPr="006543A8">
        <w:rPr>
          <w:rFonts w:ascii="Times New Roman" w:hAnsi="Times New Roman" w:cs="Times New Roman"/>
          <w:sz w:val="24"/>
          <w:szCs w:val="24"/>
        </w:rPr>
        <w:t xml:space="preserve"> with pathogen incidence data c</w:t>
      </w:r>
      <w:r w:rsidR="00FE619C" w:rsidRPr="006543A8">
        <w:rPr>
          <w:rFonts w:ascii="Times New Roman" w:hAnsi="Times New Roman" w:cs="Times New Roman"/>
          <w:sz w:val="24"/>
          <w:szCs w:val="24"/>
        </w:rPr>
        <w:t>ould</w:t>
      </w:r>
      <w:r w:rsidRPr="006543A8">
        <w:rPr>
          <w:rFonts w:ascii="Times New Roman" w:hAnsi="Times New Roman" w:cs="Times New Roman"/>
          <w:sz w:val="24"/>
          <w:szCs w:val="24"/>
        </w:rPr>
        <w:t xml:space="preserve"> clarify the relationship</w:t>
      </w:r>
      <w:r w:rsidR="00FE619C" w:rsidRPr="006543A8">
        <w:rPr>
          <w:rFonts w:ascii="Times New Roman" w:hAnsi="Times New Roman" w:cs="Times New Roman"/>
          <w:sz w:val="24"/>
          <w:szCs w:val="24"/>
        </w:rPr>
        <w:t>s</w:t>
      </w:r>
      <w:r w:rsidRPr="006543A8">
        <w:rPr>
          <w:rFonts w:ascii="Times New Roman" w:hAnsi="Times New Roman" w:cs="Times New Roman"/>
          <w:sz w:val="24"/>
          <w:szCs w:val="24"/>
        </w:rPr>
        <w:t xml:space="preserve"> between host use and </w:t>
      </w:r>
      <w:r w:rsidR="00FE619C" w:rsidRPr="006543A8">
        <w:rPr>
          <w:rFonts w:ascii="Times New Roman" w:hAnsi="Times New Roman" w:cs="Times New Roman"/>
          <w:sz w:val="24"/>
          <w:szCs w:val="24"/>
        </w:rPr>
        <w:t>pathogen</w:t>
      </w:r>
      <w:r w:rsidRPr="006543A8">
        <w:rPr>
          <w:rFonts w:ascii="Times New Roman" w:hAnsi="Times New Roman" w:cs="Times New Roman"/>
          <w:sz w:val="24"/>
          <w:szCs w:val="24"/>
        </w:rPr>
        <w:t xml:space="preserve"> spread.</w:t>
      </w:r>
      <w:r w:rsidR="004409E0">
        <w:rPr>
          <w:rFonts w:ascii="Times New Roman" w:hAnsi="Times New Roman" w:cs="Times New Roman"/>
          <w:sz w:val="24"/>
          <w:szCs w:val="24"/>
        </w:rPr>
        <w:t xml:space="preserve"> However, relatively few studies have assessed both vector gut content analysis and pathogen incidence</w:t>
      </w:r>
      <w:del w:id="36" w:author="Wagstaff, Camille" w:date="2025-11-26T14:23:00Z" w16du:dateUtc="2025-11-26T22:23:00Z">
        <w:r w:rsidR="004409E0" w:rsidDel="004E1FDC">
          <w:rPr>
            <w:rFonts w:ascii="Times New Roman" w:hAnsi="Times New Roman" w:cs="Times New Roman"/>
            <w:sz w:val="24"/>
            <w:szCs w:val="24"/>
          </w:rPr>
          <w:delText xml:space="preserve"> on various hosts</w:delText>
        </w:r>
      </w:del>
      <w:ins w:id="37" w:author="Wagstaff, Camille" w:date="2025-11-26T14:09:00Z" w16du:dateUtc="2025-11-26T22:09:00Z">
        <w:r w:rsidR="006E5D75">
          <w:rPr>
            <w:rFonts w:ascii="Times New Roman" w:hAnsi="Times New Roman" w:cs="Times New Roman"/>
            <w:sz w:val="24"/>
            <w:szCs w:val="24"/>
          </w:rPr>
          <w:t>, especially</w:t>
        </w:r>
      </w:ins>
      <w:ins w:id="38" w:author="Wagstaff, Camille" w:date="2025-11-26T14:17:00Z" w16du:dateUtc="2025-11-26T22:17:00Z">
        <w:r w:rsidR="00273705">
          <w:rPr>
            <w:rFonts w:ascii="Times New Roman" w:hAnsi="Times New Roman" w:cs="Times New Roman"/>
            <w:sz w:val="24"/>
            <w:szCs w:val="24"/>
          </w:rPr>
          <w:t xml:space="preserve"> for</w:t>
        </w:r>
      </w:ins>
      <w:ins w:id="39" w:author="Wagstaff, Camille" w:date="2025-11-26T14:09:00Z" w16du:dateUtc="2025-11-26T22:09:00Z">
        <w:r w:rsidR="006E5D75">
          <w:rPr>
            <w:rFonts w:ascii="Times New Roman" w:hAnsi="Times New Roman" w:cs="Times New Roman"/>
            <w:sz w:val="24"/>
            <w:szCs w:val="24"/>
          </w:rPr>
          <w:t xml:space="preserve"> </w:t>
        </w:r>
      </w:ins>
      <w:ins w:id="40" w:author="Wagstaff, Camille" w:date="2025-11-26T14:10:00Z" w16du:dateUtc="2025-11-26T22:10:00Z">
        <w:r w:rsidR="006E5D75">
          <w:rPr>
            <w:rFonts w:ascii="Times New Roman" w:hAnsi="Times New Roman" w:cs="Times New Roman"/>
            <w:i/>
            <w:iCs/>
            <w:sz w:val="24"/>
            <w:szCs w:val="24"/>
          </w:rPr>
          <w:lastRenderedPageBreak/>
          <w:t>N. tenellus</w:t>
        </w:r>
      </w:ins>
      <w:r w:rsidR="004409E0">
        <w:rPr>
          <w:rFonts w:ascii="Times New Roman" w:hAnsi="Times New Roman" w:cs="Times New Roman"/>
          <w:sz w:val="24"/>
          <w:szCs w:val="24"/>
        </w:rPr>
        <w:t xml:space="preserve">. </w:t>
      </w:r>
      <w:ins w:id="41" w:author="Wagstaff, Camille" w:date="2025-11-26T14:23:00Z" w16du:dateUtc="2025-11-26T22:23:00Z">
        <w:r w:rsidR="004E1FDC">
          <w:rPr>
            <w:rFonts w:ascii="Times New Roman" w:hAnsi="Times New Roman" w:cs="Times New Roman"/>
            <w:sz w:val="24"/>
            <w:szCs w:val="24"/>
          </w:rPr>
          <w:t>Only t</w:t>
        </w:r>
      </w:ins>
      <w:ins w:id="42" w:author="Wagstaff, Camille" w:date="2025-11-26T14:10:00Z" w16du:dateUtc="2025-11-26T22:10:00Z">
        <w:r w:rsidR="006E5D75">
          <w:rPr>
            <w:rFonts w:ascii="Times New Roman" w:hAnsi="Times New Roman" w:cs="Times New Roman"/>
            <w:sz w:val="24"/>
            <w:szCs w:val="24"/>
          </w:rPr>
          <w:t>wo pr</w:t>
        </w:r>
      </w:ins>
      <w:ins w:id="43" w:author="Wagstaff, Camille" w:date="2025-11-26T14:01:00Z" w16du:dateUtc="2025-11-26T22:01:00Z">
        <w:r w:rsidR="00174C35">
          <w:rPr>
            <w:rFonts w:ascii="Times New Roman" w:hAnsi="Times New Roman" w:cs="Times New Roman"/>
            <w:sz w:val="24"/>
            <w:szCs w:val="24"/>
          </w:rPr>
          <w:t xml:space="preserve">evious studies have determined gut contents of </w:t>
        </w:r>
        <w:r w:rsidR="00174C35">
          <w:rPr>
            <w:rFonts w:ascii="Times New Roman" w:hAnsi="Times New Roman" w:cs="Times New Roman"/>
            <w:i/>
            <w:iCs/>
            <w:sz w:val="24"/>
            <w:szCs w:val="24"/>
          </w:rPr>
          <w:t>N. tenellus</w:t>
        </w:r>
      </w:ins>
      <w:ins w:id="44" w:author="Wagstaff, Camille" w:date="2025-11-26T14:10:00Z" w16du:dateUtc="2025-11-26T22:10:00Z">
        <w:r w:rsidR="006E5D75">
          <w:rPr>
            <w:rFonts w:ascii="Times New Roman" w:hAnsi="Times New Roman" w:cs="Times New Roman"/>
            <w:i/>
            <w:iCs/>
            <w:sz w:val="24"/>
            <w:szCs w:val="24"/>
          </w:rPr>
          <w:t xml:space="preserve">, </w:t>
        </w:r>
        <w:r w:rsidR="006E5D75">
          <w:rPr>
            <w:rFonts w:ascii="Times New Roman" w:hAnsi="Times New Roman" w:cs="Times New Roman"/>
            <w:sz w:val="24"/>
            <w:szCs w:val="24"/>
          </w:rPr>
          <w:t>one</w:t>
        </w:r>
      </w:ins>
      <w:ins w:id="45" w:author="Wagstaff, Camille" w:date="2025-11-26T14:01:00Z" w16du:dateUtc="2025-11-26T22:01:00Z">
        <w:r w:rsidR="00174C35">
          <w:rPr>
            <w:rFonts w:ascii="Times New Roman" w:hAnsi="Times New Roman" w:cs="Times New Roman"/>
            <w:i/>
            <w:iCs/>
            <w:sz w:val="24"/>
            <w:szCs w:val="24"/>
          </w:rPr>
          <w:t xml:space="preserve"> </w:t>
        </w:r>
      </w:ins>
      <w:ins w:id="46" w:author="Wagstaff, Camille" w:date="2025-11-26T14:16:00Z" w16du:dateUtc="2025-11-26T22:16:00Z">
        <w:r w:rsidR="00273705">
          <w:rPr>
            <w:rFonts w:ascii="Times New Roman" w:hAnsi="Times New Roman" w:cs="Times New Roman"/>
            <w:sz w:val="24"/>
            <w:szCs w:val="24"/>
          </w:rPr>
          <w:t xml:space="preserve">study </w:t>
        </w:r>
      </w:ins>
      <w:ins w:id="47" w:author="Wagstaff, Camille" w:date="2025-11-26T14:01:00Z" w16du:dateUtc="2025-11-26T22:01:00Z">
        <w:r w:rsidR="00174C35">
          <w:rPr>
            <w:rFonts w:ascii="Times New Roman" w:hAnsi="Times New Roman" w:cs="Times New Roman"/>
            <w:sz w:val="24"/>
            <w:szCs w:val="24"/>
          </w:rPr>
          <w:t>from Washington</w:t>
        </w:r>
      </w:ins>
      <w:ins w:id="48" w:author="Wagstaff, Camille" w:date="2025-11-26T14:10:00Z" w16du:dateUtc="2025-11-26T22:10:00Z">
        <w:r w:rsidR="006E5D75">
          <w:rPr>
            <w:rFonts w:ascii="Times New Roman" w:hAnsi="Times New Roman" w:cs="Times New Roman"/>
            <w:sz w:val="24"/>
            <w:szCs w:val="24"/>
          </w:rPr>
          <w:t xml:space="preserve"> test</w:t>
        </w:r>
      </w:ins>
      <w:ins w:id="49" w:author="Wagstaff, Camille" w:date="2025-11-26T14:16:00Z" w16du:dateUtc="2025-11-26T22:16:00Z">
        <w:r w:rsidR="00273705">
          <w:rPr>
            <w:rFonts w:ascii="Times New Roman" w:hAnsi="Times New Roman" w:cs="Times New Roman"/>
            <w:sz w:val="24"/>
            <w:szCs w:val="24"/>
          </w:rPr>
          <w:t>ed</w:t>
        </w:r>
      </w:ins>
      <w:ins w:id="50" w:author="Wagstaff, Camille" w:date="2025-11-26T14:10:00Z" w16du:dateUtc="2025-11-26T22:10:00Z">
        <w:r w:rsidR="006E5D75">
          <w:rPr>
            <w:rFonts w:ascii="Times New Roman" w:hAnsi="Times New Roman" w:cs="Times New Roman"/>
            <w:sz w:val="24"/>
            <w:szCs w:val="24"/>
          </w:rPr>
          <w:t xml:space="preserve"> for</w:t>
        </w:r>
      </w:ins>
      <w:ins w:id="51" w:author="Wagstaff, Camille" w:date="2025-11-26T14:14:00Z" w16du:dateUtc="2025-11-26T22:14:00Z">
        <w:r w:rsidR="00273705">
          <w:rPr>
            <w:rFonts w:ascii="Times New Roman" w:hAnsi="Times New Roman" w:cs="Times New Roman"/>
            <w:sz w:val="24"/>
            <w:szCs w:val="24"/>
          </w:rPr>
          <w:t xml:space="preserve"> </w:t>
        </w:r>
      </w:ins>
      <w:ins w:id="52" w:author="Wagstaff, Camille" w:date="2025-12-04T11:30:00Z" w16du:dateUtc="2025-12-04T19:30:00Z">
        <w:r w:rsidR="00C338F1">
          <w:rPr>
            <w:rFonts w:ascii="Times New Roman" w:hAnsi="Times New Roman" w:cs="Times New Roman"/>
            <w:sz w:val="24"/>
            <w:szCs w:val="24"/>
          </w:rPr>
          <w:t>‘</w:t>
        </w:r>
      </w:ins>
      <w:ins w:id="53" w:author="Wagstaff, Camille" w:date="2025-11-26T14:15:00Z" w16du:dateUtc="2025-11-26T22:15:00Z">
        <w:r w:rsidR="00273705" w:rsidRPr="00273705">
          <w:rPr>
            <w:rFonts w:ascii="Times New Roman" w:hAnsi="Times New Roman" w:cs="Times New Roman"/>
            <w:i/>
            <w:iCs/>
            <w:sz w:val="24"/>
            <w:szCs w:val="24"/>
            <w:rPrChange w:id="54" w:author="Wagstaff, Camille" w:date="2025-11-26T14:15:00Z" w16du:dateUtc="2025-11-26T22:15:00Z">
              <w:rPr>
                <w:rFonts w:ascii="Times New Roman" w:hAnsi="Times New Roman" w:cs="Times New Roman"/>
                <w:sz w:val="24"/>
                <w:szCs w:val="24"/>
              </w:rPr>
            </w:rPrChange>
          </w:rPr>
          <w:t xml:space="preserve">Candidatus </w:t>
        </w:r>
      </w:ins>
      <w:ins w:id="55" w:author="Wagstaff, Camille" w:date="2025-11-26T14:14:00Z" w16du:dateUtc="2025-11-26T22:14:00Z">
        <w:r w:rsidR="00273705" w:rsidRPr="00C338F1">
          <w:rPr>
            <w:rFonts w:ascii="Times New Roman" w:hAnsi="Times New Roman" w:cs="Times New Roman"/>
            <w:sz w:val="24"/>
            <w:szCs w:val="24"/>
          </w:rPr>
          <w:t xml:space="preserve">Phytoplasma </w:t>
        </w:r>
        <w:proofErr w:type="spellStart"/>
        <w:r w:rsidR="00273705" w:rsidRPr="00C338F1">
          <w:rPr>
            <w:rFonts w:ascii="Times New Roman" w:hAnsi="Times New Roman" w:cs="Times New Roman"/>
            <w:sz w:val="24"/>
            <w:szCs w:val="24"/>
          </w:rPr>
          <w:t>trifolii</w:t>
        </w:r>
      </w:ins>
      <w:proofErr w:type="spellEnd"/>
      <w:ins w:id="56" w:author="Wagstaff, Camille" w:date="2025-12-04T11:30:00Z" w16du:dateUtc="2025-12-04T19:30:00Z">
        <w:r w:rsidR="00C338F1" w:rsidRPr="00C338F1">
          <w:rPr>
            <w:rFonts w:ascii="Times New Roman" w:hAnsi="Times New Roman" w:cs="Times New Roman"/>
            <w:sz w:val="24"/>
            <w:szCs w:val="24"/>
            <w:rPrChange w:id="57" w:author="Wagstaff, Camille" w:date="2025-12-04T11:30:00Z" w16du:dateUtc="2025-12-04T19:30:00Z">
              <w:rPr>
                <w:rFonts w:ascii="Times New Roman" w:hAnsi="Times New Roman" w:cs="Times New Roman"/>
                <w:i/>
                <w:iCs/>
                <w:sz w:val="24"/>
                <w:szCs w:val="24"/>
              </w:rPr>
            </w:rPrChange>
          </w:rPr>
          <w:t>’</w:t>
        </w:r>
      </w:ins>
      <w:ins w:id="58" w:author="Wagstaff, Camille" w:date="2025-11-26T14:15:00Z" w16du:dateUtc="2025-11-26T22:15:00Z">
        <w:r w:rsidR="00273705">
          <w:rPr>
            <w:rFonts w:ascii="Times New Roman" w:hAnsi="Times New Roman" w:cs="Times New Roman"/>
            <w:sz w:val="24"/>
            <w:szCs w:val="24"/>
          </w:rPr>
          <w:t xml:space="preserve"> (</w:t>
        </w:r>
      </w:ins>
      <w:ins w:id="59" w:author="Wagstaff, Camille" w:date="2025-12-04T11:30:00Z" w16du:dateUtc="2025-12-04T19:30:00Z">
        <w:r w:rsidR="00C338F1">
          <w:rPr>
            <w:rFonts w:ascii="Times New Roman" w:hAnsi="Times New Roman" w:cs="Times New Roman"/>
            <w:i/>
            <w:iCs/>
            <w:sz w:val="24"/>
            <w:szCs w:val="24"/>
          </w:rPr>
          <w:t>C</w:t>
        </w:r>
        <w:r w:rsidR="00C338F1" w:rsidRPr="00C338F1">
          <w:rPr>
            <w:rFonts w:ascii="Times New Roman" w:hAnsi="Times New Roman" w:cs="Times New Roman"/>
            <w:sz w:val="24"/>
            <w:szCs w:val="24"/>
            <w:rPrChange w:id="60" w:author="Wagstaff, Camille" w:date="2025-12-04T11:31:00Z" w16du:dateUtc="2025-12-04T19:31:00Z">
              <w:rPr>
                <w:rFonts w:ascii="Times New Roman" w:hAnsi="Times New Roman" w:cs="Times New Roman"/>
                <w:i/>
                <w:iCs/>
                <w:sz w:val="24"/>
                <w:szCs w:val="24"/>
              </w:rPr>
            </w:rPrChange>
          </w:rPr>
          <w:t>Pt</w:t>
        </w:r>
      </w:ins>
      <w:ins w:id="61" w:author="Wagstaff, Camille" w:date="2025-11-26T14:16:00Z" w16du:dateUtc="2025-11-26T22:16:00Z">
        <w:r w:rsidR="00273705">
          <w:rPr>
            <w:rFonts w:ascii="Times New Roman" w:hAnsi="Times New Roman" w:cs="Times New Roman"/>
            <w:sz w:val="24"/>
            <w:szCs w:val="24"/>
          </w:rPr>
          <w:t>)</w:t>
        </w:r>
      </w:ins>
      <w:ins w:id="62" w:author="Wagstaff, Camille" w:date="2025-12-04T11:29:00Z" w16du:dateUtc="2025-12-04T19:29:00Z">
        <w:r w:rsidR="00C338F1">
          <w:rPr>
            <w:rFonts w:ascii="Times New Roman" w:hAnsi="Times New Roman" w:cs="Times New Roman"/>
            <w:sz w:val="24"/>
            <w:szCs w:val="24"/>
          </w:rPr>
          <w:t xml:space="preserve"> (</w:t>
        </w:r>
        <w:r w:rsidR="00C338F1" w:rsidRPr="006543A8">
          <w:rPr>
            <w:rFonts w:ascii="Times New Roman" w:hAnsi="Times New Roman" w:cs="Times New Roman"/>
            <w:sz w:val="24"/>
            <w:szCs w:val="24"/>
          </w:rPr>
          <w:t xml:space="preserve">Cooper </w:t>
        </w:r>
        <w:r w:rsidR="00C338F1">
          <w:rPr>
            <w:rFonts w:ascii="Times New Roman" w:hAnsi="Times New Roman" w:cs="Times New Roman"/>
            <w:sz w:val="24"/>
            <w:szCs w:val="24"/>
          </w:rPr>
          <w:t>e</w:t>
        </w:r>
        <w:r w:rsidR="00C338F1" w:rsidRPr="006543A8">
          <w:rPr>
            <w:rFonts w:ascii="Times New Roman" w:hAnsi="Times New Roman" w:cs="Times New Roman"/>
            <w:sz w:val="24"/>
            <w:szCs w:val="24"/>
          </w:rPr>
          <w:t>t al. 2022</w:t>
        </w:r>
        <w:r w:rsidR="00C338F1">
          <w:rPr>
            <w:rFonts w:ascii="Times New Roman" w:hAnsi="Times New Roman" w:cs="Times New Roman"/>
            <w:sz w:val="24"/>
            <w:szCs w:val="24"/>
          </w:rPr>
          <w:t>)</w:t>
        </w:r>
      </w:ins>
      <w:ins w:id="63" w:author="Wagstaff, Camille" w:date="2025-11-26T14:16:00Z" w16du:dateUtc="2025-11-26T22:16:00Z">
        <w:r w:rsidR="00273705">
          <w:rPr>
            <w:rFonts w:ascii="Times New Roman" w:hAnsi="Times New Roman" w:cs="Times New Roman"/>
            <w:sz w:val="24"/>
            <w:szCs w:val="24"/>
          </w:rPr>
          <w:t xml:space="preserve"> </w:t>
        </w:r>
      </w:ins>
      <w:ins w:id="64" w:author="Wagstaff, Camille" w:date="2025-11-26T14:01:00Z" w16du:dateUtc="2025-11-26T22:01:00Z">
        <w:r w:rsidR="00174C35">
          <w:rPr>
            <w:rFonts w:ascii="Times New Roman" w:hAnsi="Times New Roman" w:cs="Times New Roman"/>
            <w:sz w:val="24"/>
            <w:szCs w:val="24"/>
          </w:rPr>
          <w:t xml:space="preserve">and </w:t>
        </w:r>
      </w:ins>
      <w:ins w:id="65" w:author="Wagstaff, Camille" w:date="2025-11-26T14:14:00Z" w16du:dateUtc="2025-11-26T22:14:00Z">
        <w:r w:rsidR="00273705">
          <w:rPr>
            <w:rFonts w:ascii="Times New Roman" w:hAnsi="Times New Roman" w:cs="Times New Roman"/>
            <w:sz w:val="24"/>
            <w:szCs w:val="24"/>
          </w:rPr>
          <w:t>one</w:t>
        </w:r>
      </w:ins>
      <w:ins w:id="66" w:author="Wagstaff, Camille" w:date="2025-11-26T14:16:00Z" w16du:dateUtc="2025-11-26T22:16:00Z">
        <w:r w:rsidR="00273705">
          <w:rPr>
            <w:rFonts w:ascii="Times New Roman" w:hAnsi="Times New Roman" w:cs="Times New Roman"/>
            <w:sz w:val="24"/>
            <w:szCs w:val="24"/>
          </w:rPr>
          <w:t xml:space="preserve"> study</w:t>
        </w:r>
      </w:ins>
      <w:ins w:id="67" w:author="Wagstaff, Camille" w:date="2025-11-26T14:14:00Z" w16du:dateUtc="2025-11-26T22:14:00Z">
        <w:r w:rsidR="00273705">
          <w:rPr>
            <w:rFonts w:ascii="Times New Roman" w:hAnsi="Times New Roman" w:cs="Times New Roman"/>
            <w:sz w:val="24"/>
            <w:szCs w:val="24"/>
          </w:rPr>
          <w:t xml:space="preserve"> f</w:t>
        </w:r>
      </w:ins>
      <w:ins w:id="68" w:author="Wagstaff, Camille" w:date="2025-11-26T14:16:00Z" w16du:dateUtc="2025-11-26T22:16:00Z">
        <w:r w:rsidR="00273705">
          <w:rPr>
            <w:rFonts w:ascii="Times New Roman" w:hAnsi="Times New Roman" w:cs="Times New Roman"/>
            <w:sz w:val="24"/>
            <w:szCs w:val="24"/>
          </w:rPr>
          <w:t>rom</w:t>
        </w:r>
      </w:ins>
      <w:ins w:id="69" w:author="Wagstaff, Camille" w:date="2025-11-26T14:14:00Z" w16du:dateUtc="2025-11-26T22:14:00Z">
        <w:r w:rsidR="00273705">
          <w:rPr>
            <w:rFonts w:ascii="Times New Roman" w:hAnsi="Times New Roman" w:cs="Times New Roman"/>
            <w:sz w:val="24"/>
            <w:szCs w:val="24"/>
          </w:rPr>
          <w:t xml:space="preserve"> </w:t>
        </w:r>
      </w:ins>
      <w:ins w:id="70" w:author="Wagstaff, Camille" w:date="2025-11-26T14:01:00Z" w16du:dateUtc="2025-11-26T22:01:00Z">
        <w:r w:rsidR="00174C35">
          <w:rPr>
            <w:rFonts w:ascii="Times New Roman" w:hAnsi="Times New Roman" w:cs="Times New Roman"/>
            <w:sz w:val="24"/>
            <w:szCs w:val="24"/>
          </w:rPr>
          <w:t>Idaho</w:t>
        </w:r>
      </w:ins>
      <w:ins w:id="71" w:author="Wagstaff, Camille" w:date="2025-11-26T14:14:00Z" w16du:dateUtc="2025-11-26T22:14:00Z">
        <w:r w:rsidR="00273705">
          <w:rPr>
            <w:rFonts w:ascii="Times New Roman" w:hAnsi="Times New Roman" w:cs="Times New Roman"/>
            <w:sz w:val="24"/>
            <w:szCs w:val="24"/>
          </w:rPr>
          <w:t xml:space="preserve"> test</w:t>
        </w:r>
      </w:ins>
      <w:ins w:id="72" w:author="Wagstaff, Camille" w:date="2025-11-26T14:16:00Z" w16du:dateUtc="2025-11-26T22:16:00Z">
        <w:r w:rsidR="00273705">
          <w:rPr>
            <w:rFonts w:ascii="Times New Roman" w:hAnsi="Times New Roman" w:cs="Times New Roman"/>
            <w:sz w:val="24"/>
            <w:szCs w:val="24"/>
          </w:rPr>
          <w:t>ed</w:t>
        </w:r>
      </w:ins>
      <w:ins w:id="73" w:author="Wagstaff, Camille" w:date="2025-11-26T14:14:00Z" w16du:dateUtc="2025-11-26T22:14:00Z">
        <w:r w:rsidR="00273705">
          <w:rPr>
            <w:rFonts w:ascii="Times New Roman" w:hAnsi="Times New Roman" w:cs="Times New Roman"/>
            <w:sz w:val="24"/>
            <w:szCs w:val="24"/>
          </w:rPr>
          <w:t xml:space="preserve"> for </w:t>
        </w:r>
      </w:ins>
      <w:ins w:id="74" w:author="Wagstaff, Camille" w:date="2025-12-04T11:29:00Z" w16du:dateUtc="2025-12-04T19:29:00Z">
        <w:r w:rsidR="00C338F1">
          <w:rPr>
            <w:rFonts w:ascii="Times New Roman" w:hAnsi="Times New Roman" w:cs="Times New Roman"/>
            <w:i/>
            <w:iCs/>
            <w:sz w:val="24"/>
            <w:szCs w:val="24"/>
          </w:rPr>
          <w:t>b</w:t>
        </w:r>
      </w:ins>
      <w:ins w:id="75" w:author="Wagstaff, Camille" w:date="2025-11-26T14:14:00Z" w16du:dateUtc="2025-11-26T22:14:00Z">
        <w:r w:rsidR="00273705" w:rsidRPr="006543A8">
          <w:rPr>
            <w:rFonts w:ascii="Times New Roman" w:hAnsi="Times New Roman" w:cs="Times New Roman"/>
            <w:i/>
            <w:iCs/>
            <w:sz w:val="24"/>
            <w:szCs w:val="24"/>
          </w:rPr>
          <w:t>eet curly top virus</w:t>
        </w:r>
      </w:ins>
      <w:ins w:id="76" w:author="Wagstaff, Camille" w:date="2025-11-26T14:16:00Z" w16du:dateUtc="2025-11-26T22:16:00Z">
        <w:r w:rsidR="00273705">
          <w:rPr>
            <w:rFonts w:ascii="Times New Roman" w:hAnsi="Times New Roman" w:cs="Times New Roman"/>
            <w:i/>
            <w:iCs/>
            <w:sz w:val="24"/>
            <w:szCs w:val="24"/>
          </w:rPr>
          <w:t xml:space="preserve"> </w:t>
        </w:r>
        <w:r w:rsidR="00273705">
          <w:rPr>
            <w:rFonts w:ascii="Times New Roman" w:hAnsi="Times New Roman" w:cs="Times New Roman"/>
            <w:sz w:val="24"/>
            <w:szCs w:val="24"/>
          </w:rPr>
          <w:t>(BCTV)</w:t>
        </w:r>
      </w:ins>
      <w:ins w:id="77" w:author="Wagstaff, Camille" w:date="2025-11-26T14:25:00Z" w16du:dateUtc="2025-11-26T22:25:00Z">
        <w:r w:rsidR="004E1FDC">
          <w:rPr>
            <w:rFonts w:ascii="Times New Roman" w:hAnsi="Times New Roman" w:cs="Times New Roman"/>
            <w:sz w:val="24"/>
            <w:szCs w:val="24"/>
          </w:rPr>
          <w:t xml:space="preserve"> </w:t>
        </w:r>
      </w:ins>
      <w:ins w:id="78" w:author="Wagstaff, Camille" w:date="2025-12-04T11:29:00Z" w16du:dateUtc="2025-12-04T19:29:00Z">
        <w:r w:rsidR="00C338F1">
          <w:rPr>
            <w:rFonts w:ascii="Times New Roman" w:hAnsi="Times New Roman" w:cs="Times New Roman"/>
            <w:sz w:val="24"/>
            <w:szCs w:val="24"/>
          </w:rPr>
          <w:t>(</w:t>
        </w:r>
      </w:ins>
      <w:ins w:id="79" w:author="Wagstaff, Camille" w:date="2025-11-26T14:25:00Z" w16du:dateUtc="2025-11-26T22:25:00Z">
        <w:r w:rsidR="004E1FDC" w:rsidRPr="006543A8">
          <w:rPr>
            <w:rFonts w:ascii="Times New Roman" w:hAnsi="Times New Roman" w:cs="Times New Roman"/>
            <w:sz w:val="24"/>
            <w:szCs w:val="24"/>
          </w:rPr>
          <w:t>Strausbaugh et al. 2024)</w:t>
        </w:r>
      </w:ins>
      <w:ins w:id="80" w:author="Wagstaff, Camille" w:date="2025-11-26T14:16:00Z" w16du:dateUtc="2025-11-26T22:16:00Z">
        <w:r w:rsidR="00273705">
          <w:rPr>
            <w:rFonts w:ascii="Times New Roman" w:hAnsi="Times New Roman" w:cs="Times New Roman"/>
            <w:sz w:val="24"/>
            <w:szCs w:val="24"/>
          </w:rPr>
          <w:t xml:space="preserve">. This study will be the first to test for both pathogens </w:t>
        </w:r>
      </w:ins>
      <w:ins w:id="81" w:author="Wagstaff, Camille" w:date="2025-12-04T11:29:00Z" w16du:dateUtc="2025-12-04T19:29:00Z">
        <w:r w:rsidR="00C338F1">
          <w:rPr>
            <w:rFonts w:ascii="Times New Roman" w:hAnsi="Times New Roman" w:cs="Times New Roman"/>
            <w:sz w:val="24"/>
            <w:szCs w:val="24"/>
          </w:rPr>
          <w:t>and</w:t>
        </w:r>
      </w:ins>
      <w:ins w:id="82" w:author="Wagstaff, Camille" w:date="2025-11-26T14:17:00Z" w16du:dateUtc="2025-11-26T22:17:00Z">
        <w:r w:rsidR="00273705">
          <w:rPr>
            <w:rFonts w:ascii="Times New Roman" w:hAnsi="Times New Roman" w:cs="Times New Roman"/>
            <w:sz w:val="24"/>
            <w:szCs w:val="24"/>
          </w:rPr>
          <w:t xml:space="preserve"> include testing of </w:t>
        </w:r>
        <w:proofErr w:type="spellStart"/>
        <w:r w:rsidR="00273705" w:rsidRPr="006543A8">
          <w:rPr>
            <w:rFonts w:ascii="Times New Roman" w:hAnsi="Times New Roman" w:cs="Times New Roman"/>
            <w:i/>
            <w:iCs/>
            <w:sz w:val="24"/>
            <w:szCs w:val="24"/>
          </w:rPr>
          <w:t>Spiroplasma</w:t>
        </w:r>
        <w:proofErr w:type="spellEnd"/>
        <w:r w:rsidR="00273705" w:rsidRPr="006543A8">
          <w:rPr>
            <w:rFonts w:ascii="Times New Roman" w:hAnsi="Times New Roman" w:cs="Times New Roman"/>
            <w:i/>
            <w:iCs/>
            <w:sz w:val="24"/>
            <w:szCs w:val="24"/>
          </w:rPr>
          <w:t xml:space="preserve"> citri</w:t>
        </w:r>
        <w:r w:rsidR="00273705" w:rsidRPr="006543A8">
          <w:rPr>
            <w:rFonts w:ascii="Times New Roman" w:hAnsi="Times New Roman" w:cs="Times New Roman"/>
            <w:sz w:val="24"/>
            <w:szCs w:val="24"/>
          </w:rPr>
          <w:t xml:space="preserve"> (</w:t>
        </w:r>
        <w:r w:rsidR="00273705" w:rsidRPr="006543A8">
          <w:rPr>
            <w:rFonts w:ascii="Times New Roman" w:hAnsi="Times New Roman" w:cs="Times New Roman"/>
            <w:i/>
            <w:iCs/>
            <w:sz w:val="24"/>
            <w:szCs w:val="24"/>
          </w:rPr>
          <w:t>S. citri</w:t>
        </w:r>
        <w:r w:rsidR="00273705" w:rsidRPr="006543A8">
          <w:rPr>
            <w:rFonts w:ascii="Times New Roman" w:hAnsi="Times New Roman" w:cs="Times New Roman"/>
            <w:sz w:val="24"/>
            <w:szCs w:val="24"/>
          </w:rPr>
          <w:t>)</w:t>
        </w:r>
      </w:ins>
      <w:ins w:id="83" w:author="Wagstaff, Camille" w:date="2025-11-26T14:23:00Z" w16du:dateUtc="2025-11-26T22:23:00Z">
        <w:r w:rsidR="004E1FDC">
          <w:rPr>
            <w:rFonts w:ascii="Times New Roman" w:hAnsi="Times New Roman" w:cs="Times New Roman"/>
            <w:sz w:val="24"/>
            <w:szCs w:val="24"/>
          </w:rPr>
          <w:t>.</w:t>
        </w:r>
      </w:ins>
    </w:p>
    <w:p w14:paraId="067A6987" w14:textId="2629B215" w:rsidR="00B472FC" w:rsidRPr="006543A8" w:rsidRDefault="00B472FC" w:rsidP="002A22D6">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The ecology of many insect vectors, such as the beet leafhopper (</w:t>
      </w:r>
      <w:proofErr w:type="spellStart"/>
      <w:r w:rsidR="005A2B3C" w:rsidRPr="006543A8">
        <w:rPr>
          <w:rFonts w:ascii="Times New Roman" w:hAnsi="Times New Roman" w:cs="Times New Roman"/>
          <w:i/>
          <w:iCs/>
          <w:sz w:val="24"/>
          <w:szCs w:val="24"/>
        </w:rPr>
        <w:t>Neoaliturus</w:t>
      </w:r>
      <w:proofErr w:type="spellEnd"/>
      <w:r w:rsidR="003C4159" w:rsidRPr="006543A8">
        <w:rPr>
          <w:rFonts w:ascii="Times New Roman" w:hAnsi="Times New Roman" w:cs="Times New Roman"/>
          <w:i/>
          <w:iCs/>
          <w:sz w:val="24"/>
          <w:szCs w:val="24"/>
        </w:rPr>
        <w:t xml:space="preserve"> tenellus</w:t>
      </w:r>
      <w:r w:rsidR="003C4159" w:rsidRPr="006543A8">
        <w:rPr>
          <w:rFonts w:ascii="Times New Roman" w:hAnsi="Times New Roman" w:cs="Times New Roman"/>
          <w:sz w:val="24"/>
          <w:szCs w:val="24"/>
        </w:rPr>
        <w:t xml:space="preserve"> Baker</w:t>
      </w:r>
      <w:r w:rsidRPr="006543A8">
        <w:rPr>
          <w:rFonts w:ascii="Times New Roman" w:hAnsi="Times New Roman" w:cs="Times New Roman"/>
          <w:sz w:val="24"/>
          <w:szCs w:val="24"/>
        </w:rPr>
        <w:t xml:space="preserve">; </w:t>
      </w:r>
      <w:r w:rsidR="003C4159" w:rsidRPr="006543A8">
        <w:rPr>
          <w:rFonts w:ascii="Times New Roman" w:hAnsi="Times New Roman" w:cs="Times New Roman"/>
          <w:sz w:val="24"/>
          <w:szCs w:val="24"/>
        </w:rPr>
        <w:t>Hemiptera: Cicadellidae)</w:t>
      </w:r>
      <w:ins w:id="84" w:author="Wagstaff, Camille" w:date="2025-12-04T11:33:00Z" w16du:dateUtc="2025-12-04T19:33:00Z">
        <w:r w:rsidR="00C338F1">
          <w:rPr>
            <w:rFonts w:ascii="Times New Roman" w:hAnsi="Times New Roman" w:cs="Times New Roman"/>
            <w:sz w:val="24"/>
            <w:szCs w:val="24"/>
          </w:rPr>
          <w:t xml:space="preserve"> (previously known as </w:t>
        </w:r>
        <w:proofErr w:type="spellStart"/>
        <w:r w:rsidR="00C338F1" w:rsidRPr="00C338F1">
          <w:rPr>
            <w:rFonts w:ascii="Times New Roman" w:hAnsi="Times New Roman" w:cs="Times New Roman"/>
            <w:i/>
            <w:iCs/>
            <w:sz w:val="24"/>
            <w:szCs w:val="24"/>
            <w:rPrChange w:id="85" w:author="Wagstaff, Camille" w:date="2025-12-04T11:33:00Z" w16du:dateUtc="2025-12-04T19:33:00Z">
              <w:rPr>
                <w:rFonts w:ascii="Times New Roman" w:hAnsi="Times New Roman" w:cs="Times New Roman"/>
                <w:sz w:val="24"/>
                <w:szCs w:val="24"/>
              </w:rPr>
            </w:rPrChange>
          </w:rPr>
          <w:t>Circulifer</w:t>
        </w:r>
        <w:proofErr w:type="spellEnd"/>
        <w:r w:rsidR="00C338F1" w:rsidRPr="00C338F1">
          <w:rPr>
            <w:rFonts w:ascii="Times New Roman" w:hAnsi="Times New Roman" w:cs="Times New Roman"/>
            <w:i/>
            <w:iCs/>
            <w:sz w:val="24"/>
            <w:szCs w:val="24"/>
            <w:rPrChange w:id="86" w:author="Wagstaff, Camille" w:date="2025-12-04T11:33:00Z" w16du:dateUtc="2025-12-04T19:33:00Z">
              <w:rPr>
                <w:rFonts w:ascii="Times New Roman" w:hAnsi="Times New Roman" w:cs="Times New Roman"/>
                <w:sz w:val="24"/>
                <w:szCs w:val="24"/>
              </w:rPr>
            </w:rPrChange>
          </w:rPr>
          <w:t xml:space="preserve"> tenellus</w:t>
        </w:r>
        <w:r w:rsidR="00C338F1">
          <w:rPr>
            <w:rFonts w:ascii="Times New Roman" w:hAnsi="Times New Roman" w:cs="Times New Roman"/>
            <w:sz w:val="24"/>
            <w:szCs w:val="24"/>
          </w:rPr>
          <w:t>)</w:t>
        </w:r>
      </w:ins>
      <w:r w:rsidRPr="006543A8">
        <w:rPr>
          <w:rFonts w:ascii="Times New Roman" w:hAnsi="Times New Roman" w:cs="Times New Roman"/>
          <w:sz w:val="24"/>
          <w:szCs w:val="24"/>
        </w:rPr>
        <w:t xml:space="preserve">, is </w:t>
      </w:r>
      <w:r w:rsidR="00852AD6" w:rsidRPr="006543A8">
        <w:rPr>
          <w:rFonts w:ascii="Times New Roman" w:hAnsi="Times New Roman" w:cs="Times New Roman"/>
          <w:sz w:val="24"/>
          <w:szCs w:val="24"/>
        </w:rPr>
        <w:t xml:space="preserve">often </w:t>
      </w:r>
      <w:r w:rsidRPr="006543A8">
        <w:rPr>
          <w:rFonts w:ascii="Times New Roman" w:hAnsi="Times New Roman" w:cs="Times New Roman"/>
          <w:sz w:val="24"/>
          <w:szCs w:val="24"/>
        </w:rPr>
        <w:t>largely based on natural history surveys or structured surveys of agricultural systems (</w:t>
      </w:r>
      <w:r w:rsidR="00685FA8" w:rsidRPr="006543A8">
        <w:rPr>
          <w:rFonts w:ascii="Times New Roman" w:hAnsi="Times New Roman" w:cs="Times New Roman"/>
          <w:sz w:val="24"/>
          <w:szCs w:val="24"/>
        </w:rPr>
        <w:t>Brewster and Allen 1997</w:t>
      </w:r>
      <w:r w:rsidR="00025DF1" w:rsidRPr="006543A8">
        <w:rPr>
          <w:rFonts w:ascii="Times New Roman" w:hAnsi="Times New Roman" w:cs="Times New Roman"/>
          <w:sz w:val="24"/>
          <w:szCs w:val="24"/>
        </w:rPr>
        <w:t xml:space="preserve">; </w:t>
      </w:r>
      <w:r w:rsidR="00685FA8" w:rsidRPr="006543A8">
        <w:rPr>
          <w:rFonts w:ascii="Times New Roman" w:hAnsi="Times New Roman" w:cs="Times New Roman"/>
          <w:sz w:val="24"/>
          <w:szCs w:val="24"/>
        </w:rPr>
        <w:t>Damos 2015</w:t>
      </w:r>
      <w:r w:rsidR="00025DF1" w:rsidRPr="006543A8">
        <w:rPr>
          <w:rFonts w:ascii="Times New Roman" w:hAnsi="Times New Roman" w:cs="Times New Roman"/>
          <w:sz w:val="24"/>
          <w:szCs w:val="24"/>
        </w:rPr>
        <w:t xml:space="preserve">; </w:t>
      </w:r>
      <w:proofErr w:type="spellStart"/>
      <w:r w:rsidR="00685FA8" w:rsidRPr="006543A8">
        <w:rPr>
          <w:rFonts w:ascii="Times New Roman" w:hAnsi="Times New Roman" w:cs="Times New Roman"/>
          <w:sz w:val="24"/>
          <w:szCs w:val="24"/>
        </w:rPr>
        <w:t>Wohleb</w:t>
      </w:r>
      <w:proofErr w:type="spellEnd"/>
      <w:r w:rsidR="00685FA8" w:rsidRPr="006543A8">
        <w:rPr>
          <w:rFonts w:ascii="Times New Roman" w:hAnsi="Times New Roman" w:cs="Times New Roman"/>
          <w:sz w:val="24"/>
          <w:szCs w:val="24"/>
        </w:rPr>
        <w:t xml:space="preserve"> et al. 2021). </w:t>
      </w:r>
      <w:r w:rsidRPr="006543A8">
        <w:rPr>
          <w:rFonts w:ascii="Times New Roman" w:hAnsi="Times New Roman" w:cs="Times New Roman"/>
          <w:sz w:val="24"/>
          <w:szCs w:val="24"/>
        </w:rPr>
        <w:t>However, for many vectors, the plant hosts that serve as pathogen reservoirs</w:t>
      </w:r>
      <w:r w:rsidR="00852AD6" w:rsidRPr="006543A8">
        <w:rPr>
          <w:rFonts w:ascii="Times New Roman" w:hAnsi="Times New Roman" w:cs="Times New Roman"/>
          <w:sz w:val="24"/>
          <w:szCs w:val="24"/>
        </w:rPr>
        <w:t>,</w:t>
      </w:r>
      <w:r w:rsidRPr="006543A8">
        <w:rPr>
          <w:rFonts w:ascii="Times New Roman" w:hAnsi="Times New Roman" w:cs="Times New Roman"/>
          <w:sz w:val="24"/>
          <w:szCs w:val="24"/>
        </w:rPr>
        <w:t xml:space="preserve"> and thereby pose the greatest risk to crops</w:t>
      </w:r>
      <w:r w:rsidR="00852AD6" w:rsidRPr="006543A8">
        <w:rPr>
          <w:rFonts w:ascii="Times New Roman" w:hAnsi="Times New Roman" w:cs="Times New Roman"/>
          <w:sz w:val="24"/>
          <w:szCs w:val="24"/>
        </w:rPr>
        <w:t>,</w:t>
      </w:r>
      <w:r w:rsidRPr="006543A8">
        <w:rPr>
          <w:rFonts w:ascii="Times New Roman" w:hAnsi="Times New Roman" w:cs="Times New Roman"/>
          <w:sz w:val="24"/>
          <w:szCs w:val="24"/>
        </w:rPr>
        <w:t xml:space="preserve"> are largely inferred rather than directly known </w:t>
      </w:r>
      <w:r w:rsidR="005B3870" w:rsidRPr="006543A8">
        <w:rPr>
          <w:rFonts w:ascii="Times New Roman" w:hAnsi="Times New Roman" w:cs="Times New Roman"/>
          <w:sz w:val="24"/>
          <w:szCs w:val="24"/>
        </w:rPr>
        <w:t xml:space="preserve">(Horton et al. 2018). </w:t>
      </w:r>
      <w:r w:rsidRPr="006543A8">
        <w:rPr>
          <w:rFonts w:ascii="Times New Roman" w:hAnsi="Times New Roman" w:cs="Times New Roman"/>
          <w:sz w:val="24"/>
          <w:szCs w:val="24"/>
        </w:rPr>
        <w:t xml:space="preserve">For example, it may often be assumed that most hosts used by a vector will also be </w:t>
      </w:r>
      <w:r w:rsidR="00852AD6" w:rsidRPr="006543A8">
        <w:rPr>
          <w:rFonts w:ascii="Times New Roman" w:hAnsi="Times New Roman" w:cs="Times New Roman"/>
          <w:sz w:val="24"/>
          <w:szCs w:val="24"/>
        </w:rPr>
        <w:t xml:space="preserve">hosts for </w:t>
      </w:r>
      <w:r w:rsidRPr="006543A8">
        <w:rPr>
          <w:rFonts w:ascii="Times New Roman" w:hAnsi="Times New Roman" w:cs="Times New Roman"/>
          <w:sz w:val="24"/>
          <w:szCs w:val="24"/>
        </w:rPr>
        <w:t xml:space="preserve">pathogens transmitted by that vector, or that hosts will be a predictable subset </w:t>
      </w:r>
      <w:r w:rsidR="00FA6F91">
        <w:rPr>
          <w:rFonts w:ascii="Times New Roman" w:hAnsi="Times New Roman" w:cs="Times New Roman"/>
          <w:sz w:val="24"/>
          <w:szCs w:val="24"/>
        </w:rPr>
        <w:t>constrained by</w:t>
      </w:r>
      <w:r w:rsidRPr="006543A8">
        <w:rPr>
          <w:rFonts w:ascii="Times New Roman" w:hAnsi="Times New Roman" w:cs="Times New Roman"/>
          <w:sz w:val="24"/>
          <w:szCs w:val="24"/>
        </w:rPr>
        <w:t xml:space="preserve"> plant phylogeny (</w:t>
      </w:r>
      <w:r w:rsidR="000D5040" w:rsidRPr="006543A8">
        <w:rPr>
          <w:rFonts w:ascii="Times New Roman" w:hAnsi="Times New Roman" w:cs="Times New Roman"/>
          <w:sz w:val="24"/>
          <w:szCs w:val="24"/>
        </w:rPr>
        <w:t>Perilla-Henao and Casteel 2016</w:t>
      </w:r>
      <w:r w:rsidRPr="006543A8">
        <w:rPr>
          <w:rFonts w:ascii="Times New Roman" w:hAnsi="Times New Roman" w:cs="Times New Roman"/>
          <w:sz w:val="24"/>
          <w:szCs w:val="24"/>
        </w:rPr>
        <w:t>). Molecular tools are an effective way to bridge this knowledge gap, as the same insects can be tested for the pathogens they carry as well as</w:t>
      </w:r>
      <w:r w:rsidR="005B3870" w:rsidRPr="006543A8">
        <w:rPr>
          <w:rFonts w:ascii="Times New Roman" w:hAnsi="Times New Roman" w:cs="Times New Roman"/>
          <w:sz w:val="24"/>
          <w:szCs w:val="24"/>
        </w:rPr>
        <w:t xml:space="preserve"> t</w:t>
      </w:r>
      <w:r w:rsidRPr="006543A8">
        <w:rPr>
          <w:rFonts w:ascii="Times New Roman" w:hAnsi="Times New Roman" w:cs="Times New Roman"/>
          <w:sz w:val="24"/>
          <w:szCs w:val="24"/>
        </w:rPr>
        <w:t xml:space="preserve">heir prior </w:t>
      </w:r>
      <w:ins w:id="87" w:author="Wagstaff, Camille" w:date="2025-12-04T11:32:00Z" w16du:dateUtc="2025-12-04T19:32:00Z">
        <w:r w:rsidR="00C338F1">
          <w:rPr>
            <w:rFonts w:ascii="Times New Roman" w:hAnsi="Times New Roman" w:cs="Times New Roman"/>
            <w:sz w:val="24"/>
            <w:szCs w:val="24"/>
          </w:rPr>
          <w:t xml:space="preserve">plant </w:t>
        </w:r>
      </w:ins>
      <w:r w:rsidRPr="006543A8">
        <w:rPr>
          <w:rFonts w:ascii="Times New Roman" w:hAnsi="Times New Roman" w:cs="Times New Roman"/>
          <w:sz w:val="24"/>
          <w:szCs w:val="24"/>
        </w:rPr>
        <w:t>host use</w:t>
      </w:r>
      <w:r w:rsidR="00852AD6" w:rsidRPr="006543A8">
        <w:rPr>
          <w:rFonts w:ascii="Times New Roman" w:hAnsi="Times New Roman" w:cs="Times New Roman"/>
          <w:sz w:val="24"/>
          <w:szCs w:val="24"/>
        </w:rPr>
        <w:t xml:space="preserve"> </w:t>
      </w:r>
      <w:r w:rsidR="005B3870" w:rsidRPr="006543A8">
        <w:rPr>
          <w:rFonts w:ascii="Times New Roman" w:hAnsi="Times New Roman" w:cs="Times New Roman"/>
          <w:sz w:val="24"/>
          <w:szCs w:val="24"/>
        </w:rPr>
        <w:t>(Cooper et al. 2019</w:t>
      </w:r>
      <w:r w:rsidR="00025DF1" w:rsidRPr="006543A8">
        <w:rPr>
          <w:rFonts w:ascii="Times New Roman" w:hAnsi="Times New Roman" w:cs="Times New Roman"/>
          <w:sz w:val="24"/>
          <w:szCs w:val="24"/>
        </w:rPr>
        <w:t>;</w:t>
      </w:r>
      <w:r w:rsidR="005B3870" w:rsidRPr="006543A8">
        <w:rPr>
          <w:rFonts w:ascii="Times New Roman" w:hAnsi="Times New Roman" w:cs="Times New Roman"/>
          <w:sz w:val="24"/>
          <w:szCs w:val="24"/>
        </w:rPr>
        <w:t xml:space="preserve"> Cooper at al. 2022</w:t>
      </w:r>
      <w:r w:rsidR="00025DF1" w:rsidRPr="006543A8">
        <w:rPr>
          <w:rFonts w:ascii="Times New Roman" w:hAnsi="Times New Roman" w:cs="Times New Roman"/>
          <w:sz w:val="24"/>
          <w:szCs w:val="24"/>
        </w:rPr>
        <w:t xml:space="preserve">; </w:t>
      </w:r>
      <w:r w:rsidR="005B3870" w:rsidRPr="006543A8">
        <w:rPr>
          <w:rFonts w:ascii="Times New Roman" w:hAnsi="Times New Roman" w:cs="Times New Roman"/>
          <w:sz w:val="24"/>
          <w:szCs w:val="24"/>
        </w:rPr>
        <w:t>Pitt et al. 2024</w:t>
      </w:r>
      <w:ins w:id="88" w:author="Wagstaff, Camille" w:date="2025-12-04T11:32:00Z" w16du:dateUtc="2025-12-04T19:32:00Z">
        <w:r w:rsidR="00C338F1">
          <w:rPr>
            <w:rFonts w:ascii="Times New Roman" w:hAnsi="Times New Roman" w:cs="Times New Roman"/>
            <w:sz w:val="24"/>
            <w:szCs w:val="24"/>
          </w:rPr>
          <w:t>, Strausbaugh et al. 2024</w:t>
        </w:r>
      </w:ins>
      <w:r w:rsidR="005B3870" w:rsidRPr="006543A8">
        <w:rPr>
          <w:rFonts w:ascii="Times New Roman" w:hAnsi="Times New Roman" w:cs="Times New Roman"/>
          <w:sz w:val="24"/>
          <w:szCs w:val="24"/>
        </w:rPr>
        <w:t>).</w:t>
      </w:r>
    </w:p>
    <w:p w14:paraId="2BF7C048" w14:textId="3D739CA2" w:rsidR="00703B7E" w:rsidRPr="006543A8" w:rsidRDefault="00B472FC" w:rsidP="00ED5EFB">
      <w:pPr>
        <w:spacing w:after="0" w:line="480" w:lineRule="auto"/>
        <w:ind w:firstLine="540"/>
        <w:contextualSpacing/>
        <w:rPr>
          <w:rStyle w:val="normaltextrun"/>
          <w:rFonts w:ascii="Times New Roman" w:hAnsi="Times New Roman" w:cs="Times New Roman"/>
          <w:sz w:val="24"/>
          <w:szCs w:val="24"/>
        </w:rPr>
      </w:pPr>
      <w:r w:rsidRPr="006543A8">
        <w:rPr>
          <w:rFonts w:ascii="Times New Roman" w:hAnsi="Times New Roman" w:cs="Times New Roman"/>
          <w:sz w:val="24"/>
          <w:szCs w:val="24"/>
        </w:rPr>
        <w:t xml:space="preserve">Here, we leveraged molecular gut content analysis to </w:t>
      </w:r>
      <w:r w:rsidR="003C4159" w:rsidRPr="006543A8">
        <w:rPr>
          <w:rFonts w:ascii="Times New Roman" w:hAnsi="Times New Roman" w:cs="Times New Roman"/>
          <w:sz w:val="24"/>
          <w:szCs w:val="24"/>
        </w:rPr>
        <w:t xml:space="preserve">trace landscape-scale movements of </w:t>
      </w:r>
      <w:r w:rsidR="00FE742F" w:rsidRPr="006543A8">
        <w:rPr>
          <w:rFonts w:ascii="Times New Roman" w:hAnsi="Times New Roman" w:cs="Times New Roman"/>
          <w:i/>
          <w:iCs/>
          <w:sz w:val="24"/>
          <w:szCs w:val="24"/>
        </w:rPr>
        <w:t xml:space="preserve">N. tenellus </w:t>
      </w:r>
      <w:r w:rsidRPr="006543A8">
        <w:rPr>
          <w:rFonts w:ascii="Times New Roman" w:hAnsi="Times New Roman" w:cs="Times New Roman"/>
          <w:sz w:val="24"/>
          <w:szCs w:val="24"/>
        </w:rPr>
        <w:t>in a major potato production region, the Columbia River Basin region of Washington State</w:t>
      </w:r>
      <w:r w:rsidR="004409E0">
        <w:rPr>
          <w:rFonts w:ascii="Times New Roman" w:hAnsi="Times New Roman" w:cs="Times New Roman"/>
          <w:sz w:val="24"/>
          <w:szCs w:val="24"/>
        </w:rPr>
        <w:t>, US</w:t>
      </w:r>
      <w:r w:rsidRPr="006543A8">
        <w:rPr>
          <w:rFonts w:ascii="Times New Roman" w:hAnsi="Times New Roman" w:cs="Times New Roman"/>
          <w:sz w:val="24"/>
          <w:szCs w:val="24"/>
        </w:rPr>
        <w:t xml:space="preserve">. </w:t>
      </w:r>
      <w:r w:rsidR="003C4159" w:rsidRPr="006543A8">
        <w:rPr>
          <w:rFonts w:ascii="Times New Roman" w:hAnsi="Times New Roman" w:cs="Times New Roman"/>
          <w:sz w:val="24"/>
          <w:szCs w:val="24"/>
        </w:rPr>
        <w:t xml:space="preserve">As the sole vector of </w:t>
      </w:r>
      <w:del w:id="89" w:author="Wagstaff, Camille" w:date="2025-12-04T11:33:00Z" w16du:dateUtc="2025-12-04T19:33:00Z">
        <w:r w:rsidR="003C4159" w:rsidRPr="006543A8" w:rsidDel="00C338F1">
          <w:rPr>
            <w:rFonts w:ascii="Times New Roman" w:hAnsi="Times New Roman" w:cs="Times New Roman"/>
            <w:i/>
            <w:iCs/>
            <w:sz w:val="24"/>
            <w:szCs w:val="24"/>
          </w:rPr>
          <w:delText>Beet curly top virus</w:delText>
        </w:r>
        <w:r w:rsidR="003C4159" w:rsidRPr="006543A8" w:rsidDel="00C338F1">
          <w:rPr>
            <w:rFonts w:ascii="Times New Roman" w:hAnsi="Times New Roman" w:cs="Times New Roman"/>
            <w:sz w:val="24"/>
            <w:szCs w:val="24"/>
          </w:rPr>
          <w:delText xml:space="preserve"> (</w:delText>
        </w:r>
      </w:del>
      <w:r w:rsidR="003C4159" w:rsidRPr="006543A8">
        <w:rPr>
          <w:rFonts w:ascii="Times New Roman" w:hAnsi="Times New Roman" w:cs="Times New Roman"/>
          <w:sz w:val="24"/>
          <w:szCs w:val="24"/>
        </w:rPr>
        <w:t>BCTV</w:t>
      </w:r>
      <w:del w:id="90" w:author="Wagstaff, Camille" w:date="2025-12-04T11:33:00Z" w16du:dateUtc="2025-12-04T19:33:00Z">
        <w:r w:rsidR="003C4159" w:rsidRPr="006543A8" w:rsidDel="00C338F1">
          <w:rPr>
            <w:rFonts w:ascii="Times New Roman" w:hAnsi="Times New Roman" w:cs="Times New Roman"/>
            <w:sz w:val="24"/>
            <w:szCs w:val="24"/>
          </w:rPr>
          <w:delText>)</w:delText>
        </w:r>
      </w:del>
      <w:r w:rsidR="003C4159" w:rsidRPr="006543A8">
        <w:rPr>
          <w:rFonts w:ascii="Times New Roman" w:hAnsi="Times New Roman" w:cs="Times New Roman"/>
          <w:sz w:val="24"/>
          <w:szCs w:val="24"/>
        </w:rPr>
        <w:t xml:space="preserve">, </w:t>
      </w:r>
      <w:del w:id="91" w:author="Wagstaff, Camille" w:date="2025-12-04T11:33:00Z" w16du:dateUtc="2025-12-04T19:33:00Z">
        <w:r w:rsidR="003C4159" w:rsidRPr="006543A8" w:rsidDel="00C338F1">
          <w:rPr>
            <w:rFonts w:ascii="Times New Roman" w:hAnsi="Times New Roman" w:cs="Times New Roman"/>
            <w:i/>
            <w:iCs/>
            <w:sz w:val="24"/>
            <w:szCs w:val="24"/>
          </w:rPr>
          <w:delText xml:space="preserve">Candidatus </w:delText>
        </w:r>
        <w:r w:rsidR="003C4159" w:rsidRPr="006543A8" w:rsidDel="00C338F1">
          <w:rPr>
            <w:rFonts w:ascii="Times New Roman" w:hAnsi="Times New Roman" w:cs="Times New Roman"/>
            <w:sz w:val="24"/>
            <w:szCs w:val="24"/>
          </w:rPr>
          <w:delText>Phytoplasma trifolii (</w:delText>
        </w:r>
      </w:del>
      <w:r w:rsidR="003C4159" w:rsidRPr="006543A8">
        <w:rPr>
          <w:rFonts w:ascii="Times New Roman" w:hAnsi="Times New Roman" w:cs="Times New Roman"/>
          <w:sz w:val="24"/>
          <w:szCs w:val="24"/>
        </w:rPr>
        <w:t>CPt</w:t>
      </w:r>
      <w:del w:id="92" w:author="Wagstaff, Camille" w:date="2025-12-04T11:33:00Z" w16du:dateUtc="2025-12-04T19:33:00Z">
        <w:r w:rsidR="003C4159" w:rsidRPr="006543A8" w:rsidDel="00C338F1">
          <w:rPr>
            <w:rFonts w:ascii="Times New Roman" w:hAnsi="Times New Roman" w:cs="Times New Roman"/>
            <w:sz w:val="24"/>
            <w:szCs w:val="24"/>
          </w:rPr>
          <w:delText>)</w:delText>
        </w:r>
        <w:r w:rsidR="000C7993" w:rsidRPr="006543A8" w:rsidDel="00C338F1">
          <w:rPr>
            <w:rFonts w:ascii="Times New Roman" w:hAnsi="Times New Roman" w:cs="Times New Roman"/>
            <w:sz w:val="24"/>
            <w:szCs w:val="24"/>
          </w:rPr>
          <w:delText xml:space="preserve"> </w:delText>
        </w:r>
      </w:del>
      <w:r w:rsidR="001A59F0" w:rsidRPr="006543A8">
        <w:rPr>
          <w:rFonts w:ascii="Times New Roman" w:hAnsi="Times New Roman" w:cs="Times New Roman"/>
          <w:sz w:val="24"/>
          <w:szCs w:val="24"/>
        </w:rPr>
        <w:t>(pr</w:t>
      </w:r>
      <w:r w:rsidR="004409E0">
        <w:rPr>
          <w:rFonts w:ascii="Times New Roman" w:hAnsi="Times New Roman" w:cs="Times New Roman"/>
          <w:sz w:val="24"/>
          <w:szCs w:val="24"/>
        </w:rPr>
        <w:t xml:space="preserve">iorly </w:t>
      </w:r>
      <w:r w:rsidR="001A59F0" w:rsidRPr="006543A8">
        <w:rPr>
          <w:rFonts w:ascii="Times New Roman" w:hAnsi="Times New Roman" w:cs="Times New Roman"/>
          <w:sz w:val="24"/>
          <w:szCs w:val="24"/>
        </w:rPr>
        <w:t xml:space="preserve">known as Beet leafhopper-transmitted </w:t>
      </w:r>
      <w:proofErr w:type="spellStart"/>
      <w:r w:rsidR="001A59F0" w:rsidRPr="006543A8">
        <w:rPr>
          <w:rFonts w:ascii="Times New Roman" w:hAnsi="Times New Roman" w:cs="Times New Roman"/>
          <w:sz w:val="24"/>
          <w:szCs w:val="24"/>
        </w:rPr>
        <w:t>viresence</w:t>
      </w:r>
      <w:proofErr w:type="spellEnd"/>
      <w:r w:rsidR="001A59F0" w:rsidRPr="006543A8">
        <w:rPr>
          <w:rFonts w:ascii="Times New Roman" w:hAnsi="Times New Roman" w:cs="Times New Roman"/>
          <w:sz w:val="24"/>
          <w:szCs w:val="24"/>
        </w:rPr>
        <w:t xml:space="preserve"> agent (BLTVA)</w:t>
      </w:r>
      <w:r w:rsidR="003C4159" w:rsidRPr="006543A8">
        <w:rPr>
          <w:rFonts w:ascii="Times New Roman" w:hAnsi="Times New Roman" w:cs="Times New Roman"/>
          <w:sz w:val="24"/>
          <w:szCs w:val="24"/>
        </w:rPr>
        <w:t xml:space="preserve">, and </w:t>
      </w:r>
      <w:del w:id="93" w:author="Wagstaff, Camille" w:date="2025-12-04T11:33:00Z" w16du:dateUtc="2025-12-04T19:33:00Z">
        <w:r w:rsidR="003C4159" w:rsidRPr="006543A8" w:rsidDel="00C338F1">
          <w:rPr>
            <w:rFonts w:ascii="Times New Roman" w:hAnsi="Times New Roman" w:cs="Times New Roman"/>
            <w:i/>
            <w:iCs/>
            <w:sz w:val="24"/>
            <w:szCs w:val="24"/>
          </w:rPr>
          <w:delText>Spiroplasma citri</w:delText>
        </w:r>
        <w:r w:rsidR="003C4159" w:rsidRPr="006543A8" w:rsidDel="00C338F1">
          <w:rPr>
            <w:rFonts w:ascii="Times New Roman" w:hAnsi="Times New Roman" w:cs="Times New Roman"/>
            <w:sz w:val="24"/>
            <w:szCs w:val="24"/>
          </w:rPr>
          <w:delText xml:space="preserve"> (</w:delText>
        </w:r>
      </w:del>
      <w:r w:rsidR="003C4159" w:rsidRPr="006543A8">
        <w:rPr>
          <w:rFonts w:ascii="Times New Roman" w:hAnsi="Times New Roman" w:cs="Times New Roman"/>
          <w:i/>
          <w:iCs/>
          <w:sz w:val="24"/>
          <w:szCs w:val="24"/>
        </w:rPr>
        <w:t>S. citri</w:t>
      </w:r>
      <w:del w:id="94" w:author="Wagstaff, Camille" w:date="2025-12-04T11:33:00Z" w16du:dateUtc="2025-12-04T19:33:00Z">
        <w:r w:rsidR="003C4159" w:rsidRPr="006543A8" w:rsidDel="00C338F1">
          <w:rPr>
            <w:rFonts w:ascii="Times New Roman" w:hAnsi="Times New Roman" w:cs="Times New Roman"/>
            <w:sz w:val="24"/>
            <w:szCs w:val="24"/>
          </w:rPr>
          <w:delText>)</w:delText>
        </w:r>
      </w:del>
      <w:r w:rsidR="0012197D" w:rsidRPr="006543A8">
        <w:rPr>
          <w:rFonts w:ascii="Times New Roman" w:hAnsi="Times New Roman" w:cs="Times New Roman"/>
          <w:sz w:val="24"/>
          <w:szCs w:val="24"/>
        </w:rPr>
        <w:t xml:space="preserve">, </w:t>
      </w:r>
      <w:r w:rsidR="00FE742F" w:rsidRPr="006543A8">
        <w:rPr>
          <w:rFonts w:ascii="Times New Roman" w:hAnsi="Times New Roman" w:cs="Times New Roman"/>
          <w:i/>
          <w:iCs/>
          <w:sz w:val="24"/>
          <w:szCs w:val="24"/>
        </w:rPr>
        <w:t xml:space="preserve">N. tenellus </w:t>
      </w:r>
      <w:r w:rsidR="003C4159" w:rsidRPr="006543A8">
        <w:rPr>
          <w:rFonts w:ascii="Times New Roman" w:hAnsi="Times New Roman" w:cs="Times New Roman"/>
          <w:sz w:val="24"/>
          <w:szCs w:val="24"/>
        </w:rPr>
        <w:t>facilitates pathogen spread across cropping areas throughout the season</w:t>
      </w:r>
      <w:r w:rsidR="0012197D" w:rsidRPr="006543A8">
        <w:rPr>
          <w:rFonts w:ascii="Times New Roman" w:hAnsi="Times New Roman" w:cs="Times New Roman"/>
          <w:sz w:val="24"/>
          <w:szCs w:val="24"/>
        </w:rPr>
        <w:t xml:space="preserve"> (Cooper et al. 2023).</w:t>
      </w:r>
      <w:r w:rsidR="003C4159" w:rsidRPr="006543A8">
        <w:rPr>
          <w:rFonts w:ascii="Times New Roman" w:hAnsi="Times New Roman" w:cs="Times New Roman"/>
          <w:sz w:val="24"/>
          <w:szCs w:val="24"/>
        </w:rPr>
        <w:t xml:space="preserve"> Previous monitoring suggests that wild Brassicaceae species serve as overwintering reservoirs, while </w:t>
      </w:r>
      <w:proofErr w:type="spellStart"/>
      <w:r w:rsidR="003C4159" w:rsidRPr="006543A8">
        <w:rPr>
          <w:rFonts w:ascii="Times New Roman" w:hAnsi="Times New Roman" w:cs="Times New Roman"/>
          <w:sz w:val="24"/>
          <w:szCs w:val="24"/>
        </w:rPr>
        <w:t>Amaranthaceae</w:t>
      </w:r>
      <w:proofErr w:type="spellEnd"/>
      <w:r w:rsidR="003C4159" w:rsidRPr="006543A8">
        <w:rPr>
          <w:rFonts w:ascii="Times New Roman" w:hAnsi="Times New Roman" w:cs="Times New Roman"/>
          <w:sz w:val="24"/>
          <w:szCs w:val="24"/>
        </w:rPr>
        <w:t xml:space="preserve"> species support leafhopper populations during the growing season (Horton et al. 2018). </w:t>
      </w:r>
      <w:r w:rsidR="00852AD6" w:rsidRPr="006543A8">
        <w:rPr>
          <w:rFonts w:ascii="Times New Roman" w:hAnsi="Times New Roman" w:cs="Times New Roman"/>
          <w:sz w:val="24"/>
          <w:szCs w:val="24"/>
        </w:rPr>
        <w:t xml:space="preserve">However, it is still relatively unknown which non-crop </w:t>
      </w:r>
      <w:r w:rsidR="00852AD6" w:rsidRPr="006543A8">
        <w:rPr>
          <w:rFonts w:ascii="Times New Roman" w:hAnsi="Times New Roman" w:cs="Times New Roman"/>
          <w:sz w:val="24"/>
          <w:szCs w:val="24"/>
        </w:rPr>
        <w:lastRenderedPageBreak/>
        <w:t>and crop hosts are most associated with</w:t>
      </w:r>
      <w:r w:rsidR="00C75D24" w:rsidRPr="006543A8">
        <w:rPr>
          <w:rFonts w:ascii="Times New Roman" w:hAnsi="Times New Roman" w:cs="Times New Roman"/>
          <w:sz w:val="24"/>
          <w:szCs w:val="24"/>
        </w:rPr>
        <w:t xml:space="preserve"> </w:t>
      </w:r>
      <w:r w:rsidR="00852AD6" w:rsidRPr="006543A8">
        <w:rPr>
          <w:rFonts w:ascii="Times New Roman" w:hAnsi="Times New Roman" w:cs="Times New Roman"/>
          <w:sz w:val="24"/>
          <w:szCs w:val="24"/>
        </w:rPr>
        <w:t xml:space="preserve">pathogens. </w:t>
      </w:r>
      <w:r w:rsidR="003C4159" w:rsidRPr="006543A8">
        <w:rPr>
          <w:rFonts w:ascii="Times New Roman" w:hAnsi="Times New Roman" w:cs="Times New Roman"/>
          <w:sz w:val="24"/>
          <w:szCs w:val="24"/>
        </w:rPr>
        <w:t xml:space="preserve">Over three years, we analyzed </w:t>
      </w:r>
      <w:r w:rsidR="00F116B7" w:rsidRPr="006543A8">
        <w:rPr>
          <w:rFonts w:ascii="Times New Roman" w:hAnsi="Times New Roman" w:cs="Times New Roman"/>
          <w:sz w:val="24"/>
          <w:szCs w:val="24"/>
        </w:rPr>
        <w:t>230</w:t>
      </w:r>
      <w:r w:rsidR="003C4159" w:rsidRPr="006543A8">
        <w:rPr>
          <w:rFonts w:ascii="Times New Roman" w:hAnsi="Times New Roman" w:cs="Times New Roman"/>
          <w:sz w:val="24"/>
          <w:szCs w:val="24"/>
        </w:rPr>
        <w:t xml:space="preserve"> adult </w:t>
      </w:r>
      <w:r w:rsidR="00FE742F" w:rsidRPr="006543A8">
        <w:rPr>
          <w:rFonts w:ascii="Times New Roman" w:hAnsi="Times New Roman" w:cs="Times New Roman"/>
          <w:i/>
          <w:iCs/>
          <w:sz w:val="24"/>
          <w:szCs w:val="24"/>
        </w:rPr>
        <w:t>N. tenellus</w:t>
      </w:r>
      <w:r w:rsidR="003C4159" w:rsidRPr="006543A8">
        <w:rPr>
          <w:rFonts w:ascii="Times New Roman" w:hAnsi="Times New Roman" w:cs="Times New Roman"/>
          <w:sz w:val="24"/>
          <w:szCs w:val="24"/>
        </w:rPr>
        <w:t xml:space="preserve"> collected from 15 sites across the Columbia Basin to determine seasonal host use and pathogen incidence. </w:t>
      </w:r>
      <w:ins w:id="95" w:author="Wagstaff, Camille" w:date="2025-12-04T11:39:00Z">
        <w:r w:rsidR="00C338F1" w:rsidRPr="00C338F1">
          <w:rPr>
            <w:rFonts w:ascii="Times New Roman" w:hAnsi="Times New Roman" w:cs="Times New Roman"/>
            <w:sz w:val="24"/>
            <w:szCs w:val="24"/>
          </w:rPr>
          <w:t xml:space="preserve">This knowledge directly supports improved vector management by identifying peak periods of </w:t>
        </w:r>
        <w:r w:rsidR="00C338F1" w:rsidRPr="00C338F1">
          <w:rPr>
            <w:rFonts w:ascii="Times New Roman" w:hAnsi="Times New Roman" w:cs="Times New Roman"/>
            <w:i/>
            <w:iCs/>
            <w:sz w:val="24"/>
            <w:szCs w:val="24"/>
          </w:rPr>
          <w:t>N. tenellus</w:t>
        </w:r>
        <w:r w:rsidR="00C338F1" w:rsidRPr="00C338F1">
          <w:rPr>
            <w:rFonts w:ascii="Times New Roman" w:hAnsi="Times New Roman" w:cs="Times New Roman"/>
            <w:sz w:val="24"/>
            <w:szCs w:val="24"/>
          </w:rPr>
          <w:t xml:space="preserve"> activity and pathogen carriage, allowing pesticide sprays to be timed more precisely for maximum impact. It also highlights key non-crop host plants that maintain leafhopper populations, informing targeted weed management </w:t>
        </w:r>
      </w:ins>
      <w:ins w:id="96" w:author="Wagstaff, Camille" w:date="2025-12-04T11:40:00Z" w16du:dateUtc="2025-12-04T19:40:00Z">
        <w:r w:rsidR="00C338F1">
          <w:rPr>
            <w:rFonts w:ascii="Times New Roman" w:hAnsi="Times New Roman" w:cs="Times New Roman"/>
            <w:sz w:val="24"/>
            <w:szCs w:val="24"/>
          </w:rPr>
          <w:t>for</w:t>
        </w:r>
      </w:ins>
      <w:ins w:id="97" w:author="Wagstaff, Camille" w:date="2025-12-04T11:39:00Z">
        <w:r w:rsidR="00C338F1" w:rsidRPr="00C338F1">
          <w:rPr>
            <w:rFonts w:ascii="Times New Roman" w:hAnsi="Times New Roman" w:cs="Times New Roman"/>
            <w:sz w:val="24"/>
            <w:szCs w:val="24"/>
          </w:rPr>
          <w:t xml:space="preserve"> inoculum reduction strategies. Collectively, these applications can reduce both vector pressure and disease incidence in susceptible crops.</w:t>
        </w:r>
      </w:ins>
      <w:del w:id="98" w:author="Wagstaff, Camille" w:date="2025-12-04T11:39:00Z" w16du:dateUtc="2025-12-04T19:39:00Z">
        <w:r w:rsidR="003C4159" w:rsidRPr="006543A8" w:rsidDel="00C338F1">
          <w:rPr>
            <w:rFonts w:ascii="Times New Roman" w:hAnsi="Times New Roman" w:cs="Times New Roman"/>
            <w:sz w:val="24"/>
            <w:szCs w:val="24"/>
          </w:rPr>
          <w:delText xml:space="preserve">This knowledge can enhance targeted control measures and mitigate crop losses associated with leafhopper-borne </w:delText>
        </w:r>
        <w:r w:rsidR="00852AD6" w:rsidRPr="006543A8" w:rsidDel="00C338F1">
          <w:rPr>
            <w:rFonts w:ascii="Times New Roman" w:hAnsi="Times New Roman" w:cs="Times New Roman"/>
            <w:sz w:val="24"/>
            <w:szCs w:val="24"/>
          </w:rPr>
          <w:delText xml:space="preserve">pathogens and associated crop </w:delText>
        </w:r>
        <w:r w:rsidR="003C4159" w:rsidRPr="006543A8" w:rsidDel="00C338F1">
          <w:rPr>
            <w:rFonts w:ascii="Times New Roman" w:hAnsi="Times New Roman" w:cs="Times New Roman"/>
            <w:sz w:val="24"/>
            <w:szCs w:val="24"/>
          </w:rPr>
          <w:delText>diseases.</w:delText>
        </w:r>
      </w:del>
    </w:p>
    <w:p w14:paraId="205237D7" w14:textId="77777777" w:rsidR="00ED5EFB" w:rsidRPr="006543A8" w:rsidRDefault="00ED5EFB" w:rsidP="00ED5EFB">
      <w:pPr>
        <w:spacing w:after="0" w:line="480" w:lineRule="auto"/>
        <w:ind w:firstLine="540"/>
        <w:contextualSpacing/>
        <w:rPr>
          <w:rStyle w:val="normaltextrun"/>
          <w:rFonts w:ascii="Times New Roman" w:hAnsi="Times New Roman" w:cs="Times New Roman"/>
          <w:sz w:val="24"/>
          <w:szCs w:val="24"/>
        </w:rPr>
      </w:pPr>
    </w:p>
    <w:p w14:paraId="49DD218F" w14:textId="059B256F" w:rsidR="003D4F8C" w:rsidRPr="006543A8" w:rsidRDefault="003D4F8C" w:rsidP="002A22D6">
      <w:pPr>
        <w:spacing w:after="0" w:line="480" w:lineRule="auto"/>
        <w:contextualSpacing/>
        <w:rPr>
          <w:rFonts w:ascii="Times New Roman" w:hAnsi="Times New Roman" w:cs="Times New Roman"/>
          <w:b/>
          <w:bCs/>
          <w:sz w:val="24"/>
          <w:szCs w:val="24"/>
        </w:rPr>
      </w:pPr>
      <w:r w:rsidRPr="006543A8">
        <w:rPr>
          <w:rFonts w:ascii="Times New Roman" w:hAnsi="Times New Roman" w:cs="Times New Roman"/>
          <w:b/>
          <w:bCs/>
          <w:sz w:val="24"/>
          <w:szCs w:val="24"/>
        </w:rPr>
        <w:t>Materials &amp; Methods</w:t>
      </w:r>
      <w:r w:rsidR="00D76D9B" w:rsidRPr="006543A8">
        <w:rPr>
          <w:rFonts w:ascii="Times New Roman" w:hAnsi="Times New Roman" w:cs="Times New Roman"/>
          <w:b/>
          <w:bCs/>
          <w:sz w:val="24"/>
          <w:szCs w:val="24"/>
        </w:rPr>
        <w:t>:</w:t>
      </w:r>
    </w:p>
    <w:p w14:paraId="3317704E" w14:textId="108FD8FD" w:rsidR="00640E7F" w:rsidRPr="006543A8" w:rsidRDefault="00640E7F"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Study system</w:t>
      </w:r>
    </w:p>
    <w:p w14:paraId="56AE5762" w14:textId="6D2DB6D3" w:rsidR="001C6A75" w:rsidRPr="006543A8" w:rsidRDefault="00D76D9B" w:rsidP="00581467">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Leafhopper-transmitted pathogens threat</w:t>
      </w:r>
      <w:r w:rsidR="001C6A75" w:rsidRPr="006543A8">
        <w:rPr>
          <w:rFonts w:ascii="Times New Roman" w:hAnsi="Times New Roman" w:cs="Times New Roman"/>
          <w:sz w:val="24"/>
          <w:szCs w:val="24"/>
        </w:rPr>
        <w:t>en</w:t>
      </w:r>
      <w:r w:rsidRPr="006543A8">
        <w:rPr>
          <w:rFonts w:ascii="Times New Roman" w:hAnsi="Times New Roman" w:cs="Times New Roman"/>
          <w:sz w:val="24"/>
          <w:szCs w:val="24"/>
        </w:rPr>
        <w:t xml:space="preserve"> </w:t>
      </w:r>
      <w:r w:rsidR="00852AD6" w:rsidRPr="006543A8">
        <w:rPr>
          <w:rFonts w:ascii="Times New Roman" w:hAnsi="Times New Roman" w:cs="Times New Roman"/>
          <w:sz w:val="24"/>
          <w:szCs w:val="24"/>
        </w:rPr>
        <w:t>many</w:t>
      </w:r>
      <w:r w:rsidRPr="006543A8">
        <w:rPr>
          <w:rFonts w:ascii="Times New Roman" w:hAnsi="Times New Roman" w:cs="Times New Roman"/>
          <w:sz w:val="24"/>
          <w:szCs w:val="24"/>
        </w:rPr>
        <w:t xml:space="preserve"> crops in the western United States, including potatoes and seed crops such as sugar beet, carrot, spinach, </w:t>
      </w:r>
      <w:r w:rsidR="006D63F0">
        <w:rPr>
          <w:rFonts w:ascii="Times New Roman" w:hAnsi="Times New Roman" w:cs="Times New Roman"/>
          <w:sz w:val="24"/>
          <w:szCs w:val="24"/>
        </w:rPr>
        <w:t xml:space="preserve">and </w:t>
      </w:r>
      <w:r w:rsidRPr="006543A8">
        <w:rPr>
          <w:rFonts w:ascii="Times New Roman" w:hAnsi="Times New Roman" w:cs="Times New Roman"/>
          <w:sz w:val="24"/>
          <w:szCs w:val="24"/>
        </w:rPr>
        <w:t>hemp (</w:t>
      </w:r>
      <w:r w:rsidR="00537BDB" w:rsidRPr="006543A8">
        <w:rPr>
          <w:rFonts w:ascii="Times New Roman" w:hAnsi="Times New Roman" w:cs="Times New Roman"/>
          <w:sz w:val="24"/>
          <w:szCs w:val="24"/>
        </w:rPr>
        <w:t>Soto and Gilbertson 2003</w:t>
      </w:r>
      <w:r w:rsidR="00537BDB">
        <w:rPr>
          <w:rFonts w:ascii="Times New Roman" w:hAnsi="Times New Roman" w:cs="Times New Roman"/>
          <w:sz w:val="24"/>
          <w:szCs w:val="24"/>
        </w:rPr>
        <w:t xml:space="preserve">; </w:t>
      </w:r>
      <w:proofErr w:type="spellStart"/>
      <w:r w:rsidR="00025DF1" w:rsidRPr="006543A8">
        <w:rPr>
          <w:rFonts w:ascii="Times New Roman" w:hAnsi="Times New Roman" w:cs="Times New Roman"/>
          <w:sz w:val="24"/>
          <w:szCs w:val="24"/>
        </w:rPr>
        <w:t>Munyaneza</w:t>
      </w:r>
      <w:proofErr w:type="spellEnd"/>
      <w:r w:rsidR="00025DF1" w:rsidRPr="006543A8">
        <w:rPr>
          <w:rFonts w:ascii="Times New Roman" w:hAnsi="Times New Roman" w:cs="Times New Roman"/>
          <w:sz w:val="24"/>
          <w:szCs w:val="24"/>
        </w:rPr>
        <w:t xml:space="preserve"> et al. 2006a; </w:t>
      </w:r>
      <w:r w:rsidRPr="006543A8">
        <w:rPr>
          <w:rFonts w:ascii="Times New Roman" w:hAnsi="Times New Roman" w:cs="Times New Roman"/>
          <w:sz w:val="24"/>
          <w:szCs w:val="24"/>
        </w:rPr>
        <w:t>Rondon and Murphy 2016;</w:t>
      </w:r>
      <w:r w:rsidR="00537BDB">
        <w:rPr>
          <w:rFonts w:ascii="Times New Roman" w:hAnsi="Times New Roman" w:cs="Times New Roman"/>
          <w:sz w:val="24"/>
          <w:szCs w:val="24"/>
        </w:rPr>
        <w:t xml:space="preserve"> </w:t>
      </w:r>
      <w:ins w:id="99" w:author="Wagstaff, Camille" w:date="2025-12-04T11:44:00Z" w16du:dateUtc="2025-12-04T19:44:00Z">
        <w:r w:rsidR="00C338F1" w:rsidRPr="000C2740">
          <w:rPr>
            <w:rFonts w:ascii="Times New Roman" w:hAnsi="Times New Roman" w:cs="Times New Roman"/>
            <w:sz w:val="24"/>
            <w:szCs w:val="24"/>
          </w:rPr>
          <w:t>Giladi et al. 2020</w:t>
        </w:r>
      </w:ins>
      <w:del w:id="100" w:author="Wagstaff, Camille" w:date="2025-12-04T11:44:00Z" w16du:dateUtc="2025-12-04T19:44:00Z">
        <w:r w:rsidR="00537BDB" w:rsidRPr="006543A8" w:rsidDel="00C338F1">
          <w:rPr>
            <w:rFonts w:ascii="Times New Roman" w:hAnsi="Times New Roman" w:cs="Times New Roman"/>
            <w:sz w:val="24"/>
            <w:szCs w:val="24"/>
          </w:rPr>
          <w:delText>Nachappa et al. 2020</w:delText>
        </w:r>
      </w:del>
      <w:r w:rsidRPr="006543A8">
        <w:rPr>
          <w:rFonts w:ascii="Times New Roman" w:hAnsi="Times New Roman" w:cs="Times New Roman"/>
          <w:sz w:val="24"/>
          <w:szCs w:val="24"/>
        </w:rPr>
        <w:t xml:space="preserve">). </w:t>
      </w:r>
      <w:bookmarkStart w:id="101" w:name="_Hlk197430165"/>
      <w:r w:rsidR="00852AD6" w:rsidRPr="006543A8">
        <w:rPr>
          <w:rFonts w:ascii="Times New Roman" w:hAnsi="Times New Roman" w:cs="Times New Roman"/>
          <w:sz w:val="24"/>
          <w:szCs w:val="24"/>
        </w:rPr>
        <w:t>G</w:t>
      </w:r>
      <w:r w:rsidR="00A26AFA" w:rsidRPr="006543A8">
        <w:rPr>
          <w:rFonts w:ascii="Times New Roman" w:hAnsi="Times New Roman" w:cs="Times New Roman"/>
          <w:sz w:val="24"/>
          <w:szCs w:val="24"/>
        </w:rPr>
        <w:t>ut adaptation</w:t>
      </w:r>
      <w:r w:rsidR="00852AD6" w:rsidRPr="006543A8">
        <w:rPr>
          <w:rFonts w:ascii="Times New Roman" w:hAnsi="Times New Roman" w:cs="Times New Roman"/>
          <w:sz w:val="24"/>
          <w:szCs w:val="24"/>
        </w:rPr>
        <w:t>s</w:t>
      </w:r>
      <w:r w:rsidR="00A26AFA" w:rsidRPr="006543A8">
        <w:rPr>
          <w:rFonts w:ascii="Times New Roman" w:hAnsi="Times New Roman" w:cs="Times New Roman"/>
          <w:sz w:val="24"/>
          <w:szCs w:val="24"/>
        </w:rPr>
        <w:t xml:space="preserve"> of </w:t>
      </w:r>
      <w:r w:rsidR="00FE742F" w:rsidRPr="006543A8">
        <w:rPr>
          <w:rFonts w:ascii="Times New Roman" w:hAnsi="Times New Roman" w:cs="Times New Roman"/>
          <w:i/>
          <w:iCs/>
          <w:sz w:val="24"/>
          <w:szCs w:val="24"/>
        </w:rPr>
        <w:t>N. tenellus</w:t>
      </w:r>
      <w:r w:rsidR="00A26AFA" w:rsidRPr="006543A8">
        <w:rPr>
          <w:rFonts w:ascii="Times New Roman" w:hAnsi="Times New Roman" w:cs="Times New Roman"/>
          <w:sz w:val="24"/>
          <w:szCs w:val="24"/>
        </w:rPr>
        <w:t xml:space="preserve"> allow pathogens to traverse the</w:t>
      </w:r>
      <w:r w:rsidR="00852AD6" w:rsidRPr="006543A8">
        <w:rPr>
          <w:rFonts w:ascii="Times New Roman" w:hAnsi="Times New Roman" w:cs="Times New Roman"/>
          <w:sz w:val="24"/>
          <w:szCs w:val="24"/>
        </w:rPr>
        <w:t xml:space="preserve"> </w:t>
      </w:r>
      <w:r w:rsidR="00A26AFA" w:rsidRPr="006543A8">
        <w:rPr>
          <w:rFonts w:ascii="Times New Roman" w:hAnsi="Times New Roman" w:cs="Times New Roman"/>
          <w:sz w:val="24"/>
          <w:szCs w:val="24"/>
        </w:rPr>
        <w:t>stomach lining and colonize within saliva</w:t>
      </w:r>
      <w:r w:rsidR="00A26AFA" w:rsidRPr="00581467">
        <w:rPr>
          <w:rFonts w:ascii="Times New Roman" w:hAnsi="Times New Roman" w:cs="Times New Roman"/>
          <w:sz w:val="24"/>
          <w:szCs w:val="24"/>
        </w:rPr>
        <w:t xml:space="preserve">ry glands, </w:t>
      </w:r>
      <w:r w:rsidRPr="00581467">
        <w:rPr>
          <w:rFonts w:ascii="Times New Roman" w:hAnsi="Times New Roman" w:cs="Times New Roman"/>
          <w:sz w:val="24"/>
          <w:szCs w:val="24"/>
        </w:rPr>
        <w:t>facilitating transmission (Knowlton 1929; Suzuki et al. 2006</w:t>
      </w:r>
      <w:r w:rsidR="00852AD6" w:rsidRPr="00581467">
        <w:rPr>
          <w:rFonts w:ascii="Times New Roman" w:hAnsi="Times New Roman" w:cs="Times New Roman"/>
          <w:sz w:val="24"/>
          <w:szCs w:val="24"/>
        </w:rPr>
        <w:t xml:space="preserve">; </w:t>
      </w:r>
      <w:ins w:id="102" w:author="Wagstaff, Camille" w:date="2025-12-04T11:48:00Z" w16du:dateUtc="2025-12-04T19:48:00Z">
        <w:r w:rsidR="00C338F1" w:rsidRPr="00581467">
          <w:rPr>
            <w:rFonts w:ascii="Times New Roman" w:hAnsi="Times New Roman" w:cs="Times New Roman"/>
            <w:color w:val="4472C4" w:themeColor="accent1"/>
            <w:sz w:val="24"/>
            <w:szCs w:val="24"/>
            <w:rPrChange w:id="103" w:author="Wagstaff, Camille" w:date="2025-12-04T13:23:00Z" w16du:dateUtc="2025-12-04T21:23:00Z">
              <w:rPr>
                <w:rFonts w:ascii="Times New Roman" w:hAnsi="Times New Roman" w:cs="Times New Roman"/>
                <w:i/>
                <w:iCs/>
                <w:color w:val="4472C4" w:themeColor="accent1"/>
                <w:sz w:val="24"/>
                <w:szCs w:val="24"/>
              </w:rPr>
            </w:rPrChange>
          </w:rPr>
          <w:t xml:space="preserve">Chen and Gilbertson 2016; </w:t>
        </w:r>
      </w:ins>
      <w:r w:rsidRPr="00581467">
        <w:rPr>
          <w:rFonts w:ascii="Times New Roman" w:hAnsi="Times New Roman" w:cs="Times New Roman"/>
          <w:sz w:val="24"/>
          <w:szCs w:val="24"/>
        </w:rPr>
        <w:t xml:space="preserve">Frantz et al. 2023). </w:t>
      </w:r>
      <w:bookmarkEnd w:id="101"/>
      <w:ins w:id="104" w:author="Wagstaff, Camille" w:date="2025-12-04T13:22:00Z" w16du:dateUtc="2025-12-04T21:22:00Z">
        <w:r w:rsidR="00581467" w:rsidRPr="00581467">
          <w:rPr>
            <w:rFonts w:ascii="Times New Roman" w:hAnsi="Times New Roman" w:cs="Times New Roman"/>
            <w:sz w:val="24"/>
            <w:szCs w:val="24"/>
            <w:rPrChange w:id="105" w:author="Wagstaff, Camille" w:date="2025-12-04T13:23:00Z" w16du:dateUtc="2025-12-04T21:23:00Z">
              <w:rPr>
                <w:rFonts w:ascii="Times New Roman" w:hAnsi="Times New Roman" w:cs="Times New Roman"/>
                <w:sz w:val="24"/>
                <w:szCs w:val="24"/>
                <w:highlight w:val="yellow"/>
              </w:rPr>
            </w:rPrChange>
          </w:rPr>
          <w:t xml:space="preserve">Further, </w:t>
        </w:r>
        <w:r w:rsidR="00581467" w:rsidRPr="00581467">
          <w:rPr>
            <w:rFonts w:ascii="Times New Roman" w:hAnsi="Times New Roman" w:cs="Times New Roman"/>
            <w:i/>
            <w:iCs/>
            <w:sz w:val="24"/>
            <w:szCs w:val="24"/>
            <w:rPrChange w:id="106" w:author="Wagstaff, Camille" w:date="2025-12-04T13:23:00Z" w16du:dateUtc="2025-12-04T21:23:00Z">
              <w:rPr>
                <w:rFonts w:ascii="Times New Roman" w:hAnsi="Times New Roman" w:cs="Times New Roman"/>
                <w:i/>
                <w:iCs/>
                <w:sz w:val="24"/>
                <w:szCs w:val="24"/>
                <w:highlight w:val="yellow"/>
              </w:rPr>
            </w:rPrChange>
          </w:rPr>
          <w:t>N. tenellus</w:t>
        </w:r>
        <w:r w:rsidR="00581467" w:rsidRPr="00581467">
          <w:rPr>
            <w:rFonts w:ascii="Times New Roman" w:hAnsi="Times New Roman" w:cs="Times New Roman"/>
            <w:sz w:val="24"/>
            <w:szCs w:val="24"/>
            <w:rPrChange w:id="107" w:author="Wagstaff, Camille" w:date="2025-12-04T13:23:00Z" w16du:dateUtc="2025-12-04T21:23:00Z">
              <w:rPr>
                <w:rFonts w:ascii="Times New Roman" w:hAnsi="Times New Roman" w:cs="Times New Roman"/>
                <w:sz w:val="24"/>
                <w:szCs w:val="24"/>
                <w:highlight w:val="yellow"/>
              </w:rPr>
            </w:rPrChange>
          </w:rPr>
          <w:t xml:space="preserve"> lack strong host specificity by feeding on many plant species that cannot support oviposition or development.</w:t>
        </w:r>
      </w:ins>
      <w:ins w:id="108" w:author="Wagstaff, Camille" w:date="2025-12-04T13:23:00Z" w16du:dateUtc="2025-12-04T21:23:00Z">
        <w:r w:rsidR="00581467" w:rsidRPr="00581467">
          <w:rPr>
            <w:rFonts w:ascii="Times New Roman" w:hAnsi="Times New Roman" w:cs="Times New Roman"/>
            <w:sz w:val="24"/>
            <w:szCs w:val="24"/>
            <w:rPrChange w:id="109" w:author="Wagstaff, Camille" w:date="2025-12-04T13:23:00Z" w16du:dateUtc="2025-12-04T21:23:00Z">
              <w:rPr>
                <w:rFonts w:ascii="Times New Roman" w:hAnsi="Times New Roman" w:cs="Times New Roman"/>
                <w:sz w:val="24"/>
                <w:szCs w:val="24"/>
                <w:highlight w:val="yellow"/>
              </w:rPr>
            </w:rPrChange>
          </w:rPr>
          <w:t xml:space="preserve"> This separation is epidemiologically important, as pathogen persistence depends on how </w:t>
        </w:r>
        <w:r w:rsidR="00581467" w:rsidRPr="00581467">
          <w:rPr>
            <w:rFonts w:ascii="Times New Roman" w:hAnsi="Times New Roman" w:cs="Times New Roman"/>
            <w:i/>
            <w:iCs/>
            <w:sz w:val="24"/>
            <w:szCs w:val="24"/>
            <w:rPrChange w:id="110" w:author="Wagstaff, Camille" w:date="2025-12-04T13:23:00Z" w16du:dateUtc="2025-12-04T21:23:00Z">
              <w:rPr>
                <w:rFonts w:ascii="Times New Roman" w:hAnsi="Times New Roman" w:cs="Times New Roman"/>
                <w:i/>
                <w:iCs/>
                <w:sz w:val="24"/>
                <w:szCs w:val="24"/>
                <w:highlight w:val="yellow"/>
              </w:rPr>
            </w:rPrChange>
          </w:rPr>
          <w:t>N. tenellus</w:t>
        </w:r>
        <w:r w:rsidR="00581467" w:rsidRPr="00581467">
          <w:rPr>
            <w:rFonts w:ascii="Times New Roman" w:hAnsi="Times New Roman" w:cs="Times New Roman"/>
            <w:sz w:val="24"/>
            <w:szCs w:val="24"/>
            <w:rPrChange w:id="111" w:author="Wagstaff, Camille" w:date="2025-12-04T13:23:00Z" w16du:dateUtc="2025-12-04T21:23:00Z">
              <w:rPr>
                <w:rFonts w:ascii="Times New Roman" w:hAnsi="Times New Roman" w:cs="Times New Roman"/>
                <w:sz w:val="24"/>
                <w:szCs w:val="24"/>
                <w:highlight w:val="yellow"/>
              </w:rPr>
            </w:rPrChange>
          </w:rPr>
          <w:t xml:space="preserve"> moves between feeding hosts—where acquisition may occur—and reproductive hosts that sustain population increases.</w:t>
        </w:r>
      </w:ins>
      <w:ins w:id="112" w:author="Wagstaff, Camille" w:date="2025-12-04T13:22:00Z" w16du:dateUtc="2025-12-04T21:22:00Z">
        <w:r w:rsidR="00581467" w:rsidRPr="00581467">
          <w:rPr>
            <w:rFonts w:ascii="Times New Roman" w:hAnsi="Times New Roman" w:cs="Times New Roman"/>
            <w:sz w:val="24"/>
            <w:szCs w:val="24"/>
            <w:rPrChange w:id="113" w:author="Wagstaff, Camille" w:date="2025-12-04T13:23:00Z" w16du:dateUtc="2025-12-04T21:23:00Z">
              <w:rPr>
                <w:rFonts w:ascii="Times New Roman" w:hAnsi="Times New Roman" w:cs="Times New Roman"/>
                <w:sz w:val="24"/>
                <w:szCs w:val="24"/>
                <w:highlight w:val="yellow"/>
              </w:rPr>
            </w:rPrChange>
          </w:rPr>
          <w:t xml:space="preserve"> As a result, pathogen persistence is shaped by the leafhopper’s movement between feeding hosts and reproductive hosts</w:t>
        </w:r>
      </w:ins>
      <w:del w:id="114" w:author="Wagstaff, Camille" w:date="2025-12-04T13:23:00Z" w16du:dateUtc="2025-12-04T21:23:00Z">
        <w:r w:rsidRPr="00581467" w:rsidDel="00581467">
          <w:rPr>
            <w:rFonts w:ascii="Times New Roman" w:hAnsi="Times New Roman" w:cs="Times New Roman"/>
            <w:sz w:val="24"/>
            <w:szCs w:val="24"/>
          </w:rPr>
          <w:delText xml:space="preserve">Further, </w:delText>
        </w:r>
        <w:r w:rsidR="00FE742F" w:rsidRPr="00581467" w:rsidDel="00581467">
          <w:rPr>
            <w:rFonts w:ascii="Times New Roman" w:hAnsi="Times New Roman" w:cs="Times New Roman"/>
            <w:i/>
            <w:iCs/>
            <w:sz w:val="24"/>
            <w:szCs w:val="24"/>
          </w:rPr>
          <w:delText>N. tenellus</w:delText>
        </w:r>
        <w:r w:rsidRPr="00581467" w:rsidDel="00581467">
          <w:rPr>
            <w:rFonts w:ascii="Times New Roman" w:hAnsi="Times New Roman" w:cs="Times New Roman"/>
            <w:sz w:val="24"/>
            <w:szCs w:val="24"/>
          </w:rPr>
          <w:delText xml:space="preserve"> does not exhibit strong host </w:delText>
        </w:r>
        <w:r w:rsidRPr="00581467" w:rsidDel="00581467">
          <w:rPr>
            <w:rFonts w:ascii="Times New Roman" w:hAnsi="Times New Roman" w:cs="Times New Roman"/>
            <w:sz w:val="24"/>
            <w:szCs w:val="24"/>
          </w:rPr>
          <w:lastRenderedPageBreak/>
          <w:delText xml:space="preserve">specificity, often feeding on </w:delText>
        </w:r>
        <w:r w:rsidR="00852AD6" w:rsidRPr="00581467" w:rsidDel="00581467">
          <w:rPr>
            <w:rFonts w:ascii="Times New Roman" w:hAnsi="Times New Roman" w:cs="Times New Roman"/>
            <w:sz w:val="24"/>
            <w:szCs w:val="24"/>
          </w:rPr>
          <w:delText xml:space="preserve">hosts that cannot </w:delText>
        </w:r>
        <w:r w:rsidR="001C6A75" w:rsidRPr="00581467" w:rsidDel="00581467">
          <w:rPr>
            <w:rFonts w:ascii="Times New Roman" w:hAnsi="Times New Roman" w:cs="Times New Roman"/>
            <w:sz w:val="24"/>
            <w:szCs w:val="24"/>
          </w:rPr>
          <w:delText xml:space="preserve">fully </w:delText>
        </w:r>
        <w:r w:rsidR="00852AD6" w:rsidRPr="00581467" w:rsidDel="00581467">
          <w:rPr>
            <w:rFonts w:ascii="Times New Roman" w:hAnsi="Times New Roman" w:cs="Times New Roman"/>
            <w:sz w:val="24"/>
            <w:szCs w:val="24"/>
          </w:rPr>
          <w:delText>support development</w:delText>
        </w:r>
      </w:del>
      <w:r w:rsidR="00852AD6" w:rsidRPr="00581467">
        <w:rPr>
          <w:rFonts w:ascii="Times New Roman" w:hAnsi="Times New Roman" w:cs="Times New Roman"/>
          <w:sz w:val="24"/>
          <w:szCs w:val="24"/>
        </w:rPr>
        <w:t>,</w:t>
      </w:r>
      <w:r w:rsidR="006D63F0" w:rsidRPr="00581467">
        <w:rPr>
          <w:rFonts w:ascii="Times New Roman" w:hAnsi="Times New Roman" w:cs="Times New Roman"/>
          <w:sz w:val="24"/>
          <w:szCs w:val="24"/>
        </w:rPr>
        <w:t xml:space="preserve"> and</w:t>
      </w:r>
      <w:r w:rsidR="001C6A75" w:rsidRPr="00581467">
        <w:rPr>
          <w:rFonts w:ascii="Times New Roman" w:hAnsi="Times New Roman" w:cs="Times New Roman"/>
          <w:sz w:val="24"/>
          <w:szCs w:val="24"/>
        </w:rPr>
        <w:t xml:space="preserve"> t</w:t>
      </w:r>
      <w:r w:rsidRPr="00581467">
        <w:rPr>
          <w:rFonts w:ascii="Times New Roman" w:hAnsi="Times New Roman" w:cs="Times New Roman"/>
          <w:sz w:val="24"/>
          <w:szCs w:val="24"/>
        </w:rPr>
        <w:t xml:space="preserve">he persistence of pathogens are closely linked to the life cycle and migratory behavior of </w:t>
      </w:r>
      <w:r w:rsidR="00FE742F" w:rsidRPr="00581467">
        <w:rPr>
          <w:rFonts w:ascii="Times New Roman" w:hAnsi="Times New Roman" w:cs="Times New Roman"/>
          <w:i/>
          <w:iCs/>
          <w:sz w:val="24"/>
          <w:szCs w:val="24"/>
        </w:rPr>
        <w:t>N. tenellus</w:t>
      </w:r>
      <w:r w:rsidR="006D63F0" w:rsidRPr="00581467">
        <w:rPr>
          <w:rFonts w:ascii="Times New Roman" w:hAnsi="Times New Roman" w:cs="Times New Roman"/>
          <w:i/>
          <w:iCs/>
          <w:sz w:val="24"/>
          <w:szCs w:val="24"/>
        </w:rPr>
        <w:t xml:space="preserve"> </w:t>
      </w:r>
      <w:r w:rsidR="006D63F0" w:rsidRPr="00581467">
        <w:rPr>
          <w:rFonts w:ascii="Times New Roman" w:hAnsi="Times New Roman" w:cs="Times New Roman"/>
          <w:sz w:val="24"/>
          <w:szCs w:val="24"/>
        </w:rPr>
        <w:t>(Thomas and Boll 1977)</w:t>
      </w:r>
      <w:r w:rsidRPr="00581467">
        <w:rPr>
          <w:rFonts w:ascii="Times New Roman" w:hAnsi="Times New Roman" w:cs="Times New Roman"/>
          <w:sz w:val="24"/>
          <w:szCs w:val="24"/>
        </w:rPr>
        <w:t>.</w:t>
      </w:r>
      <w:r w:rsidRPr="006543A8">
        <w:rPr>
          <w:rFonts w:ascii="Times New Roman" w:hAnsi="Times New Roman" w:cs="Times New Roman"/>
          <w:sz w:val="24"/>
          <w:szCs w:val="24"/>
        </w:rPr>
        <w:t xml:space="preserve"> Overwintering females lay eggs in spring, and</w:t>
      </w:r>
      <w:r w:rsidR="001C6A75" w:rsidRPr="006543A8">
        <w:rPr>
          <w:rFonts w:ascii="Times New Roman" w:hAnsi="Times New Roman" w:cs="Times New Roman"/>
          <w:sz w:val="24"/>
          <w:szCs w:val="24"/>
        </w:rPr>
        <w:t xml:space="preserve"> </w:t>
      </w:r>
      <w:r w:rsidRPr="006543A8">
        <w:rPr>
          <w:rFonts w:ascii="Times New Roman" w:hAnsi="Times New Roman" w:cs="Times New Roman"/>
          <w:sz w:val="24"/>
          <w:szCs w:val="24"/>
        </w:rPr>
        <w:t>nymphs acquire pathogens from weedy host plants before dispersing into agricultural fields</w:t>
      </w:r>
      <w:r w:rsidR="001C6A75" w:rsidRPr="006543A8">
        <w:rPr>
          <w:rFonts w:ascii="Times New Roman" w:hAnsi="Times New Roman" w:cs="Times New Roman"/>
          <w:sz w:val="24"/>
          <w:szCs w:val="24"/>
        </w:rPr>
        <w:t xml:space="preserve"> </w:t>
      </w:r>
      <w:r w:rsidR="000D5040" w:rsidRPr="006543A8">
        <w:rPr>
          <w:rFonts w:ascii="Times New Roman" w:hAnsi="Times New Roman" w:cs="Times New Roman"/>
          <w:sz w:val="24"/>
          <w:szCs w:val="24"/>
        </w:rPr>
        <w:t xml:space="preserve">(Meyerdirk and </w:t>
      </w:r>
      <w:proofErr w:type="spellStart"/>
      <w:r w:rsidR="000D5040" w:rsidRPr="006543A8">
        <w:rPr>
          <w:rFonts w:ascii="Times New Roman" w:hAnsi="Times New Roman" w:cs="Times New Roman"/>
          <w:sz w:val="24"/>
          <w:szCs w:val="24"/>
        </w:rPr>
        <w:t>Hessein</w:t>
      </w:r>
      <w:proofErr w:type="spellEnd"/>
      <w:r w:rsidR="000D5040" w:rsidRPr="006543A8">
        <w:rPr>
          <w:rFonts w:ascii="Times New Roman" w:hAnsi="Times New Roman" w:cs="Times New Roman"/>
          <w:sz w:val="24"/>
          <w:szCs w:val="24"/>
        </w:rPr>
        <w:t xml:space="preserve"> 1985</w:t>
      </w:r>
      <w:r w:rsidR="00025DF1" w:rsidRPr="006543A8">
        <w:rPr>
          <w:rFonts w:ascii="Times New Roman" w:hAnsi="Times New Roman" w:cs="Times New Roman"/>
          <w:sz w:val="24"/>
          <w:szCs w:val="24"/>
        </w:rPr>
        <w:t>;</w:t>
      </w:r>
      <w:r w:rsidR="000D5040" w:rsidRPr="006543A8">
        <w:rPr>
          <w:rFonts w:ascii="Times New Roman" w:hAnsi="Times New Roman" w:cs="Times New Roman"/>
          <w:sz w:val="24"/>
          <w:szCs w:val="24"/>
        </w:rPr>
        <w:t xml:space="preserve"> Meyerdirk and </w:t>
      </w:r>
      <w:proofErr w:type="spellStart"/>
      <w:r w:rsidR="000D5040" w:rsidRPr="006543A8">
        <w:rPr>
          <w:rFonts w:ascii="Times New Roman" w:hAnsi="Times New Roman" w:cs="Times New Roman"/>
          <w:sz w:val="24"/>
          <w:szCs w:val="24"/>
        </w:rPr>
        <w:t>Moratorio</w:t>
      </w:r>
      <w:proofErr w:type="spellEnd"/>
      <w:r w:rsidR="000D5040" w:rsidRPr="006543A8">
        <w:rPr>
          <w:rFonts w:ascii="Times New Roman" w:hAnsi="Times New Roman" w:cs="Times New Roman"/>
          <w:sz w:val="24"/>
          <w:szCs w:val="24"/>
        </w:rPr>
        <w:t xml:space="preserve"> 1987</w:t>
      </w:r>
      <w:r w:rsidR="00537BDB">
        <w:rPr>
          <w:rFonts w:ascii="Times New Roman" w:hAnsi="Times New Roman" w:cs="Times New Roman"/>
          <w:sz w:val="24"/>
          <w:szCs w:val="24"/>
        </w:rPr>
        <w:t>;</w:t>
      </w:r>
      <w:ins w:id="115" w:author="Wagstaff, Camille" w:date="2025-12-04T13:41:00Z" w16du:dateUtc="2025-12-04T21:41:00Z">
        <w:r w:rsidR="00581467">
          <w:rPr>
            <w:rFonts w:ascii="Times New Roman" w:hAnsi="Times New Roman" w:cs="Times New Roman"/>
            <w:sz w:val="24"/>
            <w:szCs w:val="24"/>
          </w:rPr>
          <w:t xml:space="preserve"> Creamer 2020;</w:t>
        </w:r>
      </w:ins>
      <w:r w:rsidR="00537BDB">
        <w:rPr>
          <w:rFonts w:ascii="Times New Roman" w:hAnsi="Times New Roman" w:cs="Times New Roman"/>
          <w:sz w:val="24"/>
          <w:szCs w:val="24"/>
        </w:rPr>
        <w:t xml:space="preserve"> </w:t>
      </w:r>
      <w:r w:rsidR="00537BDB" w:rsidRPr="006543A8">
        <w:rPr>
          <w:rFonts w:ascii="Times New Roman" w:hAnsi="Times New Roman" w:cs="Times New Roman"/>
          <w:sz w:val="24"/>
          <w:szCs w:val="24"/>
        </w:rPr>
        <w:t>Lee et al. 2022</w:t>
      </w:r>
      <w:r w:rsidR="000D5040" w:rsidRPr="006543A8">
        <w:rPr>
          <w:rFonts w:ascii="Times New Roman" w:hAnsi="Times New Roman" w:cs="Times New Roman"/>
          <w:sz w:val="24"/>
          <w:szCs w:val="24"/>
        </w:rPr>
        <w:t xml:space="preserve">). </w:t>
      </w:r>
      <w:r w:rsidR="006D63F0">
        <w:rPr>
          <w:rFonts w:ascii="Times New Roman" w:hAnsi="Times New Roman" w:cs="Times New Roman"/>
          <w:sz w:val="24"/>
          <w:szCs w:val="24"/>
        </w:rPr>
        <w:t>P</w:t>
      </w:r>
      <w:r w:rsidRPr="006543A8">
        <w:rPr>
          <w:rFonts w:ascii="Times New Roman" w:hAnsi="Times New Roman" w:cs="Times New Roman"/>
          <w:sz w:val="24"/>
          <w:szCs w:val="24"/>
        </w:rPr>
        <w:t>opulations tend to establish on weeds in the Brassicaceae famil</w:t>
      </w:r>
      <w:r w:rsidR="0080688C" w:rsidRPr="006543A8">
        <w:rPr>
          <w:rFonts w:ascii="Times New Roman" w:hAnsi="Times New Roman" w:cs="Times New Roman"/>
          <w:sz w:val="24"/>
          <w:szCs w:val="24"/>
        </w:rPr>
        <w:t>y</w:t>
      </w:r>
      <w:r w:rsidRPr="006543A8">
        <w:rPr>
          <w:rFonts w:ascii="Times New Roman" w:hAnsi="Times New Roman" w:cs="Times New Roman"/>
          <w:sz w:val="24"/>
          <w:szCs w:val="24"/>
        </w:rPr>
        <w:t xml:space="preserve"> </w:t>
      </w:r>
      <w:r w:rsidR="002D3F51" w:rsidRPr="006543A8">
        <w:rPr>
          <w:rFonts w:ascii="Times New Roman" w:hAnsi="Times New Roman" w:cs="Times New Roman"/>
          <w:sz w:val="24"/>
          <w:szCs w:val="24"/>
        </w:rPr>
        <w:t>in spring</w:t>
      </w:r>
      <w:r w:rsidR="006D63F0">
        <w:rPr>
          <w:rFonts w:ascii="Times New Roman" w:hAnsi="Times New Roman" w:cs="Times New Roman"/>
          <w:sz w:val="24"/>
          <w:szCs w:val="24"/>
        </w:rPr>
        <w:t>, but a</w:t>
      </w:r>
      <w:r w:rsidRPr="006543A8">
        <w:rPr>
          <w:rFonts w:ascii="Times New Roman" w:hAnsi="Times New Roman" w:cs="Times New Roman"/>
          <w:sz w:val="24"/>
          <w:szCs w:val="24"/>
        </w:rPr>
        <w:t xml:space="preserve">s temperatures rise in mid-April and these weed hosts dry out, </w:t>
      </w:r>
      <w:r w:rsidR="00FE742F" w:rsidRPr="006543A8">
        <w:rPr>
          <w:rFonts w:ascii="Times New Roman" w:hAnsi="Times New Roman" w:cs="Times New Roman"/>
          <w:i/>
          <w:iCs/>
          <w:sz w:val="24"/>
          <w:szCs w:val="24"/>
        </w:rPr>
        <w:t>N. tenellus</w:t>
      </w:r>
      <w:r w:rsidR="0080688C" w:rsidRPr="006543A8">
        <w:rPr>
          <w:rFonts w:ascii="Times New Roman" w:hAnsi="Times New Roman" w:cs="Times New Roman"/>
          <w:sz w:val="24"/>
          <w:szCs w:val="24"/>
        </w:rPr>
        <w:t xml:space="preserve"> </w:t>
      </w:r>
      <w:r w:rsidRPr="006543A8">
        <w:rPr>
          <w:rFonts w:ascii="Times New Roman" w:hAnsi="Times New Roman" w:cs="Times New Roman"/>
          <w:sz w:val="24"/>
          <w:szCs w:val="24"/>
        </w:rPr>
        <w:t>disperse into summer crops</w:t>
      </w:r>
      <w:r w:rsidR="001C6A75" w:rsidRPr="006543A8">
        <w:rPr>
          <w:rFonts w:ascii="Times New Roman" w:hAnsi="Times New Roman" w:cs="Times New Roman"/>
          <w:sz w:val="24"/>
          <w:szCs w:val="24"/>
        </w:rPr>
        <w:t xml:space="preserve"> (</w:t>
      </w:r>
      <w:proofErr w:type="spellStart"/>
      <w:r w:rsidR="00025DF1" w:rsidRPr="006543A8">
        <w:rPr>
          <w:rFonts w:ascii="Times New Roman" w:hAnsi="Times New Roman" w:cs="Times New Roman"/>
          <w:sz w:val="24"/>
          <w:szCs w:val="24"/>
        </w:rPr>
        <w:t>Munyaneza</w:t>
      </w:r>
      <w:proofErr w:type="spellEnd"/>
      <w:r w:rsidR="00025DF1" w:rsidRPr="006543A8">
        <w:rPr>
          <w:rFonts w:ascii="Times New Roman" w:hAnsi="Times New Roman" w:cs="Times New Roman"/>
          <w:sz w:val="24"/>
          <w:szCs w:val="24"/>
        </w:rPr>
        <w:t xml:space="preserve"> et al. 2006b</w:t>
      </w:r>
      <w:r w:rsidR="00537BDB">
        <w:rPr>
          <w:rFonts w:ascii="Times New Roman" w:hAnsi="Times New Roman" w:cs="Times New Roman"/>
          <w:sz w:val="24"/>
          <w:szCs w:val="24"/>
        </w:rPr>
        <w:t>; H</w:t>
      </w:r>
      <w:r w:rsidR="00537BDB" w:rsidRPr="006543A8">
        <w:rPr>
          <w:rFonts w:ascii="Times New Roman" w:hAnsi="Times New Roman" w:cs="Times New Roman"/>
          <w:sz w:val="24"/>
          <w:szCs w:val="24"/>
        </w:rPr>
        <w:t>orton et al 2018</w:t>
      </w:r>
      <w:r w:rsidR="00025DF1" w:rsidRPr="006543A8">
        <w:rPr>
          <w:rFonts w:ascii="Times New Roman" w:hAnsi="Times New Roman" w:cs="Times New Roman"/>
          <w:sz w:val="24"/>
          <w:szCs w:val="24"/>
        </w:rPr>
        <w:t xml:space="preserve">). </w:t>
      </w:r>
      <w:r w:rsidRPr="006543A8">
        <w:rPr>
          <w:rFonts w:ascii="Times New Roman" w:hAnsi="Times New Roman" w:cs="Times New Roman"/>
          <w:sz w:val="24"/>
          <w:szCs w:val="24"/>
        </w:rPr>
        <w:t>This movement plays a role in</w:t>
      </w:r>
      <w:r w:rsidR="006D63F0">
        <w:rPr>
          <w:rFonts w:ascii="Times New Roman" w:hAnsi="Times New Roman" w:cs="Times New Roman"/>
          <w:sz w:val="24"/>
          <w:szCs w:val="24"/>
        </w:rPr>
        <w:t xml:space="preserve"> </w:t>
      </w:r>
      <w:del w:id="116" w:author="Wagstaff, Camille" w:date="2025-12-04T13:46:00Z" w16du:dateUtc="2025-12-04T21:46:00Z">
        <w:r w:rsidR="006D63F0" w:rsidDel="00581467">
          <w:rPr>
            <w:rFonts w:ascii="Times New Roman" w:hAnsi="Times New Roman" w:cs="Times New Roman"/>
            <w:sz w:val="24"/>
            <w:szCs w:val="24"/>
          </w:rPr>
          <w:delText xml:space="preserve">pathogen </w:delText>
        </w:r>
      </w:del>
      <w:ins w:id="117" w:author="Wagstaff, Camille" w:date="2025-12-04T13:46:00Z" w16du:dateUtc="2025-12-04T21:46:00Z">
        <w:r w:rsidR="00581467">
          <w:rPr>
            <w:rFonts w:ascii="Times New Roman" w:hAnsi="Times New Roman" w:cs="Times New Roman"/>
            <w:sz w:val="24"/>
            <w:szCs w:val="24"/>
          </w:rPr>
          <w:t xml:space="preserve">BCTV and CPt </w:t>
        </w:r>
      </w:ins>
      <w:r w:rsidR="006D63F0">
        <w:rPr>
          <w:rFonts w:ascii="Times New Roman" w:hAnsi="Times New Roman" w:cs="Times New Roman"/>
          <w:sz w:val="24"/>
          <w:szCs w:val="24"/>
        </w:rPr>
        <w:t>transmission</w:t>
      </w:r>
      <w:r w:rsidRPr="006543A8">
        <w:rPr>
          <w:rFonts w:ascii="Times New Roman" w:hAnsi="Times New Roman" w:cs="Times New Roman"/>
          <w:sz w:val="24"/>
          <w:szCs w:val="24"/>
        </w:rPr>
        <w:t xml:space="preserve">, yet </w:t>
      </w:r>
      <w:r w:rsidR="006D63F0">
        <w:rPr>
          <w:rFonts w:ascii="Times New Roman" w:hAnsi="Times New Roman" w:cs="Times New Roman"/>
          <w:sz w:val="24"/>
          <w:szCs w:val="24"/>
        </w:rPr>
        <w:t xml:space="preserve">how host use relates to </w:t>
      </w:r>
      <w:ins w:id="118" w:author="Wagstaff, Camille" w:date="2025-12-04T13:46:00Z" w16du:dateUtc="2025-12-04T21:46:00Z">
        <w:r w:rsidR="00581467">
          <w:rPr>
            <w:rFonts w:ascii="Times New Roman" w:hAnsi="Times New Roman" w:cs="Times New Roman"/>
            <w:sz w:val="24"/>
            <w:szCs w:val="24"/>
          </w:rPr>
          <w:t xml:space="preserve">these </w:t>
        </w:r>
      </w:ins>
      <w:r w:rsidR="006D63F0">
        <w:rPr>
          <w:rFonts w:ascii="Times New Roman" w:hAnsi="Times New Roman" w:cs="Times New Roman"/>
          <w:sz w:val="24"/>
          <w:szCs w:val="24"/>
        </w:rPr>
        <w:t>pathogen</w:t>
      </w:r>
      <w:ins w:id="119" w:author="Wagstaff, Camille" w:date="2025-12-04T13:47:00Z" w16du:dateUtc="2025-12-04T21:47:00Z">
        <w:r w:rsidR="00581467">
          <w:rPr>
            <w:rFonts w:ascii="Times New Roman" w:hAnsi="Times New Roman" w:cs="Times New Roman"/>
            <w:sz w:val="24"/>
            <w:szCs w:val="24"/>
          </w:rPr>
          <w:t>s</w:t>
        </w:r>
      </w:ins>
      <w:r w:rsidR="006D63F0">
        <w:rPr>
          <w:rFonts w:ascii="Times New Roman" w:hAnsi="Times New Roman" w:cs="Times New Roman"/>
          <w:sz w:val="24"/>
          <w:szCs w:val="24"/>
        </w:rPr>
        <w:t xml:space="preserve"> prevalence </w:t>
      </w:r>
      <w:r w:rsidR="00635904">
        <w:rPr>
          <w:rFonts w:ascii="Times New Roman" w:hAnsi="Times New Roman" w:cs="Times New Roman"/>
          <w:sz w:val="24"/>
          <w:szCs w:val="24"/>
        </w:rPr>
        <w:t>i</w:t>
      </w:r>
      <w:r w:rsidR="00635904" w:rsidRPr="006543A8">
        <w:rPr>
          <w:rFonts w:ascii="Times New Roman" w:hAnsi="Times New Roman" w:cs="Times New Roman"/>
          <w:sz w:val="24"/>
          <w:szCs w:val="24"/>
        </w:rPr>
        <w:t xml:space="preserve">s </w:t>
      </w:r>
      <w:r w:rsidRPr="006543A8">
        <w:rPr>
          <w:rFonts w:ascii="Times New Roman" w:hAnsi="Times New Roman" w:cs="Times New Roman"/>
          <w:sz w:val="24"/>
          <w:szCs w:val="24"/>
        </w:rPr>
        <w:t>poorly understood.</w:t>
      </w:r>
      <w:r w:rsidR="001C6A75"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To better characterize seasonal host use of </w:t>
      </w:r>
      <w:r w:rsidR="00FE742F" w:rsidRPr="006543A8">
        <w:rPr>
          <w:rFonts w:ascii="Times New Roman" w:eastAsiaTheme="majorEastAsia" w:hAnsi="Times New Roman" w:cs="Times New Roman"/>
          <w:i/>
          <w:iCs/>
          <w:sz w:val="24"/>
          <w:szCs w:val="24"/>
        </w:rPr>
        <w:t>N. tenellus</w:t>
      </w:r>
      <w:r w:rsidRPr="006543A8">
        <w:rPr>
          <w:rFonts w:ascii="Times New Roman" w:hAnsi="Times New Roman" w:cs="Times New Roman"/>
          <w:sz w:val="24"/>
          <w:szCs w:val="24"/>
        </w:rPr>
        <w:t xml:space="preserve"> and its role in </w:t>
      </w:r>
      <w:del w:id="120" w:author="Wagstaff, Camille" w:date="2025-12-04T13:47:00Z" w16du:dateUtc="2025-12-04T21:47:00Z">
        <w:r w:rsidRPr="006543A8" w:rsidDel="00581467">
          <w:rPr>
            <w:rFonts w:ascii="Times New Roman" w:hAnsi="Times New Roman" w:cs="Times New Roman"/>
            <w:sz w:val="24"/>
            <w:szCs w:val="24"/>
          </w:rPr>
          <w:delText>pathogen transmission</w:delText>
        </w:r>
      </w:del>
      <w:ins w:id="121" w:author="Wagstaff, Camille" w:date="2025-12-04T13:47:00Z" w16du:dateUtc="2025-12-04T21:47:00Z">
        <w:r w:rsidR="00581467">
          <w:rPr>
            <w:rFonts w:ascii="Times New Roman" w:hAnsi="Times New Roman" w:cs="Times New Roman"/>
            <w:sz w:val="24"/>
            <w:szCs w:val="24"/>
          </w:rPr>
          <w:t>spreading BCTV and CPt</w:t>
        </w:r>
      </w:ins>
      <w:r w:rsidRPr="006543A8">
        <w:rPr>
          <w:rFonts w:ascii="Times New Roman" w:hAnsi="Times New Roman" w:cs="Times New Roman"/>
          <w:sz w:val="24"/>
          <w:szCs w:val="24"/>
        </w:rPr>
        <w:t>, we conducted molecular gut content analysis</w:t>
      </w:r>
      <w:r w:rsidR="001C6A75" w:rsidRPr="006543A8">
        <w:rPr>
          <w:rFonts w:ascii="Times New Roman" w:hAnsi="Times New Roman" w:cs="Times New Roman"/>
          <w:sz w:val="24"/>
          <w:szCs w:val="24"/>
        </w:rPr>
        <w:t>.</w:t>
      </w:r>
    </w:p>
    <w:p w14:paraId="5FF58A87" w14:textId="77777777" w:rsidR="001C6A75" w:rsidRPr="006543A8" w:rsidRDefault="001C6A75" w:rsidP="001C6A75">
      <w:pPr>
        <w:spacing w:after="0" w:line="480" w:lineRule="auto"/>
        <w:ind w:firstLine="540"/>
        <w:contextualSpacing/>
        <w:rPr>
          <w:rFonts w:ascii="Times New Roman" w:hAnsi="Times New Roman" w:cs="Times New Roman"/>
          <w:sz w:val="24"/>
          <w:szCs w:val="24"/>
        </w:rPr>
      </w:pPr>
    </w:p>
    <w:p w14:paraId="02575829" w14:textId="77777777" w:rsidR="001C6A75" w:rsidRPr="006543A8" w:rsidRDefault="001C6A75" w:rsidP="001C6A75">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Site Selection and Sampling</w:t>
      </w:r>
    </w:p>
    <w:p w14:paraId="32962E44" w14:textId="54708D6C" w:rsidR="006D63F0" w:rsidRDefault="001C6A75" w:rsidP="00481E61">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Sampling was conducted at sites across the Columbia River Basin during the 2019 and 2020 growing seasons and in spring of 2021 (Fig. 1). Most sites were </w:t>
      </w:r>
      <w:r w:rsidR="00877E9B" w:rsidRPr="006543A8">
        <w:rPr>
          <w:rFonts w:ascii="Times New Roman" w:hAnsi="Times New Roman" w:cs="Times New Roman"/>
          <w:sz w:val="24"/>
          <w:szCs w:val="24"/>
        </w:rPr>
        <w:t xml:space="preserve">included in the </w:t>
      </w:r>
      <w:r w:rsidRPr="006543A8">
        <w:rPr>
          <w:rFonts w:ascii="Times New Roman" w:hAnsi="Times New Roman" w:cs="Times New Roman"/>
          <w:sz w:val="24"/>
          <w:szCs w:val="24"/>
        </w:rPr>
        <w:t xml:space="preserve">Washington State University’s potato pest monitoring network, a </w:t>
      </w:r>
      <w:r w:rsidR="00877E9B" w:rsidRPr="006543A8">
        <w:rPr>
          <w:rFonts w:ascii="Times New Roman" w:hAnsi="Times New Roman" w:cs="Times New Roman"/>
          <w:sz w:val="24"/>
          <w:szCs w:val="24"/>
        </w:rPr>
        <w:t>standardized sampling network on commercial farms</w:t>
      </w:r>
      <w:r w:rsidRPr="006543A8">
        <w:rPr>
          <w:rFonts w:ascii="Times New Roman" w:hAnsi="Times New Roman" w:cs="Times New Roman"/>
          <w:sz w:val="24"/>
          <w:szCs w:val="24"/>
        </w:rPr>
        <w:t>; a</w:t>
      </w:r>
      <w:r w:rsidR="00877E9B" w:rsidRPr="006543A8">
        <w:rPr>
          <w:rFonts w:ascii="Times New Roman" w:hAnsi="Times New Roman" w:cs="Times New Roman"/>
          <w:sz w:val="24"/>
          <w:szCs w:val="24"/>
        </w:rPr>
        <w:t xml:space="preserve">dditional </w:t>
      </w:r>
      <w:r w:rsidRPr="006543A8">
        <w:rPr>
          <w:rFonts w:ascii="Times New Roman" w:hAnsi="Times New Roman" w:cs="Times New Roman"/>
          <w:sz w:val="24"/>
          <w:szCs w:val="24"/>
        </w:rPr>
        <w:t xml:space="preserve">sites were at </w:t>
      </w:r>
      <w:r w:rsidR="002D3F51" w:rsidRPr="006543A8">
        <w:rPr>
          <w:rFonts w:ascii="Times New Roman" w:hAnsi="Times New Roman" w:cs="Times New Roman"/>
          <w:sz w:val="24"/>
          <w:szCs w:val="24"/>
        </w:rPr>
        <w:t>university</w:t>
      </w:r>
      <w:r w:rsidRPr="006543A8">
        <w:rPr>
          <w:rFonts w:ascii="Times New Roman" w:hAnsi="Times New Roman" w:cs="Times New Roman"/>
          <w:sz w:val="24"/>
          <w:szCs w:val="24"/>
        </w:rPr>
        <w:t xml:space="preserve"> research farms. In 2019 and 2020, sampling focused on irrigated potato fields and adjacent weedy areas, while in 2021 collections occurred near potato fields before planting</w:t>
      </w:r>
      <w:r w:rsidR="00877E9B" w:rsidRPr="006543A8">
        <w:rPr>
          <w:rFonts w:ascii="Times New Roman" w:hAnsi="Times New Roman" w:cs="Times New Roman"/>
          <w:sz w:val="24"/>
          <w:szCs w:val="24"/>
        </w:rPr>
        <w:t xml:space="preserve"> (Fig. 1)</w:t>
      </w:r>
      <w:r w:rsidRPr="006543A8">
        <w:rPr>
          <w:rFonts w:ascii="Times New Roman" w:hAnsi="Times New Roman" w:cs="Times New Roman"/>
          <w:sz w:val="24"/>
          <w:szCs w:val="24"/>
        </w:rPr>
        <w:t xml:space="preserve">. </w:t>
      </w:r>
      <w:r w:rsidR="00877E9B" w:rsidRPr="006543A8">
        <w:rPr>
          <w:rFonts w:ascii="Times New Roman" w:hAnsi="Times New Roman" w:cs="Times New Roman"/>
          <w:sz w:val="24"/>
          <w:szCs w:val="24"/>
        </w:rPr>
        <w:t xml:space="preserve">Our </w:t>
      </w:r>
      <w:r w:rsidRPr="006543A8">
        <w:rPr>
          <w:rFonts w:ascii="Times New Roman" w:hAnsi="Times New Roman" w:cs="Times New Roman"/>
          <w:sz w:val="24"/>
          <w:szCs w:val="24"/>
        </w:rPr>
        <w:t xml:space="preserve">approach </w:t>
      </w:r>
      <w:r w:rsidR="005F5400" w:rsidRPr="006543A8">
        <w:rPr>
          <w:rFonts w:ascii="Times New Roman" w:hAnsi="Times New Roman" w:cs="Times New Roman"/>
          <w:sz w:val="24"/>
          <w:szCs w:val="24"/>
        </w:rPr>
        <w:t>aims</w:t>
      </w:r>
      <w:r w:rsidRPr="006543A8">
        <w:rPr>
          <w:rFonts w:ascii="Times New Roman" w:hAnsi="Times New Roman" w:cs="Times New Roman"/>
          <w:sz w:val="24"/>
          <w:szCs w:val="24"/>
        </w:rPr>
        <w:t xml:space="preserve"> to identify key plant species that </w:t>
      </w:r>
      <w:r w:rsidR="005F5400" w:rsidRPr="006543A8">
        <w:rPr>
          <w:rFonts w:ascii="Times New Roman" w:hAnsi="Times New Roman" w:cs="Times New Roman"/>
          <w:sz w:val="24"/>
          <w:szCs w:val="24"/>
        </w:rPr>
        <w:t xml:space="preserve">may </w:t>
      </w:r>
      <w:r w:rsidRPr="006543A8">
        <w:rPr>
          <w:rFonts w:ascii="Times New Roman" w:hAnsi="Times New Roman" w:cs="Times New Roman"/>
          <w:sz w:val="24"/>
          <w:szCs w:val="24"/>
        </w:rPr>
        <w:t>serve as</w:t>
      </w:r>
      <w:ins w:id="122" w:author="Wagstaff, Camille" w:date="2025-12-04T13:51:00Z" w16du:dateUtc="2025-12-04T21:51:00Z">
        <w:r w:rsidR="00581467">
          <w:rPr>
            <w:rFonts w:ascii="Times New Roman" w:hAnsi="Times New Roman" w:cs="Times New Roman"/>
            <w:sz w:val="24"/>
            <w:szCs w:val="24"/>
          </w:rPr>
          <w:t xml:space="preserve"> </w:t>
        </w:r>
        <w:r w:rsidR="00581467">
          <w:rPr>
            <w:rFonts w:ascii="Times New Roman" w:hAnsi="Times New Roman" w:cs="Times New Roman"/>
            <w:i/>
            <w:iCs/>
            <w:sz w:val="24"/>
            <w:szCs w:val="24"/>
          </w:rPr>
          <w:t>N. tenellus</w:t>
        </w:r>
      </w:ins>
      <w:r w:rsidRPr="006543A8">
        <w:rPr>
          <w:rFonts w:ascii="Times New Roman" w:hAnsi="Times New Roman" w:cs="Times New Roman"/>
          <w:sz w:val="24"/>
          <w:szCs w:val="24"/>
        </w:rPr>
        <w:t xml:space="preserve"> hosts at different times of the year</w:t>
      </w:r>
      <w:ins w:id="123" w:author="Wagstaff, Camille" w:date="2025-12-04T13:51:00Z" w16du:dateUtc="2025-12-04T21:51:00Z">
        <w:r w:rsidR="00581467">
          <w:rPr>
            <w:rFonts w:ascii="Times New Roman" w:hAnsi="Times New Roman" w:cs="Times New Roman"/>
            <w:sz w:val="24"/>
            <w:szCs w:val="24"/>
          </w:rPr>
          <w:t>. To confirm which plants were pathogen hosts, we also collected</w:t>
        </w:r>
      </w:ins>
      <w:del w:id="124" w:author="Wagstaff, Camille" w:date="2025-12-04T13:51:00Z" w16du:dateUtc="2025-12-04T21:51:00Z">
        <w:r w:rsidRPr="006543A8" w:rsidDel="00581467">
          <w:rPr>
            <w:rFonts w:ascii="Times New Roman" w:hAnsi="Times New Roman" w:cs="Times New Roman"/>
            <w:sz w:val="24"/>
            <w:szCs w:val="24"/>
          </w:rPr>
          <w:delText xml:space="preserve">, </w:delText>
        </w:r>
        <w:r w:rsidR="00877E9B" w:rsidRPr="006543A8" w:rsidDel="00581467">
          <w:rPr>
            <w:rFonts w:ascii="Times New Roman" w:hAnsi="Times New Roman" w:cs="Times New Roman"/>
            <w:sz w:val="24"/>
            <w:szCs w:val="24"/>
          </w:rPr>
          <w:delText>and</w:delText>
        </w:r>
      </w:del>
      <w:r w:rsidRPr="006543A8">
        <w:rPr>
          <w:rFonts w:ascii="Times New Roman" w:hAnsi="Times New Roman" w:cs="Times New Roman"/>
          <w:sz w:val="24"/>
          <w:szCs w:val="24"/>
        </w:rPr>
        <w:t xml:space="preserve"> plant tissue samples </w:t>
      </w:r>
      <w:del w:id="125" w:author="Wagstaff, Camille" w:date="2025-12-04T13:52:00Z" w16du:dateUtc="2025-12-04T21:52:00Z">
        <w:r w:rsidRPr="006543A8" w:rsidDel="00581467">
          <w:rPr>
            <w:rFonts w:ascii="Times New Roman" w:hAnsi="Times New Roman" w:cs="Times New Roman"/>
            <w:sz w:val="24"/>
            <w:szCs w:val="24"/>
          </w:rPr>
          <w:delText>from collection sites were</w:delText>
        </w:r>
      </w:del>
      <w:ins w:id="126" w:author="Wagstaff, Camille" w:date="2025-12-04T13:52:00Z" w16du:dateUtc="2025-12-04T21:52:00Z">
        <w:r w:rsidR="00581467">
          <w:rPr>
            <w:rFonts w:ascii="Times New Roman" w:hAnsi="Times New Roman" w:cs="Times New Roman"/>
            <w:sz w:val="24"/>
            <w:szCs w:val="24"/>
          </w:rPr>
          <w:t>that were</w:t>
        </w:r>
      </w:ins>
      <w:r w:rsidRPr="006543A8">
        <w:rPr>
          <w:rFonts w:ascii="Times New Roman" w:hAnsi="Times New Roman" w:cs="Times New Roman"/>
          <w:sz w:val="24"/>
          <w:szCs w:val="24"/>
        </w:rPr>
        <w:t xml:space="preserve"> tested for the presence of </w:t>
      </w:r>
      <w:del w:id="127" w:author="Wagstaff, Camille" w:date="2025-12-04T13:52:00Z" w16du:dateUtc="2025-12-04T21:52:00Z">
        <w:r w:rsidRPr="006543A8" w:rsidDel="00581467">
          <w:rPr>
            <w:rFonts w:ascii="Times New Roman" w:hAnsi="Times New Roman" w:cs="Times New Roman"/>
            <w:sz w:val="24"/>
            <w:szCs w:val="24"/>
          </w:rPr>
          <w:delText xml:space="preserve">pathogens </w:delText>
        </w:r>
      </w:del>
      <w:ins w:id="128" w:author="Wagstaff, Camille" w:date="2025-12-04T13:52:00Z" w16du:dateUtc="2025-12-04T21:52:00Z">
        <w:r w:rsidR="00581467">
          <w:rPr>
            <w:rFonts w:ascii="Times New Roman" w:hAnsi="Times New Roman" w:cs="Times New Roman"/>
            <w:sz w:val="24"/>
            <w:szCs w:val="24"/>
          </w:rPr>
          <w:t>BCTV and CPt</w:t>
        </w:r>
        <w:r w:rsidR="00581467" w:rsidRPr="006543A8">
          <w:rPr>
            <w:rFonts w:ascii="Times New Roman" w:hAnsi="Times New Roman" w:cs="Times New Roman"/>
            <w:sz w:val="24"/>
            <w:szCs w:val="24"/>
          </w:rPr>
          <w:t xml:space="preserve"> </w:t>
        </w:r>
      </w:ins>
      <w:r w:rsidRPr="006543A8">
        <w:rPr>
          <w:rFonts w:ascii="Times New Roman" w:hAnsi="Times New Roman" w:cs="Times New Roman"/>
          <w:sz w:val="24"/>
          <w:szCs w:val="24"/>
        </w:rPr>
        <w:t>to assess</w:t>
      </w:r>
      <w:ins w:id="129" w:author="Wagstaff, Camille" w:date="2025-12-04T13:53:00Z" w16du:dateUtc="2025-12-04T21:53:00Z">
        <w:r w:rsidR="00581467">
          <w:rPr>
            <w:rFonts w:ascii="Times New Roman" w:hAnsi="Times New Roman" w:cs="Times New Roman"/>
            <w:sz w:val="24"/>
            <w:szCs w:val="24"/>
          </w:rPr>
          <w:t xml:space="preserve"> their</w:t>
        </w:r>
      </w:ins>
      <w:r w:rsidRPr="006543A8">
        <w:rPr>
          <w:rFonts w:ascii="Times New Roman" w:hAnsi="Times New Roman" w:cs="Times New Roman"/>
          <w:sz w:val="24"/>
          <w:szCs w:val="24"/>
        </w:rPr>
        <w:t xml:space="preserve"> </w:t>
      </w:r>
      <w:r w:rsidR="00877E9B" w:rsidRPr="006543A8">
        <w:rPr>
          <w:rFonts w:ascii="Times New Roman" w:hAnsi="Times New Roman" w:cs="Times New Roman"/>
          <w:sz w:val="24"/>
          <w:szCs w:val="24"/>
        </w:rPr>
        <w:t xml:space="preserve">potential </w:t>
      </w:r>
      <w:ins w:id="130" w:author="Wagstaff, Camille" w:date="2025-12-04T13:53:00Z" w16du:dateUtc="2025-12-04T21:53:00Z">
        <w:r w:rsidR="00581467">
          <w:rPr>
            <w:rFonts w:ascii="Times New Roman" w:hAnsi="Times New Roman" w:cs="Times New Roman"/>
            <w:sz w:val="24"/>
            <w:szCs w:val="24"/>
          </w:rPr>
          <w:t xml:space="preserve">as </w:t>
        </w:r>
      </w:ins>
      <w:r w:rsidRPr="006543A8">
        <w:rPr>
          <w:rFonts w:ascii="Times New Roman" w:hAnsi="Times New Roman" w:cs="Times New Roman"/>
          <w:sz w:val="24"/>
          <w:szCs w:val="24"/>
        </w:rPr>
        <w:t xml:space="preserve">sources of infection </w:t>
      </w:r>
      <w:ins w:id="131" w:author="Wagstaff, Camille" w:date="2025-12-04T13:52:00Z" w16du:dateUtc="2025-12-04T21:52:00Z">
        <w:r w:rsidR="00581467">
          <w:rPr>
            <w:rFonts w:ascii="Times New Roman" w:hAnsi="Times New Roman" w:cs="Times New Roman"/>
            <w:sz w:val="24"/>
            <w:szCs w:val="24"/>
          </w:rPr>
          <w:t xml:space="preserve">that was published in a previous paper </w:t>
        </w:r>
      </w:ins>
      <w:r w:rsidRPr="006543A8">
        <w:rPr>
          <w:rFonts w:ascii="Times New Roman" w:hAnsi="Times New Roman" w:cs="Times New Roman"/>
          <w:sz w:val="24"/>
          <w:szCs w:val="24"/>
        </w:rPr>
        <w:t xml:space="preserve">(Foutz et al. 2025). </w:t>
      </w:r>
      <w:r w:rsidR="005F5400" w:rsidRPr="006543A8">
        <w:rPr>
          <w:rFonts w:ascii="Times New Roman" w:hAnsi="Times New Roman" w:cs="Times New Roman"/>
          <w:sz w:val="24"/>
          <w:szCs w:val="24"/>
        </w:rPr>
        <w:t>L</w:t>
      </w:r>
      <w:r w:rsidR="00877E9B" w:rsidRPr="006543A8">
        <w:rPr>
          <w:rFonts w:ascii="Times New Roman" w:hAnsi="Times New Roman" w:cs="Times New Roman"/>
          <w:sz w:val="24"/>
          <w:szCs w:val="24"/>
        </w:rPr>
        <w:t xml:space="preserve">inking vector </w:t>
      </w:r>
      <w:r w:rsidRPr="006543A8">
        <w:rPr>
          <w:rFonts w:ascii="Times New Roman" w:hAnsi="Times New Roman" w:cs="Times New Roman"/>
          <w:sz w:val="24"/>
          <w:szCs w:val="24"/>
        </w:rPr>
        <w:t xml:space="preserve">gut content analysis with </w:t>
      </w:r>
      <w:r w:rsidRPr="006543A8">
        <w:rPr>
          <w:rFonts w:ascii="Times New Roman" w:hAnsi="Times New Roman" w:cs="Times New Roman"/>
          <w:sz w:val="24"/>
          <w:szCs w:val="24"/>
        </w:rPr>
        <w:lastRenderedPageBreak/>
        <w:t xml:space="preserve">pathogen </w:t>
      </w:r>
      <w:r w:rsidR="006D63F0">
        <w:rPr>
          <w:rFonts w:ascii="Times New Roman" w:hAnsi="Times New Roman" w:cs="Times New Roman"/>
          <w:sz w:val="24"/>
          <w:szCs w:val="24"/>
        </w:rPr>
        <w:t>incidence</w:t>
      </w:r>
      <w:r w:rsidR="006D63F0" w:rsidRPr="006543A8">
        <w:rPr>
          <w:rFonts w:ascii="Times New Roman" w:hAnsi="Times New Roman" w:cs="Times New Roman"/>
          <w:sz w:val="24"/>
          <w:szCs w:val="24"/>
        </w:rPr>
        <w:t xml:space="preserve"> </w:t>
      </w:r>
      <w:r w:rsidR="005F5400" w:rsidRPr="006543A8">
        <w:rPr>
          <w:rFonts w:ascii="Times New Roman" w:hAnsi="Times New Roman" w:cs="Times New Roman"/>
          <w:sz w:val="24"/>
          <w:szCs w:val="24"/>
        </w:rPr>
        <w:t xml:space="preserve">may </w:t>
      </w:r>
      <w:del w:id="132" w:author="Wagstaff, Camille" w:date="2025-12-04T13:54:00Z" w16du:dateUtc="2025-12-04T21:54:00Z">
        <w:r w:rsidR="005F5400" w:rsidRPr="006543A8" w:rsidDel="00581467">
          <w:rPr>
            <w:rFonts w:ascii="Times New Roman" w:hAnsi="Times New Roman" w:cs="Times New Roman"/>
            <w:sz w:val="24"/>
            <w:szCs w:val="24"/>
          </w:rPr>
          <w:delText>resolve</w:delText>
        </w:r>
      </w:del>
      <w:ins w:id="133" w:author="Wagstaff, Camille" w:date="2025-12-04T13:54:00Z" w16du:dateUtc="2025-12-04T21:54:00Z">
        <w:r w:rsidR="00581467">
          <w:rPr>
            <w:rFonts w:ascii="Times New Roman" w:hAnsi="Times New Roman" w:cs="Times New Roman"/>
            <w:sz w:val="24"/>
            <w:szCs w:val="24"/>
          </w:rPr>
          <w:t xml:space="preserve"> bring to light</w:t>
        </w:r>
      </w:ins>
      <w:ins w:id="134" w:author="Wagstaff, Camille" w:date="2025-12-04T13:55:00Z" w16du:dateUtc="2025-12-04T21:55:00Z">
        <w:r w:rsidR="00581467">
          <w:rPr>
            <w:rFonts w:ascii="Times New Roman" w:hAnsi="Times New Roman" w:cs="Times New Roman"/>
            <w:sz w:val="24"/>
            <w:szCs w:val="24"/>
          </w:rPr>
          <w:t xml:space="preserve"> </w:t>
        </w:r>
      </w:ins>
      <w:del w:id="135" w:author="Wagstaff, Camille" w:date="2025-12-04T13:54:00Z" w16du:dateUtc="2025-12-04T21:54:00Z">
        <w:r w:rsidRPr="006543A8" w:rsidDel="00581467">
          <w:rPr>
            <w:rFonts w:ascii="Times New Roman" w:hAnsi="Times New Roman" w:cs="Times New Roman"/>
            <w:sz w:val="24"/>
            <w:szCs w:val="24"/>
          </w:rPr>
          <w:delText xml:space="preserve"> </w:delText>
        </w:r>
      </w:del>
      <w:r w:rsidRPr="006543A8">
        <w:rPr>
          <w:rFonts w:ascii="Times New Roman" w:hAnsi="Times New Roman" w:cs="Times New Roman"/>
          <w:sz w:val="24"/>
          <w:szCs w:val="24"/>
        </w:rPr>
        <w:t xml:space="preserve">host-pathogen interactions </w:t>
      </w:r>
      <w:proofErr w:type="spellStart"/>
      <w:ins w:id="136" w:author="Wagstaff, Camille" w:date="2025-12-04T13:55:00Z" w16du:dateUtc="2025-12-04T21:55:00Z">
        <w:r w:rsidR="00581467">
          <w:rPr>
            <w:rFonts w:ascii="Times New Roman" w:hAnsi="Times New Roman" w:cs="Times New Roman"/>
            <w:sz w:val="24"/>
            <w:szCs w:val="24"/>
          </w:rPr>
          <w:t>to</w:t>
        </w:r>
      </w:ins>
      <w:del w:id="137" w:author="Wagstaff, Camille" w:date="2025-12-04T13:55:00Z" w16du:dateUtc="2025-12-04T21:55:00Z">
        <w:r w:rsidRPr="006543A8" w:rsidDel="00581467">
          <w:rPr>
            <w:rFonts w:ascii="Times New Roman" w:hAnsi="Times New Roman" w:cs="Times New Roman"/>
            <w:sz w:val="24"/>
            <w:szCs w:val="24"/>
          </w:rPr>
          <w:delText xml:space="preserve">and </w:delText>
        </w:r>
      </w:del>
      <w:r w:rsidRPr="006543A8">
        <w:rPr>
          <w:rFonts w:ascii="Times New Roman" w:hAnsi="Times New Roman" w:cs="Times New Roman"/>
          <w:sz w:val="24"/>
          <w:szCs w:val="24"/>
        </w:rPr>
        <w:t>improve</w:t>
      </w:r>
      <w:proofErr w:type="spellEnd"/>
      <w:r w:rsidRPr="006543A8">
        <w:rPr>
          <w:rFonts w:ascii="Times New Roman" w:hAnsi="Times New Roman" w:cs="Times New Roman"/>
          <w:sz w:val="24"/>
          <w:szCs w:val="24"/>
        </w:rPr>
        <w:t xml:space="preserve"> predictive models for disease outbreaks</w:t>
      </w:r>
      <w:r w:rsidR="00A027CA" w:rsidRPr="006543A8">
        <w:rPr>
          <w:rFonts w:ascii="Times New Roman" w:hAnsi="Times New Roman" w:cs="Times New Roman"/>
          <w:sz w:val="24"/>
          <w:szCs w:val="24"/>
        </w:rPr>
        <w:t xml:space="preserve"> (</w:t>
      </w:r>
      <w:r w:rsidR="00D618F8" w:rsidRPr="006543A8">
        <w:rPr>
          <w:rFonts w:ascii="Times New Roman" w:hAnsi="Times New Roman" w:cs="Times New Roman"/>
          <w:sz w:val="24"/>
          <w:szCs w:val="24"/>
        </w:rPr>
        <w:t>Cooper et al. 2019</w:t>
      </w:r>
      <w:r w:rsidR="00A027CA" w:rsidRPr="006543A8">
        <w:rPr>
          <w:rFonts w:ascii="Times New Roman" w:hAnsi="Times New Roman" w:cs="Times New Roman"/>
          <w:sz w:val="24"/>
          <w:szCs w:val="24"/>
        </w:rPr>
        <w:t>)</w:t>
      </w:r>
      <w:r w:rsidRPr="006543A8">
        <w:rPr>
          <w:rFonts w:ascii="Times New Roman" w:hAnsi="Times New Roman" w:cs="Times New Roman"/>
          <w:sz w:val="24"/>
          <w:szCs w:val="24"/>
        </w:rPr>
        <w:t>.</w:t>
      </w:r>
      <w:r w:rsidR="007870E8" w:rsidRPr="006543A8">
        <w:rPr>
          <w:rFonts w:ascii="Times New Roman" w:hAnsi="Times New Roman" w:cs="Times New Roman"/>
          <w:sz w:val="24"/>
          <w:szCs w:val="24"/>
        </w:rPr>
        <w:t xml:space="preserve"> </w:t>
      </w:r>
    </w:p>
    <w:p w14:paraId="2ECA6E3C" w14:textId="76027F7D" w:rsidR="005B3870" w:rsidRPr="00A0532F" w:rsidRDefault="001C6A75" w:rsidP="00A0532F">
      <w:pPr>
        <w:spacing w:after="0" w:line="480" w:lineRule="auto"/>
        <w:ind w:firstLine="540"/>
        <w:contextualSpacing/>
        <w:rPr>
          <w:rFonts w:ascii="Times New Roman" w:hAnsi="Times New Roman" w:cs="Times New Roman"/>
          <w:sz w:val="24"/>
          <w:szCs w:val="24"/>
        </w:rPr>
      </w:pPr>
      <w:commentRangeStart w:id="138"/>
      <w:r w:rsidRPr="006543A8">
        <w:rPr>
          <w:rFonts w:ascii="Times New Roman" w:hAnsi="Times New Roman" w:cs="Times New Roman"/>
          <w:sz w:val="24"/>
          <w:szCs w:val="24"/>
        </w:rPr>
        <w:t xml:space="preserve">Sampling </w:t>
      </w:r>
      <w:r w:rsidR="005F5400" w:rsidRPr="006543A8">
        <w:rPr>
          <w:rFonts w:ascii="Times New Roman" w:hAnsi="Times New Roman" w:cs="Times New Roman"/>
          <w:sz w:val="24"/>
          <w:szCs w:val="24"/>
        </w:rPr>
        <w:t>occurred</w:t>
      </w:r>
      <w:r w:rsidRPr="006543A8">
        <w:rPr>
          <w:rFonts w:ascii="Times New Roman" w:hAnsi="Times New Roman" w:cs="Times New Roman"/>
          <w:sz w:val="24"/>
          <w:szCs w:val="24"/>
        </w:rPr>
        <w:t xml:space="preserve"> every other week in 2019</w:t>
      </w:r>
      <w:r w:rsidR="00877E9B" w:rsidRPr="006543A8">
        <w:rPr>
          <w:rFonts w:ascii="Times New Roman" w:hAnsi="Times New Roman" w:cs="Times New Roman"/>
          <w:sz w:val="24"/>
          <w:szCs w:val="24"/>
        </w:rPr>
        <w:t xml:space="preserve"> and </w:t>
      </w:r>
      <w:r w:rsidRPr="006543A8">
        <w:rPr>
          <w:rFonts w:ascii="Times New Roman" w:hAnsi="Times New Roman" w:cs="Times New Roman"/>
          <w:sz w:val="24"/>
          <w:szCs w:val="24"/>
        </w:rPr>
        <w:t xml:space="preserve">2020 and weekly in 2021. Insects were collected using a reversible leaf blower into organdy bags and transferred to resealable plastic bags (26cc Gas Handheld Blower Vacuum, </w:t>
      </w:r>
      <w:proofErr w:type="spellStart"/>
      <w:r w:rsidRPr="006543A8">
        <w:rPr>
          <w:rFonts w:ascii="Times New Roman" w:hAnsi="Times New Roman" w:cs="Times New Roman"/>
          <w:sz w:val="24"/>
          <w:szCs w:val="24"/>
        </w:rPr>
        <w:t>Homelite</w:t>
      </w:r>
      <w:proofErr w:type="spellEnd"/>
      <w:r w:rsidRPr="006543A8">
        <w:rPr>
          <w:rFonts w:ascii="Times New Roman" w:hAnsi="Times New Roman" w:cs="Times New Roman"/>
          <w:sz w:val="24"/>
          <w:szCs w:val="24"/>
        </w:rPr>
        <w:t xml:space="preserve"> Corporation, Charlotte, NC). All potential weedy host stands within 100 m of potato fields were sampled for one minute per plant stand. Live insects were transported on ice and immediately frozen at -40 °C upon arrival at the laboratory.</w:t>
      </w:r>
      <w:r w:rsidR="00877E9B" w:rsidRPr="006543A8">
        <w:rPr>
          <w:rFonts w:ascii="Times New Roman" w:hAnsi="Times New Roman" w:cs="Times New Roman"/>
          <w:sz w:val="24"/>
          <w:szCs w:val="24"/>
        </w:rPr>
        <w:t xml:space="preserve"> Identification and sexing were performed under a stereo microscope using distinct morphological traits</w:t>
      </w:r>
      <w:r w:rsidR="002D3F51" w:rsidRPr="006543A8">
        <w:rPr>
          <w:rFonts w:ascii="Times New Roman" w:hAnsi="Times New Roman" w:cs="Times New Roman"/>
          <w:sz w:val="24"/>
          <w:szCs w:val="24"/>
        </w:rPr>
        <w:t xml:space="preserve"> of tapered, bullet body shape measuring 3 to 4 mm in length, with a pale green to tan coloration, </w:t>
      </w:r>
      <w:r w:rsidR="00877E9B" w:rsidRPr="006543A8">
        <w:rPr>
          <w:rFonts w:ascii="Times New Roman" w:hAnsi="Times New Roman" w:cs="Times New Roman"/>
          <w:sz w:val="24"/>
          <w:szCs w:val="24"/>
        </w:rPr>
        <w:t>and specimens were stored in a -40 °C freezer.</w:t>
      </w:r>
      <w:commentRangeEnd w:id="138"/>
      <w:r w:rsidR="00581467">
        <w:rPr>
          <w:rStyle w:val="CommentReference"/>
        </w:rPr>
        <w:commentReference w:id="138"/>
      </w:r>
      <w:ins w:id="139" w:author="Wagstaff, Camille" w:date="2025-12-04T14:15:00Z" w16du:dateUtc="2025-12-04T22:15:00Z">
        <w:r w:rsidR="00581467">
          <w:rPr>
            <w:rFonts w:ascii="Times New Roman" w:hAnsi="Times New Roman" w:cs="Times New Roman"/>
            <w:sz w:val="24"/>
            <w:szCs w:val="24"/>
          </w:rPr>
          <w:t xml:space="preserve"> </w:t>
        </w:r>
      </w:ins>
      <w:ins w:id="140" w:author="Wagstaff, Camille" w:date="2025-12-04T14:16:00Z" w16du:dateUtc="2025-12-04T22:16:00Z">
        <w:r w:rsidR="00581467" w:rsidRPr="00581467">
          <w:rPr>
            <w:rFonts w:ascii="Times New Roman" w:hAnsi="Times New Roman" w:cs="Times New Roman"/>
            <w:color w:val="4472C4" w:themeColor="accent1"/>
            <w:sz w:val="24"/>
            <w:szCs w:val="24"/>
            <w:rPrChange w:id="141" w:author="Wagstaff, Camille" w:date="2025-12-04T14:17:00Z" w16du:dateUtc="2025-12-04T22:17:00Z">
              <w:rPr>
                <w:rFonts w:ascii="Times New Roman" w:hAnsi="Times New Roman" w:cs="Times New Roman"/>
                <w:i/>
                <w:iCs/>
                <w:color w:val="4472C4" w:themeColor="accent1"/>
                <w:sz w:val="24"/>
                <w:szCs w:val="24"/>
              </w:rPr>
            </w:rPrChange>
          </w:rPr>
          <w:t>High-definition images of the</w:t>
        </w:r>
        <w:r w:rsidR="00581467">
          <w:rPr>
            <w:rFonts w:ascii="Times New Roman" w:hAnsi="Times New Roman" w:cs="Times New Roman"/>
            <w:i/>
            <w:iCs/>
            <w:color w:val="4472C4" w:themeColor="accent1"/>
            <w:sz w:val="24"/>
            <w:szCs w:val="24"/>
          </w:rPr>
          <w:t xml:space="preserve"> N. tenellus </w:t>
        </w:r>
        <w:r w:rsidR="00581467" w:rsidRPr="00581467">
          <w:rPr>
            <w:rFonts w:ascii="Times New Roman" w:hAnsi="Times New Roman" w:cs="Times New Roman"/>
            <w:color w:val="4472C4" w:themeColor="accent1"/>
            <w:sz w:val="24"/>
            <w:szCs w:val="24"/>
            <w:rPrChange w:id="142" w:author="Wagstaff, Camille" w:date="2025-12-04T14:17:00Z" w16du:dateUtc="2025-12-04T22:17:00Z">
              <w:rPr>
                <w:rFonts w:ascii="Times New Roman" w:hAnsi="Times New Roman" w:cs="Times New Roman"/>
                <w:i/>
                <w:iCs/>
                <w:color w:val="4472C4" w:themeColor="accent1"/>
                <w:sz w:val="24"/>
                <w:szCs w:val="24"/>
              </w:rPr>
            </w:rPrChange>
          </w:rPr>
          <w:t>adults used have been published previousl</w:t>
        </w:r>
      </w:ins>
      <w:ins w:id="143" w:author="Wagstaff, Camille" w:date="2025-12-04T14:17:00Z" w16du:dateUtc="2025-12-04T22:17:00Z">
        <w:r w:rsidR="00581467" w:rsidRPr="00581467">
          <w:rPr>
            <w:rFonts w:ascii="Times New Roman" w:hAnsi="Times New Roman" w:cs="Times New Roman"/>
            <w:color w:val="4472C4" w:themeColor="accent1"/>
            <w:sz w:val="24"/>
            <w:szCs w:val="24"/>
            <w:rPrChange w:id="144" w:author="Wagstaff, Camille" w:date="2025-12-04T14:17:00Z" w16du:dateUtc="2025-12-04T22:17:00Z">
              <w:rPr>
                <w:rFonts w:ascii="Times New Roman" w:hAnsi="Times New Roman" w:cs="Times New Roman"/>
                <w:i/>
                <w:iCs/>
                <w:color w:val="4472C4" w:themeColor="accent1"/>
                <w:sz w:val="24"/>
                <w:szCs w:val="24"/>
              </w:rPr>
            </w:rPrChange>
          </w:rPr>
          <w:t xml:space="preserve">y, describing the </w:t>
        </w:r>
      </w:ins>
      <w:ins w:id="145" w:author="Wagstaff, Camille" w:date="2025-12-04T14:16:00Z" w16du:dateUtc="2025-12-04T22:16:00Z">
        <w:r w:rsidR="00581467" w:rsidRPr="00581467">
          <w:rPr>
            <w:rFonts w:ascii="Times New Roman" w:hAnsi="Times New Roman" w:cs="Times New Roman"/>
            <w:color w:val="4472C4" w:themeColor="accent1"/>
            <w:sz w:val="24"/>
            <w:szCs w:val="24"/>
            <w:rPrChange w:id="146" w:author="Wagstaff, Camille" w:date="2025-12-04T14:17:00Z" w16du:dateUtc="2025-12-04T22:17:00Z">
              <w:rPr>
                <w:rFonts w:ascii="Times New Roman" w:hAnsi="Times New Roman" w:cs="Times New Roman"/>
                <w:i/>
                <w:iCs/>
                <w:color w:val="4472C4" w:themeColor="accent1"/>
                <w:sz w:val="24"/>
                <w:szCs w:val="24"/>
              </w:rPr>
            </w:rPrChange>
          </w:rPr>
          <w:t xml:space="preserve">phenotypic characteristics and traits </w:t>
        </w:r>
      </w:ins>
      <w:ins w:id="147" w:author="Wagstaff, Camille" w:date="2025-12-04T14:17:00Z" w16du:dateUtc="2025-12-04T22:17:00Z">
        <w:r w:rsidR="00581467" w:rsidRPr="00581467">
          <w:rPr>
            <w:rFonts w:ascii="Times New Roman" w:hAnsi="Times New Roman" w:cs="Times New Roman"/>
            <w:color w:val="4472C4" w:themeColor="accent1"/>
            <w:sz w:val="24"/>
            <w:szCs w:val="24"/>
            <w:rPrChange w:id="148" w:author="Wagstaff, Camille" w:date="2025-12-04T14:17:00Z" w16du:dateUtc="2025-12-04T22:17:00Z">
              <w:rPr>
                <w:rFonts w:ascii="Times New Roman" w:hAnsi="Times New Roman" w:cs="Times New Roman"/>
                <w:i/>
                <w:iCs/>
                <w:color w:val="4472C4" w:themeColor="accent1"/>
                <w:sz w:val="24"/>
                <w:szCs w:val="24"/>
              </w:rPr>
            </w:rPrChange>
          </w:rPr>
          <w:t>used to</w:t>
        </w:r>
      </w:ins>
      <w:ins w:id="149" w:author="Wagstaff, Camille" w:date="2025-12-04T14:16:00Z" w16du:dateUtc="2025-12-04T22:16:00Z">
        <w:r w:rsidR="00581467" w:rsidRPr="00581467">
          <w:rPr>
            <w:rFonts w:ascii="Times New Roman" w:hAnsi="Times New Roman" w:cs="Times New Roman"/>
            <w:color w:val="4472C4" w:themeColor="accent1"/>
            <w:sz w:val="24"/>
            <w:szCs w:val="24"/>
            <w:rPrChange w:id="150" w:author="Wagstaff, Camille" w:date="2025-12-04T14:17:00Z" w16du:dateUtc="2025-12-04T22:17:00Z">
              <w:rPr>
                <w:rFonts w:ascii="Times New Roman" w:hAnsi="Times New Roman" w:cs="Times New Roman"/>
                <w:i/>
                <w:iCs/>
                <w:color w:val="4472C4" w:themeColor="accent1"/>
                <w:sz w:val="24"/>
                <w:szCs w:val="24"/>
              </w:rPr>
            </w:rPrChange>
          </w:rPr>
          <w:t xml:space="preserve"> distinguish them from other leafhopper species</w:t>
        </w:r>
        <w:r w:rsidR="00581467" w:rsidRPr="00581467">
          <w:rPr>
            <w:rFonts w:ascii="Times New Roman" w:hAnsi="Times New Roman" w:cs="Times New Roman"/>
            <w:sz w:val="24"/>
            <w:szCs w:val="24"/>
          </w:rPr>
          <w:t xml:space="preserve"> </w:t>
        </w:r>
      </w:ins>
      <w:ins w:id="151" w:author="Wagstaff, Camille" w:date="2025-12-04T14:17:00Z" w16du:dateUtc="2025-12-04T22:17:00Z">
        <w:r w:rsidR="00581467" w:rsidRPr="00581467">
          <w:rPr>
            <w:rFonts w:ascii="Times New Roman" w:hAnsi="Times New Roman" w:cs="Times New Roman"/>
            <w:sz w:val="24"/>
            <w:szCs w:val="24"/>
          </w:rPr>
          <w:t>(Foutz et al. 2025)</w:t>
        </w:r>
      </w:ins>
      <w:ins w:id="152" w:author="Wagstaff, Camille" w:date="2025-12-04T14:15:00Z" w16du:dateUtc="2025-12-04T22:15:00Z">
        <w:r w:rsidR="00581467">
          <w:rPr>
            <w:rFonts w:ascii="Times New Roman" w:hAnsi="Times New Roman" w:cs="Times New Roman"/>
            <w:sz w:val="24"/>
            <w:szCs w:val="24"/>
          </w:rPr>
          <w:t xml:space="preserve"> </w:t>
        </w:r>
      </w:ins>
    </w:p>
    <w:p w14:paraId="443D2B2A" w14:textId="3E39277A" w:rsidR="00AD5D69" w:rsidRPr="00AD5D69" w:rsidRDefault="00AD5D69" w:rsidP="00AD5D69">
      <w:pPr>
        <w:spacing w:after="0" w:line="480" w:lineRule="auto"/>
        <w:ind w:firstLine="450"/>
        <w:contextualSpacing/>
        <w:rPr>
          <w:ins w:id="153" w:author="Wagstaff, Camille" w:date="2025-12-04T16:00:00Z"/>
          <w:rFonts w:ascii="Times New Roman" w:hAnsi="Times New Roman" w:cs="Times New Roman"/>
          <w:sz w:val="24"/>
          <w:szCs w:val="24"/>
        </w:rPr>
      </w:pPr>
      <w:ins w:id="154" w:author="Wagstaff, Camille" w:date="2025-12-04T16:00:00Z">
        <w:r w:rsidRPr="00AD5D69">
          <w:rPr>
            <w:rFonts w:ascii="Times New Roman" w:hAnsi="Times New Roman" w:cs="Times New Roman"/>
            <w:sz w:val="24"/>
            <w:szCs w:val="24"/>
          </w:rPr>
          <w:t xml:space="preserve">Of the 1,765 adult </w:t>
        </w:r>
        <w:r w:rsidRPr="00AD5D69">
          <w:rPr>
            <w:rFonts w:ascii="Times New Roman" w:hAnsi="Times New Roman" w:cs="Times New Roman"/>
            <w:i/>
            <w:iCs/>
            <w:sz w:val="24"/>
            <w:szCs w:val="24"/>
          </w:rPr>
          <w:t>N. tenellus</w:t>
        </w:r>
        <w:r w:rsidRPr="00AD5D69">
          <w:rPr>
            <w:rFonts w:ascii="Times New Roman" w:hAnsi="Times New Roman" w:cs="Times New Roman"/>
            <w:sz w:val="24"/>
            <w:szCs w:val="24"/>
          </w:rPr>
          <w:t xml:space="preserve"> collected across the Columbia Basin from 2019 to 2021, we selected a subset of 230 individuals from potato fields for gut</w:t>
        </w:r>
      </w:ins>
      <w:ins w:id="155" w:author="Wagstaff, Camille" w:date="2025-12-04T16:00:00Z" w16du:dateUtc="2025-12-05T00:00:00Z">
        <w:r>
          <w:rPr>
            <w:rFonts w:ascii="Times New Roman" w:hAnsi="Times New Roman" w:cs="Times New Roman"/>
            <w:sz w:val="24"/>
            <w:szCs w:val="24"/>
          </w:rPr>
          <w:t xml:space="preserve"> </w:t>
        </w:r>
      </w:ins>
      <w:ins w:id="156" w:author="Wagstaff, Camille" w:date="2025-12-04T16:00:00Z">
        <w:r w:rsidRPr="00AD5D69">
          <w:rPr>
            <w:rFonts w:ascii="Times New Roman" w:hAnsi="Times New Roman" w:cs="Times New Roman"/>
            <w:sz w:val="24"/>
            <w:szCs w:val="24"/>
          </w:rPr>
          <w:t>content analysis. Sample selection was guided by methodological constraints and year-specific research objectives.</w:t>
        </w:r>
      </w:ins>
      <w:ins w:id="157" w:author="Wagstaff, Camille" w:date="2025-12-04T16:01:00Z" w16du:dateUtc="2025-12-05T00:01:00Z">
        <w:r>
          <w:rPr>
            <w:rFonts w:ascii="Times New Roman" w:hAnsi="Times New Roman" w:cs="Times New Roman"/>
            <w:sz w:val="24"/>
            <w:szCs w:val="24"/>
          </w:rPr>
          <w:t xml:space="preserve"> W</w:t>
        </w:r>
      </w:ins>
      <w:ins w:id="158" w:author="Wagstaff, Camille" w:date="2025-12-04T16:00:00Z">
        <w:r w:rsidRPr="00AD5D69">
          <w:rPr>
            <w:rFonts w:ascii="Times New Roman" w:hAnsi="Times New Roman" w:cs="Times New Roman"/>
            <w:sz w:val="24"/>
            <w:szCs w:val="24"/>
          </w:rPr>
          <w:t>e tested ~100 primer pair combinations</w:t>
        </w:r>
      </w:ins>
      <w:ins w:id="159" w:author="Wagstaff, Camille" w:date="2025-12-04T16:00:00Z" w16du:dateUtc="2025-12-05T00:00:00Z">
        <w:r>
          <w:rPr>
            <w:rFonts w:ascii="Times New Roman" w:hAnsi="Times New Roman" w:cs="Times New Roman"/>
            <w:sz w:val="24"/>
            <w:szCs w:val="24"/>
          </w:rPr>
          <w:t>, all of w</w:t>
        </w:r>
      </w:ins>
      <w:ins w:id="160" w:author="Wagstaff, Camille" w:date="2025-12-04T16:01:00Z" w16du:dateUtc="2025-12-05T00:01:00Z">
        <w:r>
          <w:rPr>
            <w:rFonts w:ascii="Times New Roman" w:hAnsi="Times New Roman" w:cs="Times New Roman"/>
            <w:sz w:val="24"/>
            <w:szCs w:val="24"/>
          </w:rPr>
          <w:t xml:space="preserve">hich </w:t>
        </w:r>
      </w:ins>
      <w:ins w:id="161" w:author="Wagstaff, Camille" w:date="2025-12-04T16:00:00Z">
        <w:r w:rsidRPr="00AD5D69">
          <w:rPr>
            <w:rFonts w:ascii="Times New Roman" w:hAnsi="Times New Roman" w:cs="Times New Roman"/>
            <w:sz w:val="24"/>
            <w:szCs w:val="24"/>
          </w:rPr>
          <w:t xml:space="preserve">consistently amplified both positive and negative controls, </w:t>
        </w:r>
      </w:ins>
      <w:ins w:id="162" w:author="Wagstaff, Camille" w:date="2025-12-04T16:01:00Z" w16du:dateUtc="2025-12-05T00:01:00Z">
        <w:r>
          <w:rPr>
            <w:rFonts w:ascii="Times New Roman" w:hAnsi="Times New Roman" w:cs="Times New Roman"/>
            <w:sz w:val="24"/>
            <w:szCs w:val="24"/>
          </w:rPr>
          <w:t xml:space="preserve">but the portion of </w:t>
        </w:r>
      </w:ins>
      <w:ins w:id="163" w:author="Wagstaff, Camille" w:date="2025-12-04T16:00:00Z">
        <w:r w:rsidRPr="00AD5D69">
          <w:rPr>
            <w:rFonts w:ascii="Times New Roman" w:hAnsi="Times New Roman" w:cs="Times New Roman"/>
            <w:sz w:val="24"/>
            <w:szCs w:val="24"/>
          </w:rPr>
          <w:t>the number of samples analyzed per year varied according to primer performance.</w:t>
        </w:r>
      </w:ins>
    </w:p>
    <w:p w14:paraId="79ADB63B" w14:textId="7B17AC21" w:rsidR="00AD5D69" w:rsidRPr="00AD5D69" w:rsidRDefault="00AD5D69" w:rsidP="00AD5D69">
      <w:pPr>
        <w:spacing w:after="0" w:line="480" w:lineRule="auto"/>
        <w:ind w:firstLine="450"/>
        <w:contextualSpacing/>
        <w:rPr>
          <w:ins w:id="164" w:author="Wagstaff, Camille" w:date="2025-12-04T16:00:00Z"/>
          <w:rFonts w:ascii="Times New Roman" w:hAnsi="Times New Roman" w:cs="Times New Roman"/>
          <w:sz w:val="24"/>
          <w:szCs w:val="24"/>
        </w:rPr>
      </w:pPr>
      <w:ins w:id="165" w:author="Wagstaff, Camille" w:date="2025-12-04T16:00:00Z">
        <w:r w:rsidRPr="00AD5D69">
          <w:rPr>
            <w:rFonts w:ascii="Times New Roman" w:hAnsi="Times New Roman" w:cs="Times New Roman"/>
            <w:sz w:val="24"/>
            <w:szCs w:val="24"/>
          </w:rPr>
          <w:t xml:space="preserve">In 2019, individuals were selected based on the plant species from which they were collected in order to identify potential host plants associated with pathogen acquisition. A total of 64 </w:t>
        </w:r>
      </w:ins>
      <w:ins w:id="166" w:author="Wagstaff, Camille" w:date="2025-12-04T16:03:00Z" w16du:dateUtc="2025-12-05T00:03:00Z">
        <w:r w:rsidRPr="00AD5D69">
          <w:rPr>
            <w:rFonts w:ascii="Times New Roman" w:hAnsi="Times New Roman" w:cs="Times New Roman"/>
            <w:i/>
            <w:iCs/>
            <w:sz w:val="24"/>
            <w:szCs w:val="24"/>
          </w:rPr>
          <w:t>N. tenellus</w:t>
        </w:r>
      </w:ins>
      <w:ins w:id="167" w:author="Wagstaff, Camille" w:date="2025-12-04T16:00:00Z">
        <w:r w:rsidRPr="00AD5D69">
          <w:rPr>
            <w:rFonts w:ascii="Times New Roman" w:hAnsi="Times New Roman" w:cs="Times New Roman"/>
            <w:sz w:val="24"/>
            <w:szCs w:val="24"/>
          </w:rPr>
          <w:t xml:space="preserve"> were subsampled from kochia, potato, Russian thistle, pigweed, and mustards. However, low pathogen incidence</w:t>
        </w:r>
      </w:ins>
      <w:ins w:id="168" w:author="Wagstaff, Camille" w:date="2025-12-04T16:10:00Z" w16du:dateUtc="2025-12-05T00:10:00Z">
        <w:r>
          <w:rPr>
            <w:rFonts w:ascii="Times New Roman" w:hAnsi="Times New Roman" w:cs="Times New Roman"/>
            <w:sz w:val="24"/>
            <w:szCs w:val="24"/>
          </w:rPr>
          <w:t xml:space="preserve"> found for CPt and even lower for BCTV</w:t>
        </w:r>
      </w:ins>
      <w:ins w:id="169" w:author="Wagstaff, Camille" w:date="2025-12-04T16:00:00Z">
        <w:r w:rsidRPr="00AD5D69">
          <w:rPr>
            <w:rFonts w:ascii="Times New Roman" w:hAnsi="Times New Roman" w:cs="Times New Roman"/>
            <w:sz w:val="24"/>
            <w:szCs w:val="24"/>
          </w:rPr>
          <w:t xml:space="preserve"> in this subset limited </w:t>
        </w:r>
        <w:r w:rsidRPr="00AD5D69">
          <w:rPr>
            <w:rFonts w:ascii="Times New Roman" w:hAnsi="Times New Roman" w:cs="Times New Roman"/>
            <w:sz w:val="24"/>
            <w:szCs w:val="24"/>
          </w:rPr>
          <w:lastRenderedPageBreak/>
          <w:t>our ability to identify reservoir hosts.</w:t>
        </w:r>
      </w:ins>
      <w:ins w:id="170" w:author="Wagstaff, Camille" w:date="2025-12-04T16:18:00Z" w16du:dateUtc="2025-12-05T00:18:00Z">
        <w:r w:rsidR="00467918">
          <w:rPr>
            <w:rFonts w:ascii="Times New Roman" w:hAnsi="Times New Roman" w:cs="Times New Roman"/>
            <w:sz w:val="24"/>
            <w:szCs w:val="24"/>
          </w:rPr>
          <w:t xml:space="preserve"> </w:t>
        </w:r>
      </w:ins>
      <w:ins w:id="171" w:author="Wagstaff, Camille" w:date="2025-12-04T16:18:00Z">
        <w:r w:rsidR="00467918" w:rsidRPr="00467918">
          <w:rPr>
            <w:rFonts w:ascii="Times New Roman" w:hAnsi="Times New Roman" w:cs="Times New Roman"/>
            <w:sz w:val="24"/>
            <w:szCs w:val="24"/>
          </w:rPr>
          <w:t xml:space="preserve">The specific diagnostic procedures used to determine infection status are described in the Pathogen </w:t>
        </w:r>
      </w:ins>
      <w:ins w:id="172" w:author="Wagstaff, Camille" w:date="2025-12-04T16:20:00Z" w16du:dateUtc="2025-12-05T00:20:00Z">
        <w:r w:rsidR="00467918">
          <w:rPr>
            <w:rFonts w:ascii="Times New Roman" w:hAnsi="Times New Roman" w:cs="Times New Roman"/>
            <w:sz w:val="24"/>
            <w:szCs w:val="24"/>
          </w:rPr>
          <w:t>Identification</w:t>
        </w:r>
      </w:ins>
      <w:ins w:id="173" w:author="Wagstaff, Camille" w:date="2025-12-04T16:18:00Z">
        <w:r w:rsidR="00467918" w:rsidRPr="00467918">
          <w:rPr>
            <w:rFonts w:ascii="Times New Roman" w:hAnsi="Times New Roman" w:cs="Times New Roman"/>
            <w:sz w:val="24"/>
            <w:szCs w:val="24"/>
          </w:rPr>
          <w:t xml:space="preserve"> section</w:t>
        </w:r>
      </w:ins>
      <w:ins w:id="174" w:author="Wagstaff, Camille" w:date="2025-12-04T16:19:00Z" w16du:dateUtc="2025-12-05T00:19:00Z">
        <w:r w:rsidR="00467918">
          <w:rPr>
            <w:rFonts w:ascii="Times New Roman" w:hAnsi="Times New Roman" w:cs="Times New Roman"/>
            <w:sz w:val="24"/>
            <w:szCs w:val="24"/>
          </w:rPr>
          <w:t xml:space="preserve"> below</w:t>
        </w:r>
      </w:ins>
      <w:ins w:id="175" w:author="Wagstaff, Camille" w:date="2025-12-04T16:18:00Z">
        <w:r w:rsidR="00467918" w:rsidRPr="00467918">
          <w:rPr>
            <w:rFonts w:ascii="Times New Roman" w:hAnsi="Times New Roman" w:cs="Times New Roman"/>
            <w:sz w:val="24"/>
            <w:szCs w:val="24"/>
          </w:rPr>
          <w:t>.</w:t>
        </w:r>
      </w:ins>
    </w:p>
    <w:p w14:paraId="1834FCAF" w14:textId="77777777" w:rsidR="00AD5D69" w:rsidRPr="00AD5D69" w:rsidRDefault="00AD5D69" w:rsidP="00AD5D69">
      <w:pPr>
        <w:spacing w:after="0" w:line="480" w:lineRule="auto"/>
        <w:ind w:firstLine="450"/>
        <w:contextualSpacing/>
        <w:rPr>
          <w:ins w:id="176" w:author="Wagstaff, Camille" w:date="2025-12-04T16:00:00Z"/>
          <w:rFonts w:ascii="Times New Roman" w:hAnsi="Times New Roman" w:cs="Times New Roman"/>
          <w:sz w:val="24"/>
          <w:szCs w:val="24"/>
        </w:rPr>
      </w:pPr>
      <w:ins w:id="177" w:author="Wagstaff, Camille" w:date="2025-12-04T16:00:00Z">
        <w:r w:rsidRPr="00AD5D69">
          <w:rPr>
            <w:rFonts w:ascii="Times New Roman" w:hAnsi="Times New Roman" w:cs="Times New Roman"/>
            <w:sz w:val="24"/>
            <w:szCs w:val="24"/>
          </w:rPr>
          <w:t>To overcome this constraint, the 2020 subsample was selected based on pathogen infection status rather than host plant. A total of 93 individuals were analyzed, including 24 infected with BCTV, 25 infected with CPt, 23 co-infected with both pathogens, and 25 non-infected individuals. This allowed investigation of potential associations between infection status and host use.</w:t>
        </w:r>
      </w:ins>
    </w:p>
    <w:p w14:paraId="43CE73CE" w14:textId="300BAC0B" w:rsidR="00AD5D69" w:rsidRPr="00AD5D69" w:rsidRDefault="00AD5D69" w:rsidP="00AD5D69">
      <w:pPr>
        <w:spacing w:after="0" w:line="480" w:lineRule="auto"/>
        <w:ind w:firstLine="450"/>
        <w:contextualSpacing/>
        <w:rPr>
          <w:ins w:id="178" w:author="Wagstaff, Camille" w:date="2025-12-04T16:00:00Z"/>
          <w:rFonts w:ascii="Times New Roman" w:hAnsi="Times New Roman" w:cs="Times New Roman"/>
          <w:sz w:val="24"/>
          <w:szCs w:val="24"/>
        </w:rPr>
      </w:pPr>
      <w:ins w:id="179" w:author="Wagstaff, Camille" w:date="2025-12-04T16:00:00Z">
        <w:r w:rsidRPr="00AD5D69">
          <w:rPr>
            <w:rFonts w:ascii="Times New Roman" w:hAnsi="Times New Roman" w:cs="Times New Roman"/>
            <w:sz w:val="24"/>
            <w:szCs w:val="24"/>
          </w:rPr>
          <w:t xml:space="preserve">Finally, 2021 sampling focused on addressing a key epidemiological hypothesis: that the first spring generation of migrating </w:t>
        </w:r>
      </w:ins>
      <w:ins w:id="180" w:author="Wagstaff, Camille" w:date="2025-12-04T16:03:00Z" w16du:dateUtc="2025-12-05T00:03:00Z">
        <w:r w:rsidRPr="00AD5D69">
          <w:rPr>
            <w:rFonts w:ascii="Times New Roman" w:hAnsi="Times New Roman" w:cs="Times New Roman"/>
            <w:i/>
            <w:iCs/>
            <w:sz w:val="24"/>
            <w:szCs w:val="24"/>
          </w:rPr>
          <w:t>N. tenellus</w:t>
        </w:r>
        <w:r w:rsidRPr="00AD5D69">
          <w:rPr>
            <w:rFonts w:ascii="Times New Roman" w:hAnsi="Times New Roman" w:cs="Times New Roman"/>
            <w:sz w:val="24"/>
            <w:szCs w:val="24"/>
          </w:rPr>
          <w:t xml:space="preserve"> </w:t>
        </w:r>
      </w:ins>
      <w:ins w:id="181" w:author="Wagstaff, Camille" w:date="2025-12-04T16:00:00Z">
        <w:r w:rsidRPr="00AD5D69">
          <w:rPr>
            <w:rFonts w:ascii="Times New Roman" w:hAnsi="Times New Roman" w:cs="Times New Roman"/>
            <w:sz w:val="24"/>
            <w:szCs w:val="24"/>
          </w:rPr>
          <w:t>poses the greatest risk of introducing pathogens into crops. To evaluate this, we selected 73 individuals collected during spring and early summer to characterize host use during the critical migration window.</w:t>
        </w:r>
      </w:ins>
    </w:p>
    <w:p w14:paraId="623D8272" w14:textId="77777777" w:rsidR="00AD5D69" w:rsidRPr="00AD5D69" w:rsidRDefault="00AD5D69" w:rsidP="00AD5D69">
      <w:pPr>
        <w:spacing w:after="0" w:line="480" w:lineRule="auto"/>
        <w:ind w:firstLine="450"/>
        <w:contextualSpacing/>
        <w:rPr>
          <w:ins w:id="182" w:author="Wagstaff, Camille" w:date="2025-12-04T16:00:00Z"/>
          <w:rFonts w:ascii="Times New Roman" w:hAnsi="Times New Roman" w:cs="Times New Roman"/>
          <w:sz w:val="24"/>
          <w:szCs w:val="24"/>
        </w:rPr>
      </w:pPr>
      <w:ins w:id="183" w:author="Wagstaff, Camille" w:date="2025-12-04T16:00:00Z">
        <w:r w:rsidRPr="00AD5D69">
          <w:rPr>
            <w:rFonts w:ascii="Times New Roman" w:hAnsi="Times New Roman" w:cs="Times New Roman"/>
            <w:sz w:val="24"/>
            <w:szCs w:val="24"/>
          </w:rPr>
          <w:t>Together, this tiered sampling strategy ensured that individuals were selected in a way that matched both the technical limitations of primer performance and the biological questions relevant to pathogen acquisition, overwintering ecology, and early-season transmission risk.</w:t>
        </w:r>
      </w:ins>
    </w:p>
    <w:p w14:paraId="5A7FF7BB" w14:textId="13F1F47D" w:rsidR="00F422AC" w:rsidRPr="006543A8" w:rsidDel="00AD5D69" w:rsidRDefault="00B40A35" w:rsidP="005B3870">
      <w:pPr>
        <w:spacing w:after="0" w:line="480" w:lineRule="auto"/>
        <w:ind w:firstLine="450"/>
        <w:contextualSpacing/>
        <w:rPr>
          <w:del w:id="184" w:author="Wagstaff, Camille" w:date="2025-12-04T16:00:00Z" w16du:dateUtc="2025-12-05T00:00:00Z"/>
          <w:rFonts w:ascii="Times New Roman" w:hAnsi="Times New Roman" w:cs="Times New Roman"/>
          <w:sz w:val="24"/>
          <w:szCs w:val="24"/>
        </w:rPr>
      </w:pPr>
      <w:del w:id="185" w:author="Wagstaff, Camille" w:date="2025-12-04T16:00:00Z" w16du:dateUtc="2025-12-05T00:00:00Z">
        <w:r w:rsidRPr="006543A8" w:rsidDel="00AD5D69">
          <w:rPr>
            <w:rFonts w:ascii="Times New Roman" w:hAnsi="Times New Roman" w:cs="Times New Roman"/>
            <w:sz w:val="24"/>
            <w:szCs w:val="24"/>
          </w:rPr>
          <w:delText xml:space="preserve">Of the 1,765 adult </w:delText>
        </w:r>
        <w:r w:rsidRPr="006543A8" w:rsidDel="00AD5D69">
          <w:rPr>
            <w:rFonts w:ascii="Times New Roman" w:hAnsi="Times New Roman" w:cs="Times New Roman"/>
            <w:i/>
            <w:iCs/>
            <w:sz w:val="24"/>
            <w:szCs w:val="24"/>
          </w:rPr>
          <w:delText>N. tenellus</w:delText>
        </w:r>
        <w:r w:rsidRPr="006543A8" w:rsidDel="00AD5D69">
          <w:rPr>
            <w:rFonts w:ascii="Times New Roman" w:hAnsi="Times New Roman" w:cs="Times New Roman"/>
            <w:sz w:val="24"/>
            <w:szCs w:val="24"/>
          </w:rPr>
          <w:delText xml:space="preserve"> collected across the Columbia Basin from 2019 to 2021 in this manner, </w:delText>
        </w:r>
        <w:r w:rsidR="00F116B7" w:rsidRPr="006543A8" w:rsidDel="00AD5D69">
          <w:rPr>
            <w:rFonts w:ascii="Times New Roman" w:hAnsi="Times New Roman" w:cs="Times New Roman"/>
            <w:sz w:val="24"/>
            <w:szCs w:val="24"/>
          </w:rPr>
          <w:delText>230</w:delText>
        </w:r>
        <w:r w:rsidRPr="006543A8" w:rsidDel="00AD5D69">
          <w:rPr>
            <w:rFonts w:ascii="Times New Roman" w:hAnsi="Times New Roman" w:cs="Times New Roman"/>
            <w:sz w:val="24"/>
            <w:szCs w:val="24"/>
          </w:rPr>
          <w:delText xml:space="preserve"> </w:delText>
        </w:r>
        <w:r w:rsidRPr="006543A8" w:rsidDel="00AD5D69">
          <w:rPr>
            <w:rFonts w:ascii="Times New Roman" w:hAnsi="Times New Roman" w:cs="Times New Roman"/>
            <w:i/>
            <w:iCs/>
            <w:sz w:val="24"/>
            <w:szCs w:val="24"/>
          </w:rPr>
          <w:delText>N. tenellus</w:delText>
        </w:r>
        <w:r w:rsidRPr="006543A8" w:rsidDel="00AD5D69">
          <w:rPr>
            <w:rFonts w:ascii="Times New Roman" w:hAnsi="Times New Roman" w:cs="Times New Roman"/>
            <w:sz w:val="24"/>
            <w:szCs w:val="24"/>
          </w:rPr>
          <w:delText xml:space="preserve"> </w:delText>
        </w:r>
      </w:del>
      <w:del w:id="186" w:author="Wagstaff, Camille" w:date="2025-12-04T14:20:00Z" w16du:dateUtc="2025-12-04T22:20:00Z">
        <w:r w:rsidRPr="006543A8" w:rsidDel="00581467">
          <w:rPr>
            <w:rFonts w:ascii="Times New Roman" w:hAnsi="Times New Roman" w:cs="Times New Roman"/>
            <w:sz w:val="24"/>
            <w:szCs w:val="24"/>
          </w:rPr>
          <w:delText>from potato fields were</w:delText>
        </w:r>
        <w:r w:rsidR="005F5400" w:rsidRPr="006543A8" w:rsidDel="00581467">
          <w:rPr>
            <w:rFonts w:ascii="Times New Roman" w:hAnsi="Times New Roman" w:cs="Times New Roman"/>
            <w:sz w:val="24"/>
            <w:szCs w:val="24"/>
          </w:rPr>
          <w:delText xml:space="preserve"> </w:delText>
        </w:r>
        <w:r w:rsidRPr="006543A8" w:rsidDel="00581467">
          <w:rPr>
            <w:rFonts w:ascii="Times New Roman" w:hAnsi="Times New Roman" w:cs="Times New Roman"/>
            <w:sz w:val="24"/>
            <w:szCs w:val="24"/>
          </w:rPr>
          <w:delText xml:space="preserve">selected </w:delText>
        </w:r>
      </w:del>
      <w:del w:id="187" w:author="Wagstaff, Camille" w:date="2025-12-04T16:00:00Z" w16du:dateUtc="2025-12-05T00:00:00Z">
        <w:r w:rsidRPr="006543A8" w:rsidDel="00AD5D69">
          <w:rPr>
            <w:rFonts w:ascii="Times New Roman" w:hAnsi="Times New Roman" w:cs="Times New Roman"/>
            <w:sz w:val="24"/>
            <w:szCs w:val="24"/>
          </w:rPr>
          <w:delText xml:space="preserve">for gut content analysis. </w:delText>
        </w:r>
        <w:r w:rsidR="00660EE5" w:rsidRPr="006543A8" w:rsidDel="00AD5D69">
          <w:rPr>
            <w:rFonts w:ascii="Times New Roman" w:hAnsi="Times New Roman" w:cs="Times New Roman"/>
            <w:sz w:val="24"/>
            <w:szCs w:val="24"/>
          </w:rPr>
          <w:delText>Initially, we surveyed infection status based on the host plant species from which leafhoppers were collected. In</w:delText>
        </w:r>
        <w:r w:rsidR="00FC70FB" w:rsidRPr="006543A8" w:rsidDel="00AD5D69">
          <w:rPr>
            <w:rFonts w:ascii="Times New Roman" w:hAnsi="Times New Roman" w:cs="Times New Roman"/>
            <w:sz w:val="24"/>
            <w:szCs w:val="24"/>
          </w:rPr>
          <w:delText xml:space="preserve"> 2019, a total of 6</w:delText>
        </w:r>
        <w:r w:rsidR="00F116B7" w:rsidRPr="006543A8" w:rsidDel="00AD5D69">
          <w:rPr>
            <w:rFonts w:ascii="Times New Roman" w:hAnsi="Times New Roman" w:cs="Times New Roman"/>
            <w:sz w:val="24"/>
            <w:szCs w:val="24"/>
          </w:rPr>
          <w:delText>4</w:delText>
        </w:r>
        <w:r w:rsidR="00FC70FB" w:rsidRPr="006543A8" w:rsidDel="00AD5D69">
          <w:rPr>
            <w:rFonts w:ascii="Times New Roman" w:hAnsi="Times New Roman" w:cs="Times New Roman"/>
            <w:sz w:val="24"/>
            <w:szCs w:val="24"/>
          </w:rPr>
          <w:delText xml:space="preserve"> </w:delText>
        </w:r>
        <w:r w:rsidR="00FC70FB" w:rsidRPr="006543A8" w:rsidDel="00AD5D69">
          <w:rPr>
            <w:rFonts w:ascii="Times New Roman" w:eastAsiaTheme="majorEastAsia" w:hAnsi="Times New Roman" w:cs="Times New Roman"/>
            <w:i/>
            <w:iCs/>
            <w:sz w:val="24"/>
            <w:szCs w:val="24"/>
          </w:rPr>
          <w:delText>N. tenellu</w:delText>
        </w:r>
        <w:r w:rsidR="00FC70FB" w:rsidRPr="006543A8" w:rsidDel="00AD5D69">
          <w:rPr>
            <w:rFonts w:ascii="Times New Roman" w:hAnsi="Times New Roman" w:cs="Times New Roman"/>
            <w:sz w:val="24"/>
            <w:szCs w:val="24"/>
          </w:rPr>
          <w:delText xml:space="preserve">s </w:delText>
        </w:r>
        <w:r w:rsidR="00F422AC" w:rsidRPr="006543A8" w:rsidDel="00AD5D69">
          <w:rPr>
            <w:rFonts w:ascii="Times New Roman" w:hAnsi="Times New Roman" w:cs="Times New Roman"/>
            <w:sz w:val="24"/>
            <w:szCs w:val="24"/>
          </w:rPr>
          <w:delText>individuals were</w:delText>
        </w:r>
        <w:r w:rsidR="0019561A" w:rsidRPr="006543A8" w:rsidDel="00AD5D69">
          <w:rPr>
            <w:rFonts w:ascii="Times New Roman" w:hAnsi="Times New Roman" w:cs="Times New Roman"/>
            <w:sz w:val="24"/>
            <w:szCs w:val="24"/>
          </w:rPr>
          <w:delText xml:space="preserve"> selected from </w:delText>
        </w:r>
        <w:r w:rsidR="0019561A" w:rsidRPr="006543A8" w:rsidDel="00AD5D69">
          <w:rPr>
            <w:rFonts w:ascii="Times New Roman" w:hAnsi="Times New Roman" w:cs="Times New Roman"/>
            <w:sz w:val="24"/>
            <w:szCs w:val="24"/>
            <w:lang w:val="it-IT"/>
          </w:rPr>
          <w:delText>kochia, potato, russian thistle, pigweed, and mustards</w:delText>
        </w:r>
        <w:r w:rsidR="00F422AC" w:rsidRPr="006543A8" w:rsidDel="00AD5D69">
          <w:rPr>
            <w:rFonts w:ascii="Times New Roman" w:hAnsi="Times New Roman" w:cs="Times New Roman"/>
            <w:sz w:val="24"/>
            <w:szCs w:val="24"/>
            <w:lang w:val="it-IT"/>
          </w:rPr>
          <w:delText>.</w:delText>
        </w:r>
        <w:r w:rsidR="00FC70FB" w:rsidRPr="006543A8" w:rsidDel="00AD5D69">
          <w:rPr>
            <w:rFonts w:ascii="Times New Roman" w:hAnsi="Times New Roman" w:cs="Times New Roman"/>
            <w:sz w:val="24"/>
            <w:szCs w:val="24"/>
            <w:lang w:val="it-IT"/>
          </w:rPr>
          <w:delText xml:space="preserve"> This </w:delText>
        </w:r>
        <w:r w:rsidR="00660EE5" w:rsidRPr="006543A8" w:rsidDel="00AD5D69">
          <w:rPr>
            <w:rFonts w:ascii="Times New Roman" w:hAnsi="Times New Roman" w:cs="Times New Roman"/>
            <w:sz w:val="24"/>
            <w:szCs w:val="24"/>
            <w:lang w:val="it-IT"/>
          </w:rPr>
          <w:delText>sub-sample revealed</w:delText>
        </w:r>
        <w:r w:rsidR="00FC70FB" w:rsidRPr="006543A8" w:rsidDel="00AD5D69">
          <w:rPr>
            <w:rFonts w:ascii="Times New Roman" w:hAnsi="Times New Roman" w:cs="Times New Roman"/>
            <w:sz w:val="24"/>
            <w:szCs w:val="24"/>
            <w:lang w:val="it-IT"/>
          </w:rPr>
          <w:delText xml:space="preserve"> </w:delText>
        </w:r>
        <w:r w:rsidR="00660EE5" w:rsidRPr="006543A8" w:rsidDel="00AD5D69">
          <w:rPr>
            <w:rFonts w:ascii="Times New Roman" w:hAnsi="Times New Roman" w:cs="Times New Roman"/>
            <w:sz w:val="24"/>
            <w:szCs w:val="24"/>
            <w:lang w:val="it-IT"/>
          </w:rPr>
          <w:delText>minimal infection incidence</w:delText>
        </w:r>
        <w:r w:rsidR="0019561A" w:rsidRPr="006543A8" w:rsidDel="00AD5D69">
          <w:rPr>
            <w:rFonts w:ascii="Times New Roman" w:hAnsi="Times New Roman" w:cs="Times New Roman"/>
            <w:sz w:val="24"/>
            <w:szCs w:val="24"/>
            <w:lang w:val="it-IT"/>
          </w:rPr>
          <w:delText>, limiting our ability to detect viable host reservoirs</w:delText>
        </w:r>
        <w:r w:rsidR="00FC70FB" w:rsidRPr="006543A8" w:rsidDel="00AD5D69">
          <w:rPr>
            <w:rFonts w:ascii="Times New Roman" w:hAnsi="Times New Roman" w:cs="Times New Roman"/>
            <w:sz w:val="24"/>
            <w:szCs w:val="24"/>
            <w:lang w:val="it-IT"/>
          </w:rPr>
          <w:delText>.</w:delText>
        </w:r>
        <w:r w:rsidR="0019561A" w:rsidRPr="006543A8" w:rsidDel="00AD5D69">
          <w:rPr>
            <w:rFonts w:ascii="Times New Roman" w:hAnsi="Times New Roman" w:cs="Times New Roman"/>
            <w:sz w:val="24"/>
            <w:szCs w:val="24"/>
            <w:lang w:val="it-IT"/>
          </w:rPr>
          <w:delText xml:space="preserve"> Consequently, in 2020</w:delText>
        </w:r>
        <w:r w:rsidR="002D3F51" w:rsidRPr="006543A8" w:rsidDel="00AD5D69">
          <w:rPr>
            <w:rFonts w:ascii="Times New Roman" w:hAnsi="Times New Roman" w:cs="Times New Roman"/>
            <w:sz w:val="24"/>
            <w:szCs w:val="24"/>
            <w:lang w:val="it-IT"/>
          </w:rPr>
          <w:delText xml:space="preserve"> a total of 9</w:delText>
        </w:r>
        <w:r w:rsidR="00F116B7" w:rsidRPr="006543A8" w:rsidDel="00AD5D69">
          <w:rPr>
            <w:rFonts w:ascii="Times New Roman" w:hAnsi="Times New Roman" w:cs="Times New Roman"/>
            <w:sz w:val="24"/>
            <w:szCs w:val="24"/>
            <w:lang w:val="it-IT"/>
          </w:rPr>
          <w:delText>3</w:delText>
        </w:r>
        <w:r w:rsidR="0019561A" w:rsidRPr="006543A8" w:rsidDel="00AD5D69">
          <w:rPr>
            <w:rFonts w:ascii="Times New Roman" w:hAnsi="Times New Roman" w:cs="Times New Roman"/>
            <w:sz w:val="24"/>
            <w:szCs w:val="24"/>
            <w:lang w:val="it-IT"/>
          </w:rPr>
          <w:delText xml:space="preserve"> </w:delText>
        </w:r>
        <w:r w:rsidR="002D3F51" w:rsidRPr="006543A8" w:rsidDel="00AD5D69">
          <w:rPr>
            <w:rFonts w:ascii="Times New Roman" w:eastAsiaTheme="majorEastAsia" w:hAnsi="Times New Roman" w:cs="Times New Roman"/>
            <w:i/>
            <w:iCs/>
            <w:sz w:val="24"/>
            <w:szCs w:val="24"/>
          </w:rPr>
          <w:delText>N. tenellu</w:delText>
        </w:r>
        <w:r w:rsidR="002D3F51" w:rsidRPr="006543A8" w:rsidDel="00AD5D69">
          <w:rPr>
            <w:rFonts w:ascii="Times New Roman" w:hAnsi="Times New Roman" w:cs="Times New Roman"/>
            <w:sz w:val="24"/>
            <w:szCs w:val="24"/>
          </w:rPr>
          <w:delText>s individuals were selected based on</w:delText>
        </w:r>
        <w:r w:rsidR="0019561A" w:rsidRPr="006543A8" w:rsidDel="00AD5D69">
          <w:rPr>
            <w:rFonts w:ascii="Times New Roman" w:hAnsi="Times New Roman" w:cs="Times New Roman"/>
            <w:sz w:val="24"/>
            <w:szCs w:val="24"/>
            <w:lang w:val="it-IT"/>
          </w:rPr>
          <w:delText xml:space="preserve"> infection status.</w:delText>
        </w:r>
        <w:r w:rsidR="00F422AC" w:rsidRPr="006543A8" w:rsidDel="00AD5D69">
          <w:rPr>
            <w:rFonts w:ascii="Times New Roman" w:hAnsi="Times New Roman" w:cs="Times New Roman"/>
            <w:sz w:val="24"/>
            <w:szCs w:val="24"/>
            <w:lang w:val="it-IT"/>
          </w:rPr>
          <w:delText xml:space="preserve"> </w:delText>
        </w:r>
        <w:r w:rsidR="0019561A" w:rsidRPr="006543A8" w:rsidDel="00AD5D69">
          <w:rPr>
            <w:rFonts w:ascii="Times New Roman" w:hAnsi="Times New Roman" w:cs="Times New Roman"/>
            <w:sz w:val="24"/>
            <w:szCs w:val="24"/>
            <w:lang w:val="it-IT"/>
          </w:rPr>
          <w:delText xml:space="preserve">Gut content analysis </w:delText>
        </w:r>
        <w:r w:rsidR="00357115" w:rsidRPr="006543A8" w:rsidDel="00AD5D69">
          <w:rPr>
            <w:rFonts w:ascii="Times New Roman" w:hAnsi="Times New Roman" w:cs="Times New Roman"/>
            <w:sz w:val="24"/>
            <w:szCs w:val="24"/>
            <w:lang w:val="it-IT"/>
          </w:rPr>
          <w:delText>was performed on</w:delText>
        </w:r>
        <w:r w:rsidR="00F422AC" w:rsidRPr="006543A8" w:rsidDel="00AD5D69">
          <w:rPr>
            <w:rFonts w:ascii="Times New Roman" w:hAnsi="Times New Roman" w:cs="Times New Roman"/>
            <w:sz w:val="24"/>
            <w:szCs w:val="24"/>
            <w:lang w:val="it-IT"/>
          </w:rPr>
          <w:delText xml:space="preserve"> 24 BCTV-infected leafhoppers, 25 </w:delText>
        </w:r>
        <w:r w:rsidR="00F422AC" w:rsidRPr="007B2434" w:rsidDel="00AD5D69">
          <w:rPr>
            <w:rFonts w:ascii="Times New Roman" w:hAnsi="Times New Roman" w:cs="Times New Roman"/>
            <w:sz w:val="24"/>
            <w:szCs w:val="24"/>
            <w:lang w:val="it-IT"/>
          </w:rPr>
          <w:delText>C</w:delText>
        </w:r>
        <w:r w:rsidR="00F422AC" w:rsidRPr="006543A8" w:rsidDel="00AD5D69">
          <w:rPr>
            <w:rFonts w:ascii="Times New Roman" w:hAnsi="Times New Roman" w:cs="Times New Roman"/>
            <w:sz w:val="24"/>
            <w:szCs w:val="24"/>
            <w:lang w:val="it-IT"/>
          </w:rPr>
          <w:delText xml:space="preserve">Pt-infected leafhoppers, 23 </w:delText>
        </w:r>
        <w:r w:rsidR="00357115" w:rsidRPr="006543A8" w:rsidDel="00AD5D69">
          <w:rPr>
            <w:rFonts w:ascii="Times New Roman" w:hAnsi="Times New Roman" w:cs="Times New Roman"/>
            <w:sz w:val="24"/>
            <w:szCs w:val="24"/>
            <w:lang w:val="it-IT"/>
          </w:rPr>
          <w:delText xml:space="preserve">leafhoppers </w:delText>
        </w:r>
        <w:r w:rsidR="00F422AC" w:rsidRPr="006543A8" w:rsidDel="00AD5D69">
          <w:rPr>
            <w:rFonts w:ascii="Times New Roman" w:hAnsi="Times New Roman" w:cs="Times New Roman"/>
            <w:sz w:val="24"/>
            <w:szCs w:val="24"/>
            <w:lang w:val="it-IT"/>
          </w:rPr>
          <w:delText>co-infected</w:delText>
        </w:r>
        <w:r w:rsidR="00FC70FB" w:rsidRPr="006543A8" w:rsidDel="00AD5D69">
          <w:rPr>
            <w:rFonts w:ascii="Times New Roman" w:hAnsi="Times New Roman" w:cs="Times New Roman"/>
            <w:sz w:val="24"/>
            <w:szCs w:val="24"/>
            <w:lang w:val="it-IT"/>
          </w:rPr>
          <w:delText xml:space="preserve"> with both BCTV and CPt</w:delText>
        </w:r>
        <w:r w:rsidR="00F422AC" w:rsidRPr="006543A8" w:rsidDel="00AD5D69">
          <w:rPr>
            <w:rFonts w:ascii="Times New Roman" w:hAnsi="Times New Roman" w:cs="Times New Roman"/>
            <w:sz w:val="24"/>
            <w:szCs w:val="24"/>
            <w:lang w:val="it-IT"/>
          </w:rPr>
          <w:delText>, and 25 healthy</w:delText>
        </w:r>
        <w:r w:rsidR="00FC70FB" w:rsidRPr="006543A8" w:rsidDel="00AD5D69">
          <w:rPr>
            <w:rFonts w:ascii="Times New Roman" w:hAnsi="Times New Roman" w:cs="Times New Roman"/>
            <w:sz w:val="24"/>
            <w:szCs w:val="24"/>
            <w:lang w:val="it-IT"/>
          </w:rPr>
          <w:delText xml:space="preserve"> or non-infected</w:delText>
        </w:r>
        <w:r w:rsidR="00F422AC" w:rsidRPr="006543A8" w:rsidDel="00AD5D69">
          <w:rPr>
            <w:rFonts w:ascii="Times New Roman" w:hAnsi="Times New Roman" w:cs="Times New Roman"/>
            <w:sz w:val="24"/>
            <w:szCs w:val="24"/>
            <w:lang w:val="it-IT"/>
          </w:rPr>
          <w:delText xml:space="preserve"> </w:delText>
        </w:r>
        <w:r w:rsidR="00357115" w:rsidRPr="006543A8" w:rsidDel="00AD5D69">
          <w:rPr>
            <w:rFonts w:ascii="Times New Roman" w:hAnsi="Times New Roman" w:cs="Times New Roman"/>
            <w:sz w:val="24"/>
            <w:szCs w:val="24"/>
            <w:lang w:val="it-IT"/>
          </w:rPr>
          <w:delText>leafhoppers</w:delText>
        </w:r>
        <w:r w:rsidR="00F422AC" w:rsidRPr="006543A8" w:rsidDel="00AD5D69">
          <w:rPr>
            <w:rFonts w:ascii="Times New Roman" w:hAnsi="Times New Roman" w:cs="Times New Roman"/>
            <w:sz w:val="24"/>
            <w:szCs w:val="24"/>
            <w:lang w:val="it-IT"/>
          </w:rPr>
          <w:delText>.</w:delText>
        </w:r>
        <w:r w:rsidR="00FC70FB" w:rsidRPr="006543A8" w:rsidDel="00AD5D69">
          <w:rPr>
            <w:rFonts w:ascii="Times New Roman" w:hAnsi="Times New Roman" w:cs="Times New Roman"/>
            <w:sz w:val="24"/>
            <w:szCs w:val="24"/>
            <w:lang w:val="it-IT"/>
          </w:rPr>
          <w:delText xml:space="preserve"> </w:delText>
        </w:r>
        <w:r w:rsidR="002D3F51" w:rsidRPr="006543A8" w:rsidDel="00AD5D69">
          <w:rPr>
            <w:rFonts w:ascii="Times New Roman" w:hAnsi="Times New Roman" w:cs="Times New Roman"/>
            <w:sz w:val="24"/>
            <w:szCs w:val="24"/>
            <w:lang w:val="it-IT"/>
          </w:rPr>
          <w:delText>Current hypotheses are that</w:delText>
        </w:r>
        <w:r w:rsidR="00FC70FB" w:rsidRPr="006543A8" w:rsidDel="00AD5D69">
          <w:rPr>
            <w:rFonts w:ascii="Times New Roman" w:hAnsi="Times New Roman" w:cs="Times New Roman"/>
            <w:sz w:val="24"/>
            <w:szCs w:val="24"/>
            <w:lang w:val="it-IT"/>
          </w:rPr>
          <w:delText xml:space="preserve"> leafhoppers</w:delText>
        </w:r>
        <w:r w:rsidR="00357115" w:rsidRPr="006543A8" w:rsidDel="00AD5D69">
          <w:rPr>
            <w:rFonts w:ascii="Times New Roman" w:hAnsi="Times New Roman" w:cs="Times New Roman"/>
            <w:sz w:val="24"/>
            <w:szCs w:val="24"/>
            <w:lang w:val="it-IT"/>
          </w:rPr>
          <w:delText xml:space="preserve"> </w:delText>
        </w:r>
        <w:r w:rsidR="00FC70FB" w:rsidRPr="006543A8" w:rsidDel="00AD5D69">
          <w:rPr>
            <w:rFonts w:ascii="Times New Roman" w:hAnsi="Times New Roman" w:cs="Times New Roman"/>
            <w:sz w:val="24"/>
            <w:szCs w:val="24"/>
            <w:lang w:val="it-IT"/>
          </w:rPr>
          <w:lastRenderedPageBreak/>
          <w:delText xml:space="preserve">obtain pathogens from weeds </w:delText>
        </w:r>
        <w:r w:rsidR="00357115" w:rsidRPr="006543A8" w:rsidDel="00AD5D69">
          <w:rPr>
            <w:rFonts w:ascii="Times New Roman" w:hAnsi="Times New Roman" w:cs="Times New Roman"/>
            <w:sz w:val="24"/>
            <w:szCs w:val="24"/>
            <w:lang w:val="it-IT"/>
          </w:rPr>
          <w:delText>used in</w:delText>
        </w:r>
        <w:r w:rsidR="00FC70FB" w:rsidRPr="006543A8" w:rsidDel="00AD5D69">
          <w:rPr>
            <w:rFonts w:ascii="Times New Roman" w:hAnsi="Times New Roman" w:cs="Times New Roman"/>
            <w:sz w:val="24"/>
            <w:szCs w:val="24"/>
            <w:lang w:val="it-IT"/>
          </w:rPr>
          <w:delText xml:space="preserve"> overwinter</w:delText>
        </w:r>
        <w:r w:rsidR="00357115" w:rsidRPr="006543A8" w:rsidDel="00AD5D69">
          <w:rPr>
            <w:rFonts w:ascii="Times New Roman" w:hAnsi="Times New Roman" w:cs="Times New Roman"/>
            <w:sz w:val="24"/>
            <w:szCs w:val="24"/>
            <w:lang w:val="it-IT"/>
          </w:rPr>
          <w:delText>ing</w:delText>
        </w:r>
        <w:r w:rsidR="00FC70FB" w:rsidRPr="006543A8" w:rsidDel="00AD5D69">
          <w:rPr>
            <w:rFonts w:ascii="Times New Roman" w:hAnsi="Times New Roman" w:cs="Times New Roman"/>
            <w:sz w:val="24"/>
            <w:szCs w:val="24"/>
            <w:lang w:val="it-IT"/>
          </w:rPr>
          <w:delText xml:space="preserve"> and </w:delText>
        </w:r>
        <w:r w:rsidR="00357115" w:rsidRPr="006543A8" w:rsidDel="00AD5D69">
          <w:rPr>
            <w:rFonts w:ascii="Times New Roman" w:hAnsi="Times New Roman" w:cs="Times New Roman"/>
            <w:sz w:val="24"/>
            <w:szCs w:val="24"/>
            <w:lang w:val="it-IT"/>
          </w:rPr>
          <w:delText>that the greatest</w:delText>
        </w:r>
        <w:r w:rsidR="00FC70FB" w:rsidRPr="006543A8" w:rsidDel="00AD5D69">
          <w:rPr>
            <w:rFonts w:ascii="Times New Roman" w:hAnsi="Times New Roman" w:cs="Times New Roman"/>
            <w:sz w:val="24"/>
            <w:szCs w:val="24"/>
            <w:lang w:val="it-IT"/>
          </w:rPr>
          <w:delText xml:space="preserve"> threat to crop infection </w:delText>
        </w:r>
        <w:r w:rsidR="00357115" w:rsidRPr="006543A8" w:rsidDel="00AD5D69">
          <w:rPr>
            <w:rFonts w:ascii="Times New Roman" w:hAnsi="Times New Roman" w:cs="Times New Roman"/>
            <w:sz w:val="24"/>
            <w:szCs w:val="24"/>
            <w:lang w:val="it-IT"/>
          </w:rPr>
          <w:delText>may be in spring as leafhoppers transition from overwintering hosts to new crop growth</w:delText>
        </w:r>
        <w:r w:rsidR="00C14131" w:rsidRPr="006543A8" w:rsidDel="00AD5D69">
          <w:rPr>
            <w:rFonts w:ascii="Times New Roman" w:hAnsi="Times New Roman" w:cs="Times New Roman"/>
            <w:sz w:val="24"/>
            <w:szCs w:val="24"/>
            <w:lang w:val="it-IT"/>
          </w:rPr>
          <w:delText xml:space="preserve"> (</w:delText>
        </w:r>
        <w:r w:rsidR="000C7993" w:rsidRPr="006543A8" w:rsidDel="00AD5D69">
          <w:rPr>
            <w:rFonts w:ascii="Times New Roman" w:hAnsi="Times New Roman" w:cs="Times New Roman"/>
            <w:sz w:val="24"/>
            <w:szCs w:val="24"/>
            <w:lang w:val="it-IT"/>
          </w:rPr>
          <w:delText>Horton et al. 2018</w:delText>
        </w:r>
        <w:r w:rsidR="00C14131" w:rsidRPr="006543A8" w:rsidDel="00AD5D69">
          <w:rPr>
            <w:rFonts w:ascii="Times New Roman" w:hAnsi="Times New Roman" w:cs="Times New Roman"/>
            <w:sz w:val="24"/>
            <w:szCs w:val="24"/>
            <w:lang w:val="it-IT"/>
          </w:rPr>
          <w:delText>)</w:delText>
        </w:r>
        <w:r w:rsidR="00FC70FB" w:rsidRPr="006543A8" w:rsidDel="00AD5D69">
          <w:rPr>
            <w:rFonts w:ascii="Times New Roman" w:hAnsi="Times New Roman" w:cs="Times New Roman"/>
            <w:sz w:val="24"/>
            <w:szCs w:val="24"/>
            <w:lang w:val="it-IT"/>
          </w:rPr>
          <w:delText>.</w:delText>
        </w:r>
        <w:r w:rsidR="00F422AC" w:rsidRPr="006543A8" w:rsidDel="00AD5D69">
          <w:rPr>
            <w:rFonts w:ascii="Times New Roman" w:hAnsi="Times New Roman" w:cs="Times New Roman"/>
            <w:sz w:val="24"/>
            <w:szCs w:val="24"/>
            <w:lang w:val="it-IT"/>
          </w:rPr>
          <w:delText xml:space="preserve"> </w:delText>
        </w:r>
        <w:r w:rsidR="00EB1A48" w:rsidRPr="006543A8" w:rsidDel="00AD5D69">
          <w:rPr>
            <w:rFonts w:ascii="Times New Roman" w:hAnsi="Times New Roman" w:cs="Times New Roman"/>
            <w:sz w:val="24"/>
            <w:szCs w:val="24"/>
            <w:lang w:val="it-IT"/>
          </w:rPr>
          <w:delText>To explore the validity of the spring migration hypothesis we focused our sampling in</w:delText>
        </w:r>
        <w:r w:rsidR="00F422AC" w:rsidRPr="006543A8" w:rsidDel="00AD5D69">
          <w:rPr>
            <w:rFonts w:ascii="Times New Roman" w:hAnsi="Times New Roman" w:cs="Times New Roman"/>
            <w:sz w:val="24"/>
            <w:szCs w:val="24"/>
            <w:lang w:val="it-IT"/>
          </w:rPr>
          <w:delText xml:space="preserve"> 2021, </w:delText>
        </w:r>
        <w:r w:rsidR="00EB1A48" w:rsidRPr="006543A8" w:rsidDel="00AD5D69">
          <w:rPr>
            <w:rFonts w:ascii="Times New Roman" w:hAnsi="Times New Roman" w:cs="Times New Roman"/>
            <w:sz w:val="24"/>
            <w:szCs w:val="24"/>
            <w:lang w:val="it-IT"/>
          </w:rPr>
          <w:delText xml:space="preserve">to include </w:delText>
        </w:r>
        <w:r w:rsidR="00F422AC" w:rsidRPr="006543A8" w:rsidDel="00AD5D69">
          <w:rPr>
            <w:rFonts w:ascii="Times New Roman" w:hAnsi="Times New Roman" w:cs="Times New Roman"/>
            <w:sz w:val="24"/>
            <w:szCs w:val="24"/>
            <w:lang w:val="it-IT"/>
          </w:rPr>
          <w:delText>73 individual beet leafhopper</w:delText>
        </w:r>
        <w:r w:rsidR="00EB1A48" w:rsidRPr="006543A8" w:rsidDel="00AD5D69">
          <w:rPr>
            <w:rFonts w:ascii="Times New Roman" w:hAnsi="Times New Roman" w:cs="Times New Roman"/>
            <w:sz w:val="24"/>
            <w:szCs w:val="24"/>
            <w:lang w:val="it-IT"/>
          </w:rPr>
          <w:delText>s</w:delText>
        </w:r>
        <w:r w:rsidR="00F422AC" w:rsidRPr="006543A8" w:rsidDel="00AD5D69">
          <w:rPr>
            <w:rFonts w:ascii="Times New Roman" w:hAnsi="Times New Roman" w:cs="Times New Roman"/>
            <w:sz w:val="24"/>
            <w:szCs w:val="24"/>
            <w:lang w:val="it-IT"/>
          </w:rPr>
          <w:delText xml:space="preserve"> </w:delText>
        </w:r>
        <w:r w:rsidR="00EB1A48" w:rsidRPr="006543A8" w:rsidDel="00AD5D69">
          <w:rPr>
            <w:rFonts w:ascii="Times New Roman" w:hAnsi="Times New Roman" w:cs="Times New Roman"/>
            <w:sz w:val="24"/>
            <w:szCs w:val="24"/>
            <w:lang w:val="it-IT"/>
          </w:rPr>
          <w:delText xml:space="preserve">collected </w:delText>
        </w:r>
        <w:r w:rsidR="00A027CA" w:rsidRPr="006543A8" w:rsidDel="00AD5D69">
          <w:rPr>
            <w:rFonts w:ascii="Times New Roman" w:hAnsi="Times New Roman" w:cs="Times New Roman"/>
            <w:sz w:val="24"/>
            <w:szCs w:val="24"/>
            <w:lang w:val="it-IT"/>
          </w:rPr>
          <w:delText>in</w:delText>
        </w:r>
        <w:r w:rsidR="00EB1A48" w:rsidRPr="006543A8" w:rsidDel="00AD5D69">
          <w:rPr>
            <w:rFonts w:ascii="Times New Roman" w:hAnsi="Times New Roman" w:cs="Times New Roman"/>
            <w:sz w:val="24"/>
            <w:szCs w:val="24"/>
            <w:lang w:val="it-IT"/>
          </w:rPr>
          <w:delText xml:space="preserve"> spring and early summer.</w:delText>
        </w:r>
      </w:del>
    </w:p>
    <w:p w14:paraId="08FC0A8E" w14:textId="77777777" w:rsidR="008C7443" w:rsidRPr="006543A8" w:rsidRDefault="008C7443" w:rsidP="002A22D6">
      <w:pPr>
        <w:spacing w:after="0" w:line="480" w:lineRule="auto"/>
        <w:contextualSpacing/>
        <w:rPr>
          <w:rFonts w:ascii="Times New Roman" w:hAnsi="Times New Roman" w:cs="Times New Roman"/>
          <w:sz w:val="24"/>
          <w:szCs w:val="24"/>
        </w:rPr>
      </w:pPr>
    </w:p>
    <w:p w14:paraId="6820F4E4" w14:textId="05744875" w:rsidR="00581467" w:rsidRPr="006543A8" w:rsidRDefault="00F05942"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DNA Extraction</w:t>
      </w:r>
    </w:p>
    <w:p w14:paraId="3725865F" w14:textId="6AF4FA0D" w:rsidR="000C3261" w:rsidRPr="006543A8" w:rsidRDefault="000C7993" w:rsidP="002A22D6">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A</w:t>
      </w:r>
      <w:r w:rsidR="002D053D" w:rsidRPr="006543A8">
        <w:rPr>
          <w:rFonts w:ascii="Times New Roman" w:hAnsi="Times New Roman" w:cs="Times New Roman"/>
          <w:sz w:val="24"/>
          <w:szCs w:val="24"/>
        </w:rPr>
        <w:t xml:space="preserve">dult </w:t>
      </w:r>
      <w:r w:rsidR="002D053D" w:rsidRPr="006543A8">
        <w:rPr>
          <w:rFonts w:ascii="Times New Roman" w:hAnsi="Times New Roman" w:cs="Times New Roman"/>
          <w:i/>
          <w:iCs/>
          <w:sz w:val="24"/>
          <w:szCs w:val="24"/>
        </w:rPr>
        <w:t>N. tenellus</w:t>
      </w:r>
      <w:r w:rsidR="002D053D" w:rsidRPr="006543A8">
        <w:rPr>
          <w:rFonts w:ascii="Times New Roman" w:hAnsi="Times New Roman" w:cs="Times New Roman"/>
          <w:sz w:val="24"/>
          <w:szCs w:val="24"/>
        </w:rPr>
        <w:t xml:space="preserve"> were surface sterilized by sequentially immersing them individually in 70% ethanol for 5 seconds, sterile deionized water for 5 seconds, followed by a 60-second treatment in 1% bleach, and two final 5</w:t>
      </w:r>
      <w:r w:rsidRPr="006543A8">
        <w:rPr>
          <w:rFonts w:ascii="Times New Roman" w:hAnsi="Times New Roman" w:cs="Times New Roman"/>
          <w:sz w:val="24"/>
          <w:szCs w:val="24"/>
        </w:rPr>
        <w:t xml:space="preserve"> </w:t>
      </w:r>
      <w:r w:rsidR="002D053D" w:rsidRPr="006543A8">
        <w:rPr>
          <w:rFonts w:ascii="Times New Roman" w:hAnsi="Times New Roman" w:cs="Times New Roman"/>
          <w:sz w:val="24"/>
          <w:szCs w:val="24"/>
        </w:rPr>
        <w:t xml:space="preserve">second rinses in sterile deionized water. Specimens were then air-dried on </w:t>
      </w:r>
      <w:proofErr w:type="spellStart"/>
      <w:r w:rsidR="002D053D" w:rsidRPr="006543A8">
        <w:rPr>
          <w:rFonts w:ascii="Times New Roman" w:hAnsi="Times New Roman" w:cs="Times New Roman"/>
          <w:sz w:val="24"/>
          <w:szCs w:val="24"/>
        </w:rPr>
        <w:t>Kimtech</w:t>
      </w:r>
      <w:proofErr w:type="spellEnd"/>
      <w:r w:rsidR="002D053D" w:rsidRPr="006543A8">
        <w:rPr>
          <w:rFonts w:ascii="Times New Roman" w:hAnsi="Times New Roman" w:cs="Times New Roman"/>
          <w:sz w:val="24"/>
          <w:szCs w:val="24"/>
        </w:rPr>
        <w:t xml:space="preserve"> Science™ Kimwipes™ placed within a sterile petri dish. Total DNA was extracted using the </w:t>
      </w:r>
      <w:proofErr w:type="spellStart"/>
      <w:r w:rsidR="002D053D" w:rsidRPr="006543A8">
        <w:rPr>
          <w:rFonts w:ascii="Times New Roman" w:hAnsi="Times New Roman" w:cs="Times New Roman"/>
          <w:sz w:val="24"/>
          <w:szCs w:val="24"/>
        </w:rPr>
        <w:t>DNeasy</w:t>
      </w:r>
      <w:proofErr w:type="spellEnd"/>
      <w:r w:rsidR="002D053D" w:rsidRPr="006543A8">
        <w:rPr>
          <w:rFonts w:ascii="Times New Roman" w:hAnsi="Times New Roman" w:cs="Times New Roman"/>
          <w:sz w:val="24"/>
          <w:szCs w:val="24"/>
        </w:rPr>
        <w:t xml:space="preserve"> Blood and Tissue Kit (Qiagen, Hilden, Germany) following the manufacturer’s protocol. All extraction procedures were carried out in a UV-sterilized biosafety cabinet. To assess DNA quality and concentration, a subset of samples w</w:t>
      </w:r>
      <w:r w:rsidR="006D63F0">
        <w:rPr>
          <w:rFonts w:ascii="Times New Roman" w:hAnsi="Times New Roman" w:cs="Times New Roman"/>
          <w:sz w:val="24"/>
          <w:szCs w:val="24"/>
        </w:rPr>
        <w:t>ere</w:t>
      </w:r>
      <w:r w:rsidR="002D053D" w:rsidRPr="006543A8">
        <w:rPr>
          <w:rFonts w:ascii="Times New Roman" w:hAnsi="Times New Roman" w:cs="Times New Roman"/>
          <w:sz w:val="24"/>
          <w:szCs w:val="24"/>
        </w:rPr>
        <w:t xml:space="preserve"> evaluated using a Nanodrop spectrophotometer (</w:t>
      </w:r>
      <w:proofErr w:type="spellStart"/>
      <w:r w:rsidR="002D053D" w:rsidRPr="006543A8">
        <w:rPr>
          <w:rFonts w:ascii="Times New Roman" w:hAnsi="Times New Roman" w:cs="Times New Roman"/>
          <w:sz w:val="24"/>
          <w:szCs w:val="24"/>
        </w:rPr>
        <w:t>ThermoFisher</w:t>
      </w:r>
      <w:proofErr w:type="spellEnd"/>
      <w:r w:rsidR="002D053D" w:rsidRPr="006543A8">
        <w:rPr>
          <w:rFonts w:ascii="Times New Roman" w:hAnsi="Times New Roman" w:cs="Times New Roman"/>
          <w:sz w:val="24"/>
          <w:szCs w:val="24"/>
        </w:rPr>
        <w:t xml:space="preserve"> Scientific, Waltham, MA). Negative controls lacking DNA templates were included throughout the analysis process.</w:t>
      </w:r>
      <w:ins w:id="188" w:author="Wagstaff, Camille" w:date="2025-12-04T16:23:00Z" w16du:dateUtc="2025-12-05T00:23:00Z">
        <w:r w:rsidR="00467918" w:rsidRPr="00467918">
          <w:rPr>
            <w:rFonts w:ascii="Times New Roman" w:hAnsi="Times New Roman" w:cs="Times New Roman"/>
            <w:sz w:val="24"/>
            <w:szCs w:val="24"/>
          </w:rPr>
          <w:t xml:space="preserve"> </w:t>
        </w:r>
        <w:r w:rsidR="00467918" w:rsidRPr="00EC04BE">
          <w:rPr>
            <w:rFonts w:ascii="Times New Roman" w:hAnsi="Times New Roman" w:cs="Times New Roman"/>
            <w:sz w:val="24"/>
            <w:szCs w:val="24"/>
          </w:rPr>
          <w:t>Extractions and subsequent testing also included no-template controls to ensure that contamination had not occurred in any re</w:t>
        </w:r>
        <w:r w:rsidR="00467918" w:rsidRPr="00EC04BE">
          <w:rPr>
            <w:rFonts w:ascii="Times New Roman" w:hAnsi="Times New Roman" w:cs="Times New Roman"/>
            <w:sz w:val="24"/>
            <w:szCs w:val="24"/>
          </w:rPr>
          <w:softHyphen/>
          <w:t>agents.</w:t>
        </w:r>
      </w:ins>
      <w:r w:rsidR="002D053D" w:rsidRPr="006543A8">
        <w:rPr>
          <w:rFonts w:ascii="Times New Roman" w:hAnsi="Times New Roman" w:cs="Times New Roman"/>
          <w:sz w:val="24"/>
          <w:szCs w:val="24"/>
        </w:rPr>
        <w:t xml:space="preserve"> All extracted DNA samples were stored at -20 °C until further molecular procedures were carried out.</w:t>
      </w:r>
    </w:p>
    <w:p w14:paraId="5DD74059" w14:textId="77777777" w:rsidR="002D053D" w:rsidRPr="006543A8" w:rsidRDefault="002D053D" w:rsidP="002A22D6">
      <w:pPr>
        <w:spacing w:after="0" w:line="480" w:lineRule="auto"/>
        <w:contextualSpacing/>
        <w:rPr>
          <w:rFonts w:ascii="Times New Roman" w:hAnsi="Times New Roman" w:cs="Times New Roman"/>
          <w:sz w:val="24"/>
          <w:szCs w:val="24"/>
        </w:rPr>
      </w:pPr>
    </w:p>
    <w:p w14:paraId="48E6F33D" w14:textId="470275CA" w:rsidR="000C3261" w:rsidRPr="006543A8" w:rsidRDefault="000C3261"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Pathogen Identification</w:t>
      </w:r>
    </w:p>
    <w:p w14:paraId="1382F8EF" w14:textId="20D73BB3" w:rsidR="000C3261" w:rsidRPr="006543A8" w:rsidRDefault="000C3261" w:rsidP="002D053D">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Testing for </w:t>
      </w:r>
      <w:r w:rsidR="008F2284" w:rsidRPr="006543A8">
        <w:rPr>
          <w:rFonts w:ascii="Times New Roman" w:hAnsi="Times New Roman" w:cs="Times New Roman"/>
          <w:sz w:val="24"/>
          <w:szCs w:val="24"/>
        </w:rPr>
        <w:t xml:space="preserve">the presence of </w:t>
      </w:r>
      <w:r w:rsidR="002D053D" w:rsidRPr="006543A8">
        <w:rPr>
          <w:rFonts w:ascii="Times New Roman" w:hAnsi="Times New Roman" w:cs="Times New Roman"/>
          <w:sz w:val="24"/>
          <w:szCs w:val="24"/>
        </w:rPr>
        <w:t xml:space="preserve">CPt </w:t>
      </w:r>
      <w:r w:rsidRPr="006543A8">
        <w:rPr>
          <w:rFonts w:ascii="Times New Roman" w:hAnsi="Times New Roman" w:cs="Times New Roman"/>
          <w:sz w:val="24"/>
          <w:szCs w:val="24"/>
        </w:rPr>
        <w:t xml:space="preserve">in insects was done using real-time PCR on a </w:t>
      </w:r>
      <w:proofErr w:type="spellStart"/>
      <w:r w:rsidRPr="006543A8">
        <w:rPr>
          <w:rFonts w:ascii="Times New Roman" w:hAnsi="Times New Roman" w:cs="Times New Roman"/>
          <w:sz w:val="24"/>
          <w:szCs w:val="24"/>
        </w:rPr>
        <w:t>Lightcycler</w:t>
      </w:r>
      <w:proofErr w:type="spellEnd"/>
      <w:r w:rsidRPr="006543A8">
        <w:rPr>
          <w:rFonts w:ascii="Times New Roman" w:hAnsi="Times New Roman" w:cs="Times New Roman"/>
          <w:sz w:val="24"/>
          <w:szCs w:val="24"/>
        </w:rPr>
        <w:t xml:space="preserve"> 480 (Roche, Basel, Switzerland) with these conditions: a 5 min hold at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20 cycles of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65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and 72</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then 20 cycles of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55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°C for 10 </w:t>
      </w:r>
      <w:r w:rsidRPr="006543A8">
        <w:rPr>
          <w:rFonts w:ascii="Times New Roman" w:hAnsi="Times New Roman" w:cs="Times New Roman"/>
          <w:sz w:val="24"/>
          <w:szCs w:val="24"/>
        </w:rPr>
        <w:lastRenderedPageBreak/>
        <w:t>sec, and 72</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°C for 10 sec, a melting curve to assess primer specificity, and a cooling cycle. Each 20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reaction contained 10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of SYBR™ Green PCR Master Mix (</w:t>
      </w:r>
      <w:proofErr w:type="spellStart"/>
      <w:r w:rsidRPr="006543A8">
        <w:rPr>
          <w:rFonts w:ascii="Times New Roman" w:hAnsi="Times New Roman" w:cs="Times New Roman"/>
          <w:sz w:val="24"/>
          <w:szCs w:val="24"/>
        </w:rPr>
        <w:t>ThermoFisher</w:t>
      </w:r>
      <w:proofErr w:type="spellEnd"/>
      <w:r w:rsidRPr="006543A8">
        <w:rPr>
          <w:rFonts w:ascii="Times New Roman" w:hAnsi="Times New Roman" w:cs="Times New Roman"/>
          <w:sz w:val="24"/>
          <w:szCs w:val="24"/>
        </w:rPr>
        <w:t xml:space="preserve"> Scientific, Waltham MA), 8.2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of nuclease-free water, 0.4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each of </w:t>
      </w:r>
      <w:r w:rsidRPr="006543A8">
        <w:rPr>
          <w:rFonts w:ascii="Times New Roman" w:hAnsi="Times New Roman" w:cs="Times New Roman"/>
          <w:i/>
          <w:iCs/>
          <w:sz w:val="24"/>
          <w:szCs w:val="24"/>
        </w:rPr>
        <w:t>Ca</w:t>
      </w:r>
      <w:r w:rsidRPr="006543A8">
        <w:rPr>
          <w:rFonts w:ascii="Times New Roman" w:hAnsi="Times New Roman" w:cs="Times New Roman"/>
          <w:sz w:val="24"/>
          <w:szCs w:val="24"/>
        </w:rPr>
        <w:t xml:space="preserve">. P. </w:t>
      </w:r>
      <w:proofErr w:type="spellStart"/>
      <w:r w:rsidRPr="006543A8">
        <w:rPr>
          <w:rFonts w:ascii="Times New Roman" w:hAnsi="Times New Roman" w:cs="Times New Roman"/>
          <w:sz w:val="24"/>
          <w:szCs w:val="24"/>
        </w:rPr>
        <w:t>trifolii</w:t>
      </w:r>
      <w:proofErr w:type="spellEnd"/>
      <w:r w:rsidRPr="006543A8">
        <w:rPr>
          <w:rFonts w:ascii="Times New Roman" w:hAnsi="Times New Roman" w:cs="Times New Roman"/>
          <w:sz w:val="24"/>
          <w:szCs w:val="24"/>
        </w:rPr>
        <w:t xml:space="preserve"> primers “z-R16R2-wfB_F” (AAA TAT TTC TCG GGG TTT GTA CAC ACC GCC CGT CA) and “BLTVA-int-</w:t>
      </w:r>
      <w:proofErr w:type="spellStart"/>
      <w:r w:rsidRPr="006543A8">
        <w:rPr>
          <w:rFonts w:ascii="Times New Roman" w:hAnsi="Times New Roman" w:cs="Times New Roman"/>
          <w:sz w:val="24"/>
          <w:szCs w:val="24"/>
        </w:rPr>
        <w:t>wfB_R</w:t>
      </w:r>
      <w:proofErr w:type="spellEnd"/>
      <w:r w:rsidRPr="006543A8">
        <w:rPr>
          <w:rFonts w:ascii="Times New Roman" w:hAnsi="Times New Roman" w:cs="Times New Roman"/>
          <w:sz w:val="24"/>
          <w:szCs w:val="24"/>
        </w:rPr>
        <w:t xml:space="preserve">” (AAT TAT CTC TGA </w:t>
      </w:r>
      <w:proofErr w:type="spellStart"/>
      <w:r w:rsidRPr="006543A8">
        <w:rPr>
          <w:rFonts w:ascii="Times New Roman" w:hAnsi="Times New Roman" w:cs="Times New Roman"/>
          <w:sz w:val="24"/>
          <w:szCs w:val="24"/>
        </w:rPr>
        <w:t>TGA</w:t>
      </w:r>
      <w:proofErr w:type="spellEnd"/>
      <w:r w:rsidRPr="006543A8">
        <w:rPr>
          <w:rFonts w:ascii="Times New Roman" w:hAnsi="Times New Roman" w:cs="Times New Roman"/>
          <w:sz w:val="24"/>
          <w:szCs w:val="24"/>
        </w:rPr>
        <w:t xml:space="preserve"> TTT TAG TAT ATA TAG TCC) at 20 </w:t>
      </w:r>
      <w:proofErr w:type="spellStart"/>
      <w:r w:rsidRPr="006543A8">
        <w:rPr>
          <w:rFonts w:ascii="Times New Roman" w:hAnsi="Times New Roman" w:cs="Times New Roman"/>
          <w:sz w:val="24"/>
          <w:szCs w:val="24"/>
        </w:rPr>
        <w:t>μM</w:t>
      </w:r>
      <w:proofErr w:type="spellEnd"/>
      <w:r w:rsidRPr="006543A8">
        <w:rPr>
          <w:rFonts w:ascii="Times New Roman" w:hAnsi="Times New Roman" w:cs="Times New Roman"/>
          <w:sz w:val="24"/>
          <w:szCs w:val="24"/>
        </w:rPr>
        <w:t xml:space="preserve"> concentration, and 1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of extracted</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Pr="006543A8">
        <w:rPr>
          <w:rFonts w:ascii="Times New Roman" w:hAnsi="Times New Roman" w:cs="Times New Roman"/>
          <w:sz w:val="24"/>
          <w:szCs w:val="24"/>
        </w:rPr>
        <w:t xml:space="preserve"> DNA (Cooper et al. 2023, Swisher Grimm et al. 2023). </w:t>
      </w:r>
    </w:p>
    <w:p w14:paraId="22949423" w14:textId="6A63D5EE" w:rsidR="000C3261" w:rsidRPr="006543A8" w:rsidRDefault="00CD777D" w:rsidP="008F2284">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 xml:space="preserve">Testing for the presence of </w:t>
      </w:r>
      <w:r w:rsidR="002D053D" w:rsidRPr="006543A8">
        <w:rPr>
          <w:rFonts w:ascii="Times New Roman" w:hAnsi="Times New Roman" w:cs="Times New Roman"/>
          <w:sz w:val="24"/>
          <w:szCs w:val="24"/>
        </w:rPr>
        <w:t>BCTV</w:t>
      </w:r>
      <w:r w:rsidRPr="006543A8">
        <w:rPr>
          <w:rFonts w:ascii="Times New Roman" w:hAnsi="Times New Roman" w:cs="Times New Roman"/>
          <w:i/>
          <w:iCs/>
          <w:sz w:val="24"/>
          <w:szCs w:val="24"/>
        </w:rPr>
        <w:t xml:space="preserve"> </w:t>
      </w:r>
      <w:r w:rsidRPr="006543A8">
        <w:rPr>
          <w:rFonts w:ascii="Times New Roman" w:hAnsi="Times New Roman" w:cs="Times New Roman"/>
          <w:sz w:val="24"/>
          <w:szCs w:val="24"/>
        </w:rPr>
        <w:t xml:space="preserve">was </w:t>
      </w:r>
      <w:r w:rsidR="00EB1A48" w:rsidRPr="006543A8">
        <w:rPr>
          <w:rFonts w:ascii="Times New Roman" w:hAnsi="Times New Roman" w:cs="Times New Roman"/>
          <w:sz w:val="24"/>
          <w:szCs w:val="24"/>
        </w:rPr>
        <w:t>by</w:t>
      </w:r>
      <w:r w:rsidRPr="006543A8">
        <w:rPr>
          <w:rFonts w:ascii="Times New Roman" w:hAnsi="Times New Roman" w:cs="Times New Roman"/>
          <w:sz w:val="24"/>
          <w:szCs w:val="24"/>
        </w:rPr>
        <w:t xml:space="preserve"> conventional PCR on a BioRad thermocycler</w:t>
      </w:r>
      <w:r w:rsidR="008F2284"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with these conditions: </w:t>
      </w:r>
      <w:r w:rsidR="000C3261" w:rsidRPr="006543A8">
        <w:rPr>
          <w:rFonts w:ascii="Times New Roman" w:hAnsi="Times New Roman" w:cs="Times New Roman"/>
          <w:sz w:val="24"/>
          <w:szCs w:val="24"/>
        </w:rPr>
        <w:t>1 min at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20 cycles of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15 s, 65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30 s (touchdown, Δ−0.5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and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20 s, then 20 cycles of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15 s, 55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30 s, and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20 s, then 1 min at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before an infinite hold at 4</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 xml:space="preserve">°C until samples were removed. Each 20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reaction contained 10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w:t>
      </w:r>
      <w:proofErr w:type="spellStart"/>
      <w:r w:rsidR="000C3261" w:rsidRPr="006543A8">
        <w:rPr>
          <w:rFonts w:ascii="Times New Roman" w:hAnsi="Times New Roman" w:cs="Times New Roman"/>
          <w:sz w:val="24"/>
          <w:szCs w:val="24"/>
        </w:rPr>
        <w:t>Amplitaq</w:t>
      </w:r>
      <w:proofErr w:type="spellEnd"/>
      <w:r w:rsidR="000C3261" w:rsidRPr="006543A8">
        <w:rPr>
          <w:rFonts w:ascii="Times New Roman" w:hAnsi="Times New Roman" w:cs="Times New Roman"/>
          <w:sz w:val="24"/>
          <w:szCs w:val="24"/>
        </w:rPr>
        <w:t xml:space="preserve"> Gold 360 Master Mix (</w:t>
      </w:r>
      <w:proofErr w:type="spellStart"/>
      <w:r w:rsidR="000C3261" w:rsidRPr="006543A8">
        <w:rPr>
          <w:rFonts w:ascii="Times New Roman" w:hAnsi="Times New Roman" w:cs="Times New Roman"/>
          <w:sz w:val="24"/>
          <w:szCs w:val="24"/>
        </w:rPr>
        <w:t>ThermoFisher</w:t>
      </w:r>
      <w:proofErr w:type="spellEnd"/>
      <w:r w:rsidR="000C3261" w:rsidRPr="006543A8">
        <w:rPr>
          <w:rFonts w:ascii="Times New Roman" w:hAnsi="Times New Roman" w:cs="Times New Roman"/>
          <w:sz w:val="24"/>
          <w:szCs w:val="24"/>
        </w:rPr>
        <w:t xml:space="preserve"> Scientific, Waltham, MA), 8.6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nuclease-free water, 0.2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each of primers “BCTV2-F” (GTG GAT CAA TTT CCA GAC AAT TAT C) and “BCTV2-R” (CCC ATA AGA GCC ATA TCA AAC TTC) at 20 </w:t>
      </w:r>
      <w:proofErr w:type="spellStart"/>
      <w:r w:rsidR="000C3261" w:rsidRPr="006543A8">
        <w:rPr>
          <w:rFonts w:ascii="Times New Roman" w:hAnsi="Times New Roman" w:cs="Times New Roman"/>
          <w:sz w:val="24"/>
          <w:szCs w:val="24"/>
        </w:rPr>
        <w:t>μM</w:t>
      </w:r>
      <w:proofErr w:type="spellEnd"/>
      <w:r w:rsidR="000C3261" w:rsidRPr="006543A8">
        <w:rPr>
          <w:rFonts w:ascii="Times New Roman" w:hAnsi="Times New Roman" w:cs="Times New Roman"/>
          <w:sz w:val="24"/>
          <w:szCs w:val="24"/>
        </w:rPr>
        <w:t xml:space="preserve"> concentration, and 1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extracted </w:t>
      </w:r>
      <w:r w:rsidR="00FE742F" w:rsidRPr="006543A8">
        <w:rPr>
          <w:rStyle w:val="normaltextrun"/>
          <w:rFonts w:ascii="Times New Roman" w:hAnsi="Times New Roman" w:cs="Times New Roman"/>
          <w:i/>
          <w:iCs/>
          <w:sz w:val="24"/>
          <w:szCs w:val="24"/>
        </w:rPr>
        <w:t>N. tenellus</w:t>
      </w:r>
      <w:r w:rsidRPr="006543A8">
        <w:rPr>
          <w:rFonts w:ascii="Times New Roman" w:hAnsi="Times New Roman" w:cs="Times New Roman"/>
          <w:i/>
          <w:iCs/>
          <w:sz w:val="24"/>
          <w:szCs w:val="24"/>
        </w:rPr>
        <w:t xml:space="preserve"> </w:t>
      </w:r>
      <w:r w:rsidR="000C3261" w:rsidRPr="006543A8">
        <w:rPr>
          <w:rFonts w:ascii="Times New Roman" w:hAnsi="Times New Roman" w:cs="Times New Roman"/>
          <w:sz w:val="24"/>
          <w:szCs w:val="24"/>
        </w:rPr>
        <w:t xml:space="preserve">DNA (Strausbaugh et al. 2008, Swisher Grimm et al. 2023). </w:t>
      </w:r>
      <w:r w:rsidR="008F2284" w:rsidRPr="006543A8">
        <w:rPr>
          <w:rFonts w:ascii="Times New Roman" w:hAnsi="Times New Roman" w:cs="Times New Roman"/>
          <w:sz w:val="24"/>
          <w:szCs w:val="24"/>
        </w:rPr>
        <w:t>Infection</w:t>
      </w:r>
      <w:r w:rsidR="000C3261" w:rsidRPr="006543A8">
        <w:rPr>
          <w:rFonts w:ascii="Times New Roman" w:hAnsi="Times New Roman" w:cs="Times New Roman"/>
          <w:sz w:val="24"/>
          <w:szCs w:val="24"/>
        </w:rPr>
        <w:t xml:space="preserve"> was </w:t>
      </w:r>
      <w:r w:rsidR="008F2284" w:rsidRPr="006543A8">
        <w:rPr>
          <w:rFonts w:ascii="Times New Roman" w:hAnsi="Times New Roman" w:cs="Times New Roman"/>
          <w:sz w:val="24"/>
          <w:szCs w:val="24"/>
        </w:rPr>
        <w:t>confir</w:t>
      </w:r>
      <w:r w:rsidR="000C3261" w:rsidRPr="006543A8">
        <w:rPr>
          <w:rFonts w:ascii="Times New Roman" w:hAnsi="Times New Roman" w:cs="Times New Roman"/>
          <w:sz w:val="24"/>
          <w:szCs w:val="24"/>
        </w:rPr>
        <w:t xml:space="preserve">med by visualizing </w:t>
      </w:r>
      <w:r w:rsidR="00EE37FE" w:rsidRPr="006543A8">
        <w:rPr>
          <w:rFonts w:ascii="Times New Roman" w:hAnsi="Times New Roman" w:cs="Times New Roman"/>
          <w:sz w:val="24"/>
          <w:szCs w:val="24"/>
        </w:rPr>
        <w:t>approximately</w:t>
      </w:r>
      <w:r w:rsidR="000C3261" w:rsidRPr="006543A8">
        <w:rPr>
          <w:rFonts w:ascii="Times New Roman" w:hAnsi="Times New Roman" w:cs="Times New Roman"/>
          <w:sz w:val="24"/>
          <w:szCs w:val="24"/>
        </w:rPr>
        <w:t xml:space="preserve"> 520-bp PCR products under UV light on a 1% agarose gel stained with </w:t>
      </w:r>
      <w:proofErr w:type="spellStart"/>
      <w:r w:rsidR="000C3261" w:rsidRPr="006543A8">
        <w:rPr>
          <w:rFonts w:ascii="Times New Roman" w:hAnsi="Times New Roman" w:cs="Times New Roman"/>
          <w:sz w:val="24"/>
          <w:szCs w:val="24"/>
        </w:rPr>
        <w:t>GelRed</w:t>
      </w:r>
      <w:proofErr w:type="spellEnd"/>
      <w:r w:rsidR="000C3261" w:rsidRPr="006543A8">
        <w:rPr>
          <w:rFonts w:ascii="Times New Roman" w:hAnsi="Times New Roman" w:cs="Times New Roman"/>
          <w:sz w:val="24"/>
          <w:szCs w:val="24"/>
        </w:rPr>
        <w:t xml:space="preserve"> (</w:t>
      </w:r>
      <w:proofErr w:type="spellStart"/>
      <w:r w:rsidR="000C3261" w:rsidRPr="006543A8">
        <w:rPr>
          <w:rFonts w:ascii="Times New Roman" w:hAnsi="Times New Roman" w:cs="Times New Roman"/>
          <w:sz w:val="24"/>
          <w:szCs w:val="24"/>
        </w:rPr>
        <w:t>Biotium</w:t>
      </w:r>
      <w:proofErr w:type="spellEnd"/>
      <w:r w:rsidR="000C3261" w:rsidRPr="006543A8">
        <w:rPr>
          <w:rFonts w:ascii="Times New Roman" w:hAnsi="Times New Roman" w:cs="Times New Roman"/>
          <w:sz w:val="24"/>
          <w:szCs w:val="24"/>
        </w:rPr>
        <w:t xml:space="preserve">, Fremont, CA). </w:t>
      </w:r>
    </w:p>
    <w:p w14:paraId="2BC7A4C4" w14:textId="26B64D2C" w:rsidR="00F67D41" w:rsidRPr="006543A8" w:rsidRDefault="008F2284" w:rsidP="002A22D6">
      <w:pPr>
        <w:spacing w:after="0" w:line="480" w:lineRule="auto"/>
        <w:ind w:firstLine="540"/>
        <w:contextualSpacing/>
        <w:rPr>
          <w:rStyle w:val="normaltextrun"/>
          <w:rFonts w:ascii="Times New Roman" w:eastAsiaTheme="majorEastAsia" w:hAnsi="Times New Roman" w:cs="Times New Roman"/>
          <w:sz w:val="24"/>
          <w:szCs w:val="24"/>
        </w:rPr>
      </w:pPr>
      <w:r w:rsidRPr="006543A8">
        <w:rPr>
          <w:rFonts w:ascii="Times New Roman" w:hAnsi="Times New Roman" w:cs="Times New Roman"/>
          <w:sz w:val="24"/>
          <w:szCs w:val="24"/>
        </w:rPr>
        <w:t>Samples</w:t>
      </w:r>
      <w:r w:rsidR="000C3261" w:rsidRPr="006543A8">
        <w:rPr>
          <w:rFonts w:ascii="Times New Roman" w:hAnsi="Times New Roman" w:cs="Times New Roman"/>
          <w:sz w:val="24"/>
          <w:szCs w:val="24"/>
        </w:rPr>
        <w:t xml:space="preserve"> </w:t>
      </w:r>
      <w:r w:rsidR="00AF738E" w:rsidRPr="006543A8">
        <w:rPr>
          <w:rFonts w:ascii="Times New Roman" w:hAnsi="Times New Roman" w:cs="Times New Roman"/>
          <w:sz w:val="24"/>
          <w:szCs w:val="24"/>
        </w:rPr>
        <w:t xml:space="preserve">from </w:t>
      </w:r>
      <w:r w:rsidRPr="006543A8">
        <w:rPr>
          <w:rFonts w:ascii="Times New Roman" w:hAnsi="Times New Roman" w:cs="Times New Roman"/>
          <w:sz w:val="24"/>
          <w:szCs w:val="24"/>
        </w:rPr>
        <w:t xml:space="preserve">2019 and </w:t>
      </w:r>
      <w:r w:rsidR="00AF738E" w:rsidRPr="006543A8">
        <w:rPr>
          <w:rFonts w:ascii="Times New Roman" w:hAnsi="Times New Roman" w:cs="Times New Roman"/>
          <w:sz w:val="24"/>
          <w:szCs w:val="24"/>
        </w:rPr>
        <w:t xml:space="preserve">2020 </w:t>
      </w:r>
      <w:r w:rsidR="00CD777D" w:rsidRPr="006543A8">
        <w:rPr>
          <w:rFonts w:ascii="Times New Roman" w:hAnsi="Times New Roman" w:cs="Times New Roman"/>
          <w:sz w:val="24"/>
          <w:szCs w:val="24"/>
        </w:rPr>
        <w:t>w</w:t>
      </w:r>
      <w:r w:rsidR="006364A3" w:rsidRPr="006543A8">
        <w:rPr>
          <w:rFonts w:ascii="Times New Roman" w:hAnsi="Times New Roman" w:cs="Times New Roman"/>
          <w:sz w:val="24"/>
          <w:szCs w:val="24"/>
        </w:rPr>
        <w:t>ere</w:t>
      </w:r>
      <w:r w:rsidR="000C3261" w:rsidRPr="006543A8">
        <w:rPr>
          <w:rFonts w:ascii="Times New Roman" w:hAnsi="Times New Roman" w:cs="Times New Roman"/>
          <w:sz w:val="24"/>
          <w:szCs w:val="24"/>
        </w:rPr>
        <w:t xml:space="preserve"> also tested for </w:t>
      </w:r>
      <w:proofErr w:type="spellStart"/>
      <w:r w:rsidR="00970D96" w:rsidRPr="006543A8">
        <w:rPr>
          <w:rFonts w:ascii="Times New Roman" w:hAnsi="Times New Roman" w:cs="Times New Roman"/>
          <w:i/>
          <w:iCs/>
          <w:sz w:val="24"/>
          <w:szCs w:val="24"/>
        </w:rPr>
        <w:t>Spiroplasma</w:t>
      </w:r>
      <w:proofErr w:type="spellEnd"/>
      <w:r w:rsidR="00970D96" w:rsidRPr="006543A8">
        <w:rPr>
          <w:rFonts w:ascii="Times New Roman" w:hAnsi="Times New Roman" w:cs="Times New Roman"/>
          <w:i/>
          <w:iCs/>
          <w:sz w:val="24"/>
          <w:szCs w:val="24"/>
        </w:rPr>
        <w:t xml:space="preserve"> citri</w:t>
      </w:r>
      <w:r w:rsidR="00970D96" w:rsidRPr="006543A8">
        <w:rPr>
          <w:rFonts w:ascii="Times New Roman" w:hAnsi="Times New Roman" w:cs="Times New Roman"/>
          <w:sz w:val="24"/>
          <w:szCs w:val="24"/>
        </w:rPr>
        <w:t xml:space="preserve">, </w:t>
      </w:r>
      <w:r w:rsidR="00CD777D" w:rsidRPr="006543A8">
        <w:rPr>
          <w:rFonts w:ascii="Times New Roman" w:hAnsi="Times New Roman" w:cs="Times New Roman"/>
          <w:sz w:val="24"/>
          <w:szCs w:val="24"/>
        </w:rPr>
        <w:t xml:space="preserve">another plant pathogen transmitted </w:t>
      </w:r>
      <w:r w:rsidRPr="006543A8">
        <w:rPr>
          <w:rFonts w:ascii="Times New Roman" w:hAnsi="Times New Roman" w:cs="Times New Roman"/>
          <w:sz w:val="24"/>
          <w:szCs w:val="24"/>
        </w:rPr>
        <w:t>by</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006D63F0">
        <w:rPr>
          <w:rFonts w:ascii="Times New Roman" w:hAnsi="Times New Roman" w:cs="Times New Roman"/>
          <w:sz w:val="24"/>
          <w:szCs w:val="24"/>
        </w:rPr>
        <w:t xml:space="preserve">, </w:t>
      </w:r>
      <w:r w:rsidR="00CD777D" w:rsidRPr="006543A8">
        <w:rPr>
          <w:rFonts w:ascii="Times New Roman" w:hAnsi="Times New Roman" w:cs="Times New Roman"/>
          <w:sz w:val="24"/>
          <w:szCs w:val="24"/>
        </w:rPr>
        <w:t xml:space="preserve">using conventional PCR with </w:t>
      </w:r>
      <w:r w:rsidR="000C3261" w:rsidRPr="006543A8">
        <w:rPr>
          <w:rFonts w:ascii="Times New Roman" w:hAnsi="Times New Roman" w:cs="Times New Roman"/>
          <w:sz w:val="24"/>
          <w:szCs w:val="24"/>
        </w:rPr>
        <w:t>condition</w:t>
      </w:r>
      <w:r w:rsidR="00CD777D" w:rsidRPr="006543A8">
        <w:rPr>
          <w:rFonts w:ascii="Times New Roman" w:hAnsi="Times New Roman" w:cs="Times New Roman"/>
          <w:sz w:val="24"/>
          <w:szCs w:val="24"/>
        </w:rPr>
        <w:t>s</w:t>
      </w:r>
      <w:r w:rsidR="000C3261" w:rsidRPr="006543A8">
        <w:rPr>
          <w:rFonts w:ascii="Times New Roman" w:hAnsi="Times New Roman" w:cs="Times New Roman"/>
          <w:sz w:val="24"/>
          <w:szCs w:val="24"/>
        </w:rPr>
        <w:t xml:space="preserve"> identical for</w:t>
      </w:r>
      <w:r w:rsidR="006D63F0">
        <w:rPr>
          <w:rFonts w:ascii="Times New Roman" w:hAnsi="Times New Roman" w:cs="Times New Roman"/>
          <w:sz w:val="24"/>
          <w:szCs w:val="24"/>
        </w:rPr>
        <w:t xml:space="preserve"> BCTV</w:t>
      </w:r>
      <w:r w:rsidR="000C3261" w:rsidRPr="006543A8">
        <w:rPr>
          <w:rFonts w:ascii="Times New Roman" w:hAnsi="Times New Roman" w:cs="Times New Roman"/>
          <w:sz w:val="24"/>
          <w:szCs w:val="24"/>
        </w:rPr>
        <w:t xml:space="preserve">. Each 20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reaction contained 10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w:t>
      </w:r>
      <w:proofErr w:type="spellStart"/>
      <w:r w:rsidR="000C3261" w:rsidRPr="006543A8">
        <w:rPr>
          <w:rFonts w:ascii="Times New Roman" w:hAnsi="Times New Roman" w:cs="Times New Roman"/>
          <w:sz w:val="24"/>
          <w:szCs w:val="24"/>
        </w:rPr>
        <w:t>Amplitaq</w:t>
      </w:r>
      <w:proofErr w:type="spellEnd"/>
      <w:r w:rsidR="000C3261" w:rsidRPr="006543A8">
        <w:rPr>
          <w:rFonts w:ascii="Times New Roman" w:hAnsi="Times New Roman" w:cs="Times New Roman"/>
          <w:sz w:val="24"/>
          <w:szCs w:val="24"/>
        </w:rPr>
        <w:t xml:space="preserve"> Gold 360 Master Mix, 8.6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nuclease-free water, 0.2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each of primers “S.citri-1” (GGT CTG </w:t>
      </w:r>
      <w:proofErr w:type="spellStart"/>
      <w:r w:rsidR="000C3261" w:rsidRPr="006543A8">
        <w:rPr>
          <w:rFonts w:ascii="Times New Roman" w:hAnsi="Times New Roman" w:cs="Times New Roman"/>
          <w:sz w:val="24"/>
          <w:szCs w:val="24"/>
        </w:rPr>
        <w:t>CTG</w:t>
      </w:r>
      <w:proofErr w:type="spellEnd"/>
      <w:r w:rsidR="000C3261" w:rsidRPr="006543A8">
        <w:rPr>
          <w:rFonts w:ascii="Times New Roman" w:hAnsi="Times New Roman" w:cs="Times New Roman"/>
          <w:sz w:val="24"/>
          <w:szCs w:val="24"/>
        </w:rPr>
        <w:t xml:space="preserve"> CTT TAA TTT CTA C) and “S.citri-2” (TGC AGC ACC TGC AAC TGT AG) at 20 </w:t>
      </w:r>
      <w:proofErr w:type="spellStart"/>
      <w:r w:rsidR="000C3261" w:rsidRPr="006543A8">
        <w:rPr>
          <w:rFonts w:ascii="Times New Roman" w:hAnsi="Times New Roman" w:cs="Times New Roman"/>
          <w:sz w:val="24"/>
          <w:szCs w:val="24"/>
        </w:rPr>
        <w:t>μM</w:t>
      </w:r>
      <w:proofErr w:type="spellEnd"/>
      <w:r w:rsidR="000C3261" w:rsidRPr="006543A8">
        <w:rPr>
          <w:rFonts w:ascii="Times New Roman" w:hAnsi="Times New Roman" w:cs="Times New Roman"/>
          <w:sz w:val="24"/>
          <w:szCs w:val="24"/>
        </w:rPr>
        <w:t xml:space="preserve"> concentration, and 1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extracted</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000C3261" w:rsidRPr="006543A8">
        <w:rPr>
          <w:rFonts w:ascii="Times New Roman" w:hAnsi="Times New Roman" w:cs="Times New Roman"/>
          <w:sz w:val="24"/>
          <w:szCs w:val="24"/>
        </w:rPr>
        <w:t xml:space="preserve"> DNA (Cooper et al. 2023, Swisher Grimm et al. 2023). </w:t>
      </w:r>
      <w:r w:rsidR="000C3261" w:rsidRPr="006543A8">
        <w:rPr>
          <w:rFonts w:ascii="Times New Roman" w:hAnsi="Times New Roman" w:cs="Times New Roman"/>
          <w:i/>
          <w:iCs/>
          <w:sz w:val="24"/>
          <w:szCs w:val="24"/>
        </w:rPr>
        <w:t xml:space="preserve">S. citri </w:t>
      </w:r>
      <w:r w:rsidR="000C3261" w:rsidRPr="006543A8">
        <w:rPr>
          <w:rFonts w:ascii="Times New Roman" w:hAnsi="Times New Roman" w:cs="Times New Roman"/>
          <w:sz w:val="24"/>
          <w:szCs w:val="24"/>
        </w:rPr>
        <w:t xml:space="preserve">infection was determined by visualizing </w:t>
      </w:r>
      <w:r w:rsidR="000C3261" w:rsidRPr="006543A8">
        <w:rPr>
          <w:rFonts w:ascii="Times New Roman" w:hAnsi="Times New Roman" w:cs="Times New Roman"/>
          <w:sz w:val="24"/>
          <w:szCs w:val="24"/>
        </w:rPr>
        <w:lastRenderedPageBreak/>
        <w:t xml:space="preserve">the 350-bp PCR products under UV light on a 1% agarose gel with </w:t>
      </w:r>
      <w:proofErr w:type="spellStart"/>
      <w:r w:rsidR="000C3261" w:rsidRPr="006543A8">
        <w:rPr>
          <w:rFonts w:ascii="Times New Roman" w:hAnsi="Times New Roman" w:cs="Times New Roman"/>
          <w:sz w:val="24"/>
          <w:szCs w:val="24"/>
        </w:rPr>
        <w:t>GelRed</w:t>
      </w:r>
      <w:proofErr w:type="spellEnd"/>
      <w:r w:rsidR="000C3261" w:rsidRPr="006543A8">
        <w:rPr>
          <w:rFonts w:ascii="Times New Roman" w:hAnsi="Times New Roman" w:cs="Times New Roman"/>
          <w:sz w:val="24"/>
          <w:szCs w:val="24"/>
        </w:rPr>
        <w:t xml:space="preserve"> staining.</w:t>
      </w:r>
      <w:r w:rsidR="00AF738E" w:rsidRPr="006543A8">
        <w:rPr>
          <w:rFonts w:ascii="Times New Roman" w:hAnsi="Times New Roman" w:cs="Times New Roman"/>
          <w:sz w:val="24"/>
          <w:szCs w:val="24"/>
        </w:rPr>
        <w:t xml:space="preserve"> Only</w:t>
      </w:r>
      <w:r w:rsidR="00CD777D" w:rsidRPr="006543A8">
        <w:rPr>
          <w:rFonts w:ascii="Times New Roman" w:hAnsi="Times New Roman" w:cs="Times New Roman"/>
          <w:sz w:val="24"/>
          <w:szCs w:val="24"/>
        </w:rPr>
        <w:t xml:space="preserve"> 8</w:t>
      </w:r>
      <w:r w:rsidR="00AF738E" w:rsidRPr="006543A8">
        <w:rPr>
          <w:rFonts w:ascii="Times New Roman" w:hAnsi="Times New Roman" w:cs="Times New Roman"/>
          <w:sz w:val="24"/>
          <w:szCs w:val="24"/>
        </w:rPr>
        <w:t>% of tested samples showed infection</w:t>
      </w:r>
      <w:r w:rsidR="006A6E85">
        <w:rPr>
          <w:rFonts w:ascii="Times New Roman" w:hAnsi="Times New Roman" w:cs="Times New Roman"/>
          <w:sz w:val="24"/>
          <w:szCs w:val="24"/>
        </w:rPr>
        <w:t xml:space="preserve">, and this pathogen was left out of </w:t>
      </w:r>
      <w:r w:rsidR="00AF738E" w:rsidRPr="006543A8">
        <w:rPr>
          <w:rFonts w:ascii="Times New Roman" w:hAnsi="Times New Roman" w:cs="Times New Roman"/>
          <w:sz w:val="24"/>
          <w:szCs w:val="24"/>
        </w:rPr>
        <w:t>further analysis.</w:t>
      </w:r>
    </w:p>
    <w:p w14:paraId="05538551" w14:textId="620FC390" w:rsidR="00AF738E" w:rsidRPr="006543A8" w:rsidRDefault="00A92F52" w:rsidP="00A92F52">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 xml:space="preserve">For molecular pathogen detection in this study, we used </w:t>
      </w:r>
      <w:r w:rsidR="006A6E85">
        <w:rPr>
          <w:rFonts w:ascii="Times New Roman" w:hAnsi="Times New Roman" w:cs="Times New Roman"/>
          <w:sz w:val="24"/>
          <w:szCs w:val="24"/>
        </w:rPr>
        <w:t>r</w:t>
      </w:r>
      <w:r w:rsidR="00451A30" w:rsidRPr="006543A8">
        <w:rPr>
          <w:rFonts w:ascii="Times New Roman" w:hAnsi="Times New Roman" w:cs="Times New Roman"/>
          <w:sz w:val="24"/>
          <w:szCs w:val="24"/>
        </w:rPr>
        <w:t>eal-time PCR</w:t>
      </w:r>
      <w:r w:rsidR="006A6E85">
        <w:rPr>
          <w:rFonts w:ascii="Times New Roman" w:hAnsi="Times New Roman" w:cs="Times New Roman"/>
          <w:sz w:val="24"/>
          <w:szCs w:val="24"/>
        </w:rPr>
        <w:t xml:space="preserve"> </w:t>
      </w:r>
      <w:r w:rsidRPr="006543A8">
        <w:rPr>
          <w:rFonts w:ascii="Times New Roman" w:hAnsi="Times New Roman" w:cs="Times New Roman"/>
          <w:sz w:val="24"/>
          <w:szCs w:val="24"/>
        </w:rPr>
        <w:t xml:space="preserve">as presence/absence data was sufficient to address the study’s research objectives. DNA concentrations were not standardized across samples; therefore, </w:t>
      </w:r>
      <w:proofErr w:type="spellStart"/>
      <w:r w:rsidRPr="006543A8">
        <w:rPr>
          <w:rFonts w:ascii="Times New Roman" w:hAnsi="Times New Roman" w:cs="Times New Roman"/>
          <w:sz w:val="24"/>
          <w:szCs w:val="24"/>
        </w:rPr>
        <w:t>Cq</w:t>
      </w:r>
      <w:proofErr w:type="spellEnd"/>
      <w:r w:rsidRPr="006543A8">
        <w:rPr>
          <w:rFonts w:ascii="Times New Roman" w:hAnsi="Times New Roman" w:cs="Times New Roman"/>
          <w:sz w:val="24"/>
          <w:szCs w:val="24"/>
        </w:rPr>
        <w:t xml:space="preserve"> values are not reported, as they do not accurately reflect pathogen titers in insect tissues</w:t>
      </w:r>
      <w:r w:rsidR="00B30161" w:rsidRPr="006543A8">
        <w:rPr>
          <w:rFonts w:ascii="Times New Roman" w:hAnsi="Times New Roman" w:cs="Times New Roman"/>
          <w:sz w:val="24"/>
          <w:szCs w:val="24"/>
        </w:rPr>
        <w:t xml:space="preserve"> (</w:t>
      </w:r>
      <w:r w:rsidR="00EE37FE" w:rsidRPr="006543A8">
        <w:rPr>
          <w:rFonts w:ascii="Times New Roman" w:hAnsi="Times New Roman" w:cs="Times New Roman"/>
          <w:sz w:val="24"/>
          <w:szCs w:val="24"/>
        </w:rPr>
        <w:t>Ruiz-Villalba et al. 2021</w:t>
      </w:r>
      <w:r w:rsidR="00B30161" w:rsidRPr="006543A8">
        <w:rPr>
          <w:rFonts w:ascii="Times New Roman" w:hAnsi="Times New Roman" w:cs="Times New Roman"/>
          <w:sz w:val="24"/>
          <w:szCs w:val="24"/>
        </w:rPr>
        <w:t>)</w:t>
      </w:r>
      <w:r w:rsidRPr="006543A8">
        <w:rPr>
          <w:rFonts w:ascii="Times New Roman" w:hAnsi="Times New Roman" w:cs="Times New Roman"/>
          <w:sz w:val="24"/>
          <w:szCs w:val="24"/>
        </w:rPr>
        <w:t>.</w:t>
      </w:r>
    </w:p>
    <w:p w14:paraId="1E20D253" w14:textId="77777777" w:rsidR="00A92F52" w:rsidRPr="006543A8" w:rsidRDefault="00A92F52" w:rsidP="002A22D6">
      <w:pPr>
        <w:spacing w:after="0" w:line="480" w:lineRule="auto"/>
        <w:contextualSpacing/>
        <w:rPr>
          <w:rFonts w:ascii="Times New Roman" w:hAnsi="Times New Roman" w:cs="Times New Roman"/>
          <w:sz w:val="24"/>
          <w:szCs w:val="24"/>
        </w:rPr>
      </w:pPr>
    </w:p>
    <w:p w14:paraId="62B9455C" w14:textId="38878546" w:rsidR="003D0607" w:rsidRPr="006543A8" w:rsidRDefault="00AF738E"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Molecular Gut Content Analysis</w:t>
      </w:r>
    </w:p>
    <w:p w14:paraId="38D100BF" w14:textId="026CE16E" w:rsidR="00A92F52" w:rsidRPr="006543A8" w:rsidRDefault="00481E61" w:rsidP="00A92F52">
      <w:pPr>
        <w:pStyle w:val="paragraph"/>
        <w:spacing w:before="0" w:beforeAutospacing="0" w:after="0" w:afterAutospacing="0" w:line="480" w:lineRule="auto"/>
        <w:contextualSpacing/>
        <w:textAlignment w:val="baseline"/>
      </w:pPr>
      <w:r w:rsidRPr="006543A8">
        <w:t xml:space="preserve">The dietary profiles of </w:t>
      </w:r>
      <w:r w:rsidRPr="006543A8">
        <w:rPr>
          <w:rFonts w:eastAsiaTheme="majorEastAsia"/>
          <w:i/>
          <w:iCs/>
        </w:rPr>
        <w:t>N</w:t>
      </w:r>
      <w:r w:rsidRPr="006543A8">
        <w:rPr>
          <w:i/>
          <w:iCs/>
        </w:rPr>
        <w:t>.</w:t>
      </w:r>
      <w:r w:rsidRPr="006543A8">
        <w:rPr>
          <w:rFonts w:eastAsiaTheme="majorEastAsia"/>
          <w:i/>
          <w:iCs/>
        </w:rPr>
        <w:t xml:space="preserve"> tenellus</w:t>
      </w:r>
      <w:r w:rsidRPr="006543A8">
        <w:t xml:space="preserve"> were investigated using high-throughput, single-molecule real-time (SMRT) sequencing on the PacBio sequencing platform. Plant-derived DNA was amplified from individual insect gut extractions using primers targeting two common plant barcoding loci: the chloroplast </w:t>
      </w:r>
      <w:proofErr w:type="spellStart"/>
      <w:r w:rsidRPr="006543A8">
        <w:t>trnF</w:t>
      </w:r>
      <w:proofErr w:type="spellEnd"/>
      <w:r w:rsidRPr="006543A8">
        <w:t xml:space="preserve"> region and the nuclear internal transcribed spacer 2 (ITS2). PCR amplification was conducted separately for each locus using universal primers: </w:t>
      </w:r>
      <w:proofErr w:type="spellStart"/>
      <w:r w:rsidRPr="006543A8">
        <w:t>trnF</w:t>
      </w:r>
      <w:proofErr w:type="spellEnd"/>
      <w:r w:rsidRPr="006543A8">
        <w:t xml:space="preserve"> (B49873-e: GGTTCAAGTCCCTCTATCCC; A50272-f: ATTTGAACTGGTGACACGAG; </w:t>
      </w:r>
      <w:proofErr w:type="spellStart"/>
      <w:r w:rsidRPr="006543A8">
        <w:t>Taberlet</w:t>
      </w:r>
      <w:proofErr w:type="spellEnd"/>
      <w:r w:rsidRPr="006543A8">
        <w:t xml:space="preserve"> et al. 1991) and ITS2 (ITS2F: ATGCGATACTTGGTGTGAAT; ITS3R: GACGCTTCTCCAGACTACAAT; Chen et al. 2010). To enable numerous samples to be sequenced in the same pooled set</w:t>
      </w:r>
      <w:r w:rsidR="00087907">
        <w:t xml:space="preserve"> </w:t>
      </w:r>
      <w:r w:rsidR="00087907" w:rsidRPr="006543A8">
        <w:t>(Pacific Biosciences, 2014)</w:t>
      </w:r>
      <w:r w:rsidRPr="006543A8">
        <w:t xml:space="preserve">, each sample was assigned a unique combination of asymmetric barcoded forward and reverse primers as described in Cooper et al. 2019 and 2022. Reactions were performed in 50 µL volumes, using 40uL Invitrogen </w:t>
      </w:r>
      <w:proofErr w:type="spellStart"/>
      <w:r w:rsidRPr="006543A8">
        <w:t>Amplitaq</w:t>
      </w:r>
      <w:proofErr w:type="spellEnd"/>
      <w:r w:rsidRPr="006543A8">
        <w:t xml:space="preserve"> Gold 360 PCR Master Mix at 62.5% (Invitrogen, Carlsbad, CA), 250 </w:t>
      </w:r>
      <w:proofErr w:type="spellStart"/>
      <w:r w:rsidRPr="006543A8">
        <w:t>nM</w:t>
      </w:r>
      <w:proofErr w:type="spellEnd"/>
      <w:r w:rsidRPr="006543A8">
        <w:t xml:space="preserve"> of each primer (or 5 µmol/L of forward and reverse primers), and 5 µL of DNA template. </w:t>
      </w:r>
    </w:p>
    <w:p w14:paraId="0CF6AE62" w14:textId="77777777" w:rsidR="00A92F52" w:rsidRPr="006543A8" w:rsidRDefault="00481E61" w:rsidP="003B0956">
      <w:pPr>
        <w:pStyle w:val="paragraph"/>
        <w:spacing w:before="0" w:beforeAutospacing="0" w:after="0" w:afterAutospacing="0" w:line="480" w:lineRule="auto"/>
        <w:ind w:firstLine="540"/>
        <w:contextualSpacing/>
        <w:textAlignment w:val="baseline"/>
      </w:pPr>
      <w:r w:rsidRPr="006543A8">
        <w:t xml:space="preserve">Thermocycler conditions for PCR of ITS2 included an initial denaturation at 94 °C for 5 minutes, followed by 35 cycles of 94 °C for 30 seconds, 56 °C for 30 seconds, and 72 °C for 45 </w:t>
      </w:r>
      <w:r w:rsidRPr="006543A8">
        <w:lastRenderedPageBreak/>
        <w:t xml:space="preserve">seconds, with a final extension of 5 minutes at 72 °C. For </w:t>
      </w:r>
      <w:proofErr w:type="spellStart"/>
      <w:r w:rsidRPr="006543A8">
        <w:t>trnF</w:t>
      </w:r>
      <w:proofErr w:type="spellEnd"/>
      <w:r w:rsidRPr="006543A8">
        <w:t>, cycling conditions were slightly adjusted: an initial denaturation at 94 °C for 10 minutes, 40 cycles of 94 °C for 30 seconds, 58 °C (or 52 °C for some optimized reactions) for 30 seconds, and 72 °C for 45 seconds, followed by a 5-minute final extension at 72 °C. Amplicon sizes approximately 500 bp were confirmed through visualization on electrophoresis 1% agarose gels stained with either ethidium bromide or SYBR® Safe (</w:t>
      </w:r>
      <w:proofErr w:type="spellStart"/>
      <w:r w:rsidRPr="006543A8">
        <w:t>Thermo</w:t>
      </w:r>
      <w:proofErr w:type="spellEnd"/>
      <w:r w:rsidRPr="006543A8">
        <w:t xml:space="preserve"> Fisher Scientific). </w:t>
      </w:r>
    </w:p>
    <w:p w14:paraId="2761EB77" w14:textId="290FF2B4" w:rsidR="00481E61" w:rsidRPr="006543A8" w:rsidRDefault="00481E61" w:rsidP="00635904">
      <w:pPr>
        <w:pStyle w:val="paragraph"/>
        <w:spacing w:before="0" w:beforeAutospacing="0" w:after="0" w:afterAutospacing="0" w:line="480" w:lineRule="auto"/>
        <w:ind w:firstLine="540"/>
        <w:contextualSpacing/>
        <w:textAlignment w:val="baseline"/>
      </w:pPr>
      <w:r w:rsidRPr="006543A8">
        <w:t xml:space="preserve">The remaining PCR product volumes for pooling were adjusted based on band intensity, and PCR products were cleaned using </w:t>
      </w:r>
      <w:proofErr w:type="spellStart"/>
      <w:r w:rsidRPr="006543A8">
        <w:t>QIAquick</w:t>
      </w:r>
      <w:proofErr w:type="spellEnd"/>
      <w:r w:rsidRPr="006543A8">
        <w:t xml:space="preserve">® PCR Purification Kits (Qiagen, Hilden, Germany) prior to pooling. Each pooled sample set included no-template controls (NTCs) containing water and positive controls consisting of psyllid species collected directly from </w:t>
      </w:r>
      <w:r w:rsidR="0032159A" w:rsidRPr="006543A8">
        <w:t xml:space="preserve">feeding on </w:t>
      </w:r>
      <w:r w:rsidRPr="006543A8">
        <w:t xml:space="preserve">known host plants, each with their own unique barcode set to monitor contamination and PCR efficiency. The pooled library was concentrated using </w:t>
      </w:r>
      <w:proofErr w:type="spellStart"/>
      <w:r w:rsidRPr="006543A8">
        <w:t>AMPure</w:t>
      </w:r>
      <w:proofErr w:type="spellEnd"/>
      <w:r w:rsidRPr="006543A8">
        <w:t xml:space="preserve"> XP beads (Beckman Coulter), end-repaired, ligated to SMRTbell adapters with the Express Template Prep Kit v2.0, and quantified prior to sequencing on 1M v3 SMRT cells using the Sequel Binding Kit 3.0. The run was conducted for 10 hours at the Washington State University Laboratory for Biotechnology and Bioanalysis Genomics Lab. Raw sequence data were processed using SMRT Link v6.0 to generate high-quality circular consensus sequences. Demultiplexed reads were filtered to retain only sequences between 400 and 700 bp and with a minimum quality threshold (Phred ≥ 40, inferred accuracy ≥ 0.9999). Sequence data were analyzed using </w:t>
      </w:r>
      <w:proofErr w:type="spellStart"/>
      <w:r w:rsidRPr="006543A8">
        <w:t>Geneious</w:t>
      </w:r>
      <w:proofErr w:type="spellEnd"/>
      <w:r w:rsidRPr="006543A8">
        <w:t xml:space="preserve"> Prime® (v2023.1.2). Operational taxonomic units (OTUs) were generated via de novo assembly using custom parameters (95% minimum overlap identity, 1% max gaps per read, and 5% max mismatches). OTUs represented by five or fewer reads were excluded to minimize the inclusion of artifacts or potential contamination. </w:t>
      </w:r>
      <w:proofErr w:type="spellStart"/>
      <w:r w:rsidRPr="006543A8">
        <w:t>BLASTn</w:t>
      </w:r>
      <w:proofErr w:type="spellEnd"/>
      <w:r w:rsidRPr="006543A8">
        <w:t xml:space="preserve"> searches against the NCBI GenBank database </w:t>
      </w:r>
      <w:r w:rsidRPr="006543A8">
        <w:lastRenderedPageBreak/>
        <w:t>were used to assign taxonomic identities, with matches reported to the genus</w:t>
      </w:r>
      <w:r w:rsidR="0032159A" w:rsidRPr="006543A8">
        <w:t xml:space="preserve"> level, not species,</w:t>
      </w:r>
      <w:r w:rsidRPr="006543A8">
        <w:t xml:space="preserve"> for greater reliability (Altschul et al. 1990). A plant taxon was considered present in a sample if at least six reads matched a given OTU, a threshold consistent with previous metabarcoding studies (Cooper et al. 2022). Given that prior research has shown plant DNA signal intensity may not correlate with feeding intensity or time since ingestion, dietary results were interpreted qualitatively as presence/absence data</w:t>
      </w:r>
      <w:r w:rsidR="0032159A" w:rsidRPr="006543A8">
        <w:t xml:space="preserve"> (Avanesyan et al. 2021)</w:t>
      </w:r>
      <w:r w:rsidRPr="006543A8">
        <w:t xml:space="preserve">. </w:t>
      </w:r>
    </w:p>
    <w:p w14:paraId="454F8EFB" w14:textId="77777777" w:rsidR="00AF738E" w:rsidRPr="006543A8" w:rsidRDefault="00AF738E" w:rsidP="002A22D6">
      <w:pPr>
        <w:spacing w:after="0" w:line="480" w:lineRule="auto"/>
        <w:contextualSpacing/>
        <w:rPr>
          <w:rFonts w:ascii="Times New Roman" w:hAnsi="Times New Roman" w:cs="Times New Roman"/>
          <w:b/>
          <w:bCs/>
          <w:i/>
          <w:iCs/>
          <w:sz w:val="24"/>
          <w:szCs w:val="24"/>
        </w:rPr>
      </w:pPr>
    </w:p>
    <w:p w14:paraId="7AE93928" w14:textId="08774D52" w:rsidR="009C631F" w:rsidRPr="006543A8" w:rsidRDefault="0090537B"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Analy</w:t>
      </w:r>
      <w:r w:rsidR="00F84F64" w:rsidRPr="006543A8">
        <w:rPr>
          <w:rFonts w:ascii="Times New Roman" w:hAnsi="Times New Roman" w:cs="Times New Roman"/>
          <w:b/>
          <w:bCs/>
          <w:i/>
          <w:iCs/>
          <w:sz w:val="24"/>
          <w:szCs w:val="24"/>
        </w:rPr>
        <w:t>tics</w:t>
      </w:r>
    </w:p>
    <w:p w14:paraId="22F97CAA" w14:textId="088D1953" w:rsidR="00A92F52" w:rsidRPr="006543A8" w:rsidRDefault="005708CD" w:rsidP="00A92F52">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Data </w:t>
      </w:r>
      <w:r w:rsidR="00ED5356">
        <w:rPr>
          <w:rFonts w:ascii="Times New Roman" w:hAnsi="Times New Roman" w:cs="Times New Roman"/>
          <w:sz w:val="24"/>
          <w:szCs w:val="24"/>
        </w:rPr>
        <w:t>was</w:t>
      </w:r>
      <w:r w:rsidR="00706BA3"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evaluated to explore seasonal trends in </w:t>
      </w:r>
      <w:r w:rsidRPr="006543A8">
        <w:rPr>
          <w:rFonts w:ascii="Times New Roman" w:hAnsi="Times New Roman" w:cs="Times New Roman"/>
          <w:i/>
          <w:iCs/>
          <w:sz w:val="24"/>
          <w:szCs w:val="24"/>
        </w:rPr>
        <w:t>N. tenellus</w:t>
      </w:r>
      <w:r w:rsidRPr="006543A8">
        <w:rPr>
          <w:rFonts w:ascii="Times New Roman" w:hAnsi="Times New Roman" w:cs="Times New Roman"/>
          <w:sz w:val="24"/>
          <w:szCs w:val="24"/>
        </w:rPr>
        <w:t xml:space="preserve"> infection status and host plant</w:t>
      </w:r>
      <w:r w:rsidR="009E556A">
        <w:rPr>
          <w:rFonts w:ascii="Times New Roman" w:hAnsi="Times New Roman" w:cs="Times New Roman"/>
          <w:sz w:val="24"/>
          <w:szCs w:val="24"/>
        </w:rPr>
        <w:t xml:space="preserve"> use a</w:t>
      </w:r>
      <w:r w:rsidRPr="006543A8">
        <w:rPr>
          <w:rFonts w:ascii="Times New Roman" w:hAnsi="Times New Roman" w:cs="Times New Roman"/>
          <w:sz w:val="24"/>
          <w:szCs w:val="24"/>
        </w:rPr>
        <w:t xml:space="preserve">cross the Columbia River Basin. </w:t>
      </w:r>
      <w:r w:rsidR="009E556A">
        <w:rPr>
          <w:rFonts w:ascii="Times New Roman" w:hAnsi="Times New Roman" w:cs="Times New Roman"/>
          <w:sz w:val="24"/>
          <w:szCs w:val="24"/>
        </w:rPr>
        <w:t>As t</w:t>
      </w:r>
      <w:r w:rsidR="009E556A" w:rsidRPr="006543A8">
        <w:rPr>
          <w:rFonts w:ascii="Times New Roman" w:hAnsi="Times New Roman" w:cs="Times New Roman"/>
          <w:sz w:val="24"/>
          <w:szCs w:val="24"/>
        </w:rPr>
        <w:t xml:space="preserve">he </w:t>
      </w:r>
      <w:r w:rsidR="0017244D" w:rsidRPr="006543A8">
        <w:rPr>
          <w:rFonts w:ascii="Times New Roman" w:hAnsi="Times New Roman" w:cs="Times New Roman"/>
          <w:sz w:val="24"/>
          <w:szCs w:val="24"/>
        </w:rPr>
        <w:t>observational nature of this study precluded formal hypothesis testing</w:t>
      </w:r>
      <w:r w:rsidR="009E556A">
        <w:rPr>
          <w:rFonts w:ascii="Times New Roman" w:hAnsi="Times New Roman" w:cs="Times New Roman"/>
          <w:sz w:val="24"/>
          <w:szCs w:val="24"/>
        </w:rPr>
        <w:t xml:space="preserve">, </w:t>
      </w:r>
      <w:r w:rsidR="0017244D" w:rsidRPr="006543A8">
        <w:rPr>
          <w:rFonts w:ascii="Times New Roman" w:hAnsi="Times New Roman" w:cs="Times New Roman"/>
          <w:sz w:val="24"/>
          <w:szCs w:val="24"/>
        </w:rPr>
        <w:t xml:space="preserve">we </w:t>
      </w:r>
      <w:r w:rsidR="009E556A">
        <w:rPr>
          <w:rFonts w:ascii="Times New Roman" w:hAnsi="Times New Roman" w:cs="Times New Roman"/>
          <w:sz w:val="24"/>
          <w:szCs w:val="24"/>
        </w:rPr>
        <w:t xml:space="preserve">summarized </w:t>
      </w:r>
      <w:r w:rsidR="0017244D" w:rsidRPr="006543A8">
        <w:rPr>
          <w:rFonts w:ascii="Times New Roman" w:hAnsi="Times New Roman" w:cs="Times New Roman"/>
          <w:sz w:val="24"/>
          <w:szCs w:val="24"/>
        </w:rPr>
        <w:t>our surveys to show</w:t>
      </w:r>
      <w:ins w:id="189" w:author="Wagstaff, Camille" w:date="2025-12-05T11:09:00Z" w16du:dateUtc="2025-12-05T19:09:00Z">
        <w:r w:rsidR="003910F7" w:rsidRPr="003910F7">
          <w:rPr>
            <w:rFonts w:ascii="Times New Roman" w:hAnsi="Times New Roman" w:cs="Times New Roman"/>
            <w:sz w:val="24"/>
            <w:szCs w:val="24"/>
          </w:rPr>
          <w:t xml:space="preserve"> </w:t>
        </w:r>
        <w:r w:rsidR="003910F7" w:rsidRPr="006543A8">
          <w:rPr>
            <w:rFonts w:ascii="Times New Roman" w:hAnsi="Times New Roman" w:cs="Times New Roman"/>
            <w:sz w:val="24"/>
            <w:szCs w:val="24"/>
          </w:rPr>
          <w:t>the diversity of host plants</w:t>
        </w:r>
        <w:r w:rsidR="003910F7">
          <w:rPr>
            <w:rFonts w:ascii="Times New Roman" w:hAnsi="Times New Roman" w:cs="Times New Roman"/>
            <w:sz w:val="24"/>
            <w:szCs w:val="24"/>
          </w:rPr>
          <w:t>,</w:t>
        </w:r>
      </w:ins>
      <w:r w:rsidR="0017244D" w:rsidRPr="006543A8">
        <w:rPr>
          <w:rFonts w:ascii="Times New Roman" w:hAnsi="Times New Roman" w:cs="Times New Roman"/>
          <w:sz w:val="24"/>
          <w:szCs w:val="24"/>
        </w:rPr>
        <w:t xml:space="preserve"> the variability in infection status</w:t>
      </w:r>
      <w:del w:id="190" w:author="Wagstaff, Camille" w:date="2025-12-05T11:09:00Z" w16du:dateUtc="2025-12-05T19:09:00Z">
        <w:r w:rsidR="0017244D" w:rsidRPr="006543A8" w:rsidDel="003910F7">
          <w:rPr>
            <w:rFonts w:ascii="Times New Roman" w:hAnsi="Times New Roman" w:cs="Times New Roman"/>
            <w:sz w:val="24"/>
            <w:szCs w:val="24"/>
          </w:rPr>
          <w:delText>,</w:delText>
        </w:r>
      </w:del>
      <w:r w:rsidR="0017244D" w:rsidRPr="006543A8">
        <w:rPr>
          <w:rFonts w:ascii="Times New Roman" w:hAnsi="Times New Roman" w:cs="Times New Roman"/>
          <w:sz w:val="24"/>
          <w:szCs w:val="24"/>
        </w:rPr>
        <w:t xml:space="preserve"> </w:t>
      </w:r>
      <w:del w:id="191" w:author="Wagstaff, Camille" w:date="2025-12-05T11:09:00Z" w16du:dateUtc="2025-12-05T19:09:00Z">
        <w:r w:rsidR="0017244D" w:rsidRPr="006543A8" w:rsidDel="003910F7">
          <w:rPr>
            <w:rFonts w:ascii="Times New Roman" w:hAnsi="Times New Roman" w:cs="Times New Roman"/>
            <w:sz w:val="24"/>
            <w:szCs w:val="24"/>
          </w:rPr>
          <w:delText>the diversity of host plants</w:delText>
        </w:r>
      </w:del>
      <w:r w:rsidR="0017244D" w:rsidRPr="006543A8">
        <w:rPr>
          <w:rFonts w:ascii="Times New Roman" w:hAnsi="Times New Roman" w:cs="Times New Roman"/>
          <w:sz w:val="24"/>
          <w:szCs w:val="24"/>
        </w:rPr>
        <w:t xml:space="preserve">, and the seasonal timing of host plant use by </w:t>
      </w:r>
      <w:r w:rsidR="0017244D" w:rsidRPr="006543A8">
        <w:rPr>
          <w:rFonts w:ascii="Times New Roman" w:hAnsi="Times New Roman" w:cs="Times New Roman"/>
          <w:i/>
          <w:iCs/>
          <w:sz w:val="24"/>
          <w:szCs w:val="24"/>
        </w:rPr>
        <w:t>N. tenellus</w:t>
      </w:r>
      <w:r w:rsidR="0017244D" w:rsidRPr="006543A8">
        <w:rPr>
          <w:rFonts w:ascii="Times New Roman" w:hAnsi="Times New Roman" w:cs="Times New Roman"/>
          <w:sz w:val="24"/>
          <w:szCs w:val="24"/>
        </w:rPr>
        <w:t xml:space="preserve">. </w:t>
      </w:r>
      <w:r w:rsidR="001E7AAB" w:rsidRPr="006543A8">
        <w:rPr>
          <w:rFonts w:ascii="Times New Roman" w:hAnsi="Times New Roman" w:cs="Times New Roman"/>
          <w:sz w:val="24"/>
          <w:szCs w:val="24"/>
        </w:rPr>
        <w:t xml:space="preserve">We </w:t>
      </w:r>
      <w:r w:rsidR="00F84F64" w:rsidRPr="006543A8">
        <w:rPr>
          <w:rFonts w:ascii="Times New Roman" w:hAnsi="Times New Roman" w:cs="Times New Roman"/>
          <w:sz w:val="24"/>
          <w:szCs w:val="24"/>
        </w:rPr>
        <w:t>considered</w:t>
      </w:r>
      <w:r w:rsidR="001E7AAB" w:rsidRPr="006543A8">
        <w:rPr>
          <w:rFonts w:ascii="Times New Roman" w:hAnsi="Times New Roman" w:cs="Times New Roman"/>
          <w:sz w:val="24"/>
          <w:szCs w:val="24"/>
        </w:rPr>
        <w:t xml:space="preserve"> </w:t>
      </w:r>
      <w:r w:rsidR="00F84F64" w:rsidRPr="006543A8">
        <w:rPr>
          <w:rFonts w:ascii="Times New Roman" w:hAnsi="Times New Roman" w:cs="Times New Roman"/>
          <w:sz w:val="24"/>
          <w:szCs w:val="24"/>
        </w:rPr>
        <w:t>that</w:t>
      </w:r>
      <w:r w:rsidR="00A82F09" w:rsidRPr="006543A8">
        <w:rPr>
          <w:rFonts w:ascii="Times New Roman" w:hAnsi="Times New Roman" w:cs="Times New Roman"/>
          <w:sz w:val="24"/>
          <w:szCs w:val="24"/>
        </w:rPr>
        <w:t xml:space="preserve"> variation in</w:t>
      </w:r>
      <w:r w:rsidR="00F84F64" w:rsidRPr="006543A8">
        <w:rPr>
          <w:rFonts w:ascii="Times New Roman" w:hAnsi="Times New Roman" w:cs="Times New Roman"/>
          <w:sz w:val="24"/>
          <w:szCs w:val="24"/>
        </w:rPr>
        <w:t xml:space="preserve"> </w:t>
      </w:r>
      <w:r w:rsidR="001E7AAB" w:rsidRPr="006543A8">
        <w:rPr>
          <w:rFonts w:ascii="Times New Roman" w:hAnsi="Times New Roman" w:cs="Times New Roman"/>
          <w:sz w:val="24"/>
          <w:szCs w:val="24"/>
        </w:rPr>
        <w:t>host plant species composition</w:t>
      </w:r>
      <w:r w:rsidR="00F84F64" w:rsidRPr="006543A8">
        <w:rPr>
          <w:rFonts w:ascii="Times New Roman" w:hAnsi="Times New Roman" w:cs="Times New Roman"/>
          <w:sz w:val="24"/>
          <w:szCs w:val="24"/>
        </w:rPr>
        <w:t xml:space="preserve"> may explain</w:t>
      </w:r>
      <w:r w:rsidR="001E7AAB" w:rsidRPr="006543A8">
        <w:rPr>
          <w:rFonts w:ascii="Times New Roman" w:hAnsi="Times New Roman" w:cs="Times New Roman"/>
          <w:sz w:val="24"/>
          <w:szCs w:val="24"/>
        </w:rPr>
        <w:t xml:space="preserve"> differences in infection status</w:t>
      </w:r>
      <w:r w:rsidR="00F84F64" w:rsidRPr="006543A8">
        <w:rPr>
          <w:rFonts w:ascii="Times New Roman" w:hAnsi="Times New Roman" w:cs="Times New Roman"/>
          <w:sz w:val="24"/>
          <w:szCs w:val="24"/>
        </w:rPr>
        <w:t xml:space="preserve"> and made these comparisons </w:t>
      </w:r>
      <w:r w:rsidR="00EE1364" w:rsidRPr="006543A8">
        <w:rPr>
          <w:rFonts w:ascii="Times New Roman" w:hAnsi="Times New Roman" w:cs="Times New Roman"/>
          <w:sz w:val="24"/>
          <w:szCs w:val="24"/>
        </w:rPr>
        <w:t>with</w:t>
      </w:r>
      <w:r w:rsidR="001E7AAB" w:rsidRPr="006543A8">
        <w:rPr>
          <w:rFonts w:ascii="Times New Roman" w:hAnsi="Times New Roman" w:cs="Times New Roman"/>
          <w:sz w:val="24"/>
          <w:szCs w:val="24"/>
        </w:rPr>
        <w:t xml:space="preserve"> </w:t>
      </w:r>
      <w:r w:rsidR="00D43A9B" w:rsidRPr="006543A8">
        <w:rPr>
          <w:rFonts w:ascii="Times New Roman" w:hAnsi="Times New Roman" w:cs="Times New Roman"/>
          <w:sz w:val="24"/>
          <w:szCs w:val="24"/>
        </w:rPr>
        <w:t xml:space="preserve">PERMANOVA </w:t>
      </w:r>
      <w:r w:rsidR="00385D02" w:rsidRPr="006543A8">
        <w:rPr>
          <w:rFonts w:ascii="Times New Roman" w:hAnsi="Times New Roman" w:cs="Times New Roman"/>
          <w:sz w:val="24"/>
          <w:szCs w:val="24"/>
        </w:rPr>
        <w:t>(</w:t>
      </w:r>
      <w:r w:rsidR="00385D02" w:rsidRPr="006543A8">
        <w:rPr>
          <w:rFonts w:ascii="Times New Roman" w:hAnsi="Times New Roman" w:cs="Times New Roman"/>
          <w:i/>
          <w:iCs/>
          <w:sz w:val="24"/>
          <w:szCs w:val="24"/>
        </w:rPr>
        <w:t>vegan::adonis2</w:t>
      </w:r>
      <w:r w:rsidR="00385D02" w:rsidRPr="006543A8">
        <w:rPr>
          <w:rFonts w:ascii="Times New Roman" w:hAnsi="Times New Roman" w:cs="Times New Roman"/>
          <w:sz w:val="24"/>
          <w:szCs w:val="24"/>
        </w:rPr>
        <w:t xml:space="preserve">) </w:t>
      </w:r>
      <w:r w:rsidR="00D43A9B" w:rsidRPr="006543A8">
        <w:rPr>
          <w:rFonts w:ascii="Times New Roman" w:hAnsi="Times New Roman" w:cs="Times New Roman"/>
          <w:sz w:val="24"/>
          <w:szCs w:val="24"/>
        </w:rPr>
        <w:t xml:space="preserve">(Oksanen et al. 2024). </w:t>
      </w:r>
      <w:r w:rsidR="00F11BDF" w:rsidRPr="006543A8">
        <w:rPr>
          <w:rFonts w:ascii="Times New Roman" w:hAnsi="Times New Roman" w:cs="Times New Roman"/>
          <w:sz w:val="24"/>
          <w:szCs w:val="24"/>
        </w:rPr>
        <w:t xml:space="preserve">This approach takes the matrix of species composition as a function of BCTV infection status, CPt infection status, </w:t>
      </w:r>
      <w:r w:rsidR="005E74E6" w:rsidRPr="006543A8">
        <w:rPr>
          <w:rFonts w:ascii="Times New Roman" w:hAnsi="Times New Roman" w:cs="Times New Roman"/>
          <w:sz w:val="24"/>
          <w:szCs w:val="24"/>
        </w:rPr>
        <w:t xml:space="preserve">collection region, and collection year as fixed effects and the host plant species that each </w:t>
      </w:r>
      <w:r w:rsidR="005E74E6" w:rsidRPr="006543A8">
        <w:rPr>
          <w:rFonts w:ascii="Times New Roman" w:hAnsi="Times New Roman" w:cs="Times New Roman"/>
          <w:i/>
          <w:iCs/>
          <w:sz w:val="24"/>
          <w:szCs w:val="24"/>
        </w:rPr>
        <w:t>N. tenellus</w:t>
      </w:r>
      <w:r w:rsidR="005E74E6" w:rsidRPr="006543A8">
        <w:rPr>
          <w:rFonts w:ascii="Times New Roman" w:hAnsi="Times New Roman" w:cs="Times New Roman"/>
          <w:sz w:val="24"/>
          <w:szCs w:val="24"/>
        </w:rPr>
        <w:t xml:space="preserve"> was collected on as a random intercept. </w:t>
      </w:r>
      <w:r w:rsidR="00D43A9B" w:rsidRPr="006543A8">
        <w:rPr>
          <w:rFonts w:ascii="Times New Roman" w:hAnsi="Times New Roman" w:cs="Times New Roman"/>
          <w:sz w:val="24"/>
          <w:szCs w:val="24"/>
        </w:rPr>
        <w:t xml:space="preserve">To explore the hypothesis that </w:t>
      </w:r>
      <w:r w:rsidR="00D43A9B" w:rsidRPr="006543A8">
        <w:rPr>
          <w:rFonts w:ascii="Times New Roman" w:hAnsi="Times New Roman" w:cs="Times New Roman"/>
          <w:i/>
          <w:iCs/>
          <w:sz w:val="24"/>
          <w:szCs w:val="24"/>
        </w:rPr>
        <w:t xml:space="preserve">N. tenellus </w:t>
      </w:r>
      <w:r w:rsidR="00D43A9B" w:rsidRPr="006543A8">
        <w:rPr>
          <w:rFonts w:ascii="Times New Roman" w:hAnsi="Times New Roman" w:cs="Times New Roman"/>
          <w:sz w:val="24"/>
          <w:szCs w:val="24"/>
        </w:rPr>
        <w:t xml:space="preserve">seasonally migrate from weeds to crops in early spring we </w:t>
      </w:r>
      <w:r w:rsidR="00F11BDF" w:rsidRPr="006543A8">
        <w:rPr>
          <w:rFonts w:ascii="Times New Roman" w:hAnsi="Times New Roman" w:cs="Times New Roman"/>
          <w:sz w:val="24"/>
          <w:szCs w:val="24"/>
        </w:rPr>
        <w:t>included</w:t>
      </w:r>
      <w:r w:rsidR="00D43A9B" w:rsidRPr="006543A8">
        <w:rPr>
          <w:rFonts w:ascii="Times New Roman" w:hAnsi="Times New Roman" w:cs="Times New Roman"/>
          <w:sz w:val="24"/>
          <w:szCs w:val="24"/>
        </w:rPr>
        <w:t xml:space="preserve"> </w:t>
      </w:r>
      <w:r w:rsidR="00F11BDF" w:rsidRPr="006543A8">
        <w:rPr>
          <w:rFonts w:ascii="Times New Roman" w:hAnsi="Times New Roman" w:cs="Times New Roman"/>
          <w:sz w:val="24"/>
          <w:szCs w:val="24"/>
        </w:rPr>
        <w:t>a spline term (</w:t>
      </w:r>
      <w:proofErr w:type="spellStart"/>
      <w:r w:rsidR="00F11BDF" w:rsidRPr="006543A8">
        <w:rPr>
          <w:rFonts w:ascii="Times New Roman" w:hAnsi="Times New Roman" w:cs="Times New Roman"/>
          <w:i/>
          <w:iCs/>
          <w:sz w:val="24"/>
          <w:szCs w:val="24"/>
        </w:rPr>
        <w:t>df</w:t>
      </w:r>
      <w:proofErr w:type="spellEnd"/>
      <w:r w:rsidR="00F11BDF" w:rsidRPr="006543A8">
        <w:rPr>
          <w:rFonts w:ascii="Times New Roman" w:hAnsi="Times New Roman" w:cs="Times New Roman"/>
          <w:sz w:val="24"/>
          <w:szCs w:val="24"/>
        </w:rPr>
        <w:t xml:space="preserve"> = 5) for </w:t>
      </w:r>
      <w:r w:rsidR="00D43A9B" w:rsidRPr="006543A8">
        <w:rPr>
          <w:rFonts w:ascii="Times New Roman" w:hAnsi="Times New Roman" w:cs="Times New Roman"/>
          <w:sz w:val="24"/>
          <w:szCs w:val="24"/>
        </w:rPr>
        <w:t xml:space="preserve">the sampling date </w:t>
      </w:r>
      <w:r w:rsidR="00F11BDF" w:rsidRPr="006543A8">
        <w:rPr>
          <w:rFonts w:ascii="Times New Roman" w:hAnsi="Times New Roman" w:cs="Times New Roman"/>
          <w:sz w:val="24"/>
          <w:szCs w:val="24"/>
        </w:rPr>
        <w:t xml:space="preserve">of </w:t>
      </w:r>
      <w:r w:rsidR="00D43A9B" w:rsidRPr="006543A8">
        <w:rPr>
          <w:rFonts w:ascii="Times New Roman" w:hAnsi="Times New Roman" w:cs="Times New Roman"/>
          <w:sz w:val="24"/>
          <w:szCs w:val="24"/>
        </w:rPr>
        <w:t xml:space="preserve">each </w:t>
      </w:r>
      <w:r w:rsidR="00D43A9B" w:rsidRPr="006543A8">
        <w:rPr>
          <w:rFonts w:ascii="Times New Roman" w:hAnsi="Times New Roman" w:cs="Times New Roman"/>
          <w:i/>
          <w:iCs/>
          <w:sz w:val="24"/>
          <w:szCs w:val="24"/>
        </w:rPr>
        <w:t xml:space="preserve">N. tenellus </w:t>
      </w:r>
      <w:r w:rsidR="00F11BDF" w:rsidRPr="006543A8">
        <w:rPr>
          <w:rFonts w:ascii="Times New Roman" w:hAnsi="Times New Roman" w:cs="Times New Roman"/>
          <w:sz w:val="24"/>
          <w:szCs w:val="24"/>
        </w:rPr>
        <w:t>in our PERMANOVA.</w:t>
      </w:r>
      <w:r w:rsidR="00F11BDF" w:rsidRPr="006543A8">
        <w:rPr>
          <w:rFonts w:ascii="Times New Roman" w:hAnsi="Times New Roman" w:cs="Times New Roman"/>
          <w:i/>
          <w:iCs/>
          <w:sz w:val="24"/>
          <w:szCs w:val="24"/>
        </w:rPr>
        <w:t xml:space="preserve"> </w:t>
      </w:r>
      <w:r w:rsidR="00BD071D" w:rsidRPr="006543A8">
        <w:rPr>
          <w:rFonts w:ascii="Times New Roman" w:hAnsi="Times New Roman" w:cs="Times New Roman"/>
          <w:sz w:val="24"/>
          <w:szCs w:val="24"/>
        </w:rPr>
        <w:t>Significant effects were evaluated by constrained ordination via Canonical Analysis of Principal Coordinates (CAP)</w:t>
      </w:r>
      <w:r w:rsidR="00A6699E" w:rsidRPr="006543A8">
        <w:rPr>
          <w:rFonts w:ascii="Times New Roman" w:hAnsi="Times New Roman" w:cs="Times New Roman"/>
          <w:sz w:val="24"/>
          <w:szCs w:val="24"/>
        </w:rPr>
        <w:t>, a robust method for parsing out complicated effects in multivariate analyses without Euclidean distance constraints</w:t>
      </w:r>
      <w:r w:rsidR="003B2EB9" w:rsidRPr="006543A8">
        <w:rPr>
          <w:rFonts w:ascii="Times New Roman" w:hAnsi="Times New Roman" w:cs="Times New Roman"/>
          <w:sz w:val="24"/>
          <w:szCs w:val="24"/>
        </w:rPr>
        <w:t xml:space="preserve"> (Anderson </w:t>
      </w:r>
      <w:r w:rsidR="00ED5356">
        <w:rPr>
          <w:rFonts w:ascii="Times New Roman" w:hAnsi="Times New Roman" w:cs="Times New Roman"/>
          <w:sz w:val="24"/>
          <w:szCs w:val="24"/>
        </w:rPr>
        <w:t>and</w:t>
      </w:r>
      <w:r w:rsidR="003B2EB9" w:rsidRPr="006543A8">
        <w:rPr>
          <w:rFonts w:ascii="Times New Roman" w:hAnsi="Times New Roman" w:cs="Times New Roman"/>
          <w:sz w:val="24"/>
          <w:szCs w:val="24"/>
        </w:rPr>
        <w:t xml:space="preserve"> Willis 2003)</w:t>
      </w:r>
      <w:r w:rsidR="00BD071D" w:rsidRPr="006543A8">
        <w:rPr>
          <w:rFonts w:ascii="Times New Roman" w:hAnsi="Times New Roman" w:cs="Times New Roman"/>
          <w:sz w:val="24"/>
          <w:szCs w:val="24"/>
        </w:rPr>
        <w:t xml:space="preserve">. </w:t>
      </w:r>
      <w:r w:rsidR="003B2EB9" w:rsidRPr="006543A8">
        <w:rPr>
          <w:rFonts w:ascii="Times New Roman" w:hAnsi="Times New Roman" w:cs="Times New Roman"/>
          <w:sz w:val="24"/>
          <w:szCs w:val="24"/>
        </w:rPr>
        <w:t xml:space="preserve">The effect of sampling date was visualized by fitting </w:t>
      </w:r>
      <w:r w:rsidR="008C1C75" w:rsidRPr="006543A8">
        <w:rPr>
          <w:rFonts w:ascii="Times New Roman" w:hAnsi="Times New Roman" w:cs="Times New Roman"/>
          <w:sz w:val="24"/>
          <w:szCs w:val="24"/>
        </w:rPr>
        <w:t xml:space="preserve">a generalized additive mixed model (GAMM) </w:t>
      </w:r>
      <w:r w:rsidR="003B2EB9" w:rsidRPr="006543A8">
        <w:rPr>
          <w:rFonts w:ascii="Times New Roman" w:hAnsi="Times New Roman" w:cs="Times New Roman"/>
          <w:sz w:val="24"/>
          <w:szCs w:val="24"/>
        </w:rPr>
        <w:lastRenderedPageBreak/>
        <w:t xml:space="preserve">surface overlay </w:t>
      </w:r>
      <w:r w:rsidR="008C1C75" w:rsidRPr="006543A8">
        <w:rPr>
          <w:rFonts w:ascii="Times New Roman" w:hAnsi="Times New Roman" w:cs="Times New Roman"/>
          <w:sz w:val="24"/>
          <w:szCs w:val="24"/>
        </w:rPr>
        <w:t xml:space="preserve">with </w:t>
      </w:r>
      <w:r w:rsidR="007526BB" w:rsidRPr="006543A8">
        <w:rPr>
          <w:rFonts w:ascii="Times New Roman" w:hAnsi="Times New Roman" w:cs="Times New Roman"/>
          <w:sz w:val="24"/>
          <w:szCs w:val="24"/>
        </w:rPr>
        <w:t xml:space="preserve">smooth terms for the </w:t>
      </w:r>
      <w:r w:rsidR="003B2EB9" w:rsidRPr="006543A8">
        <w:rPr>
          <w:rFonts w:ascii="Times New Roman" w:hAnsi="Times New Roman" w:cs="Times New Roman"/>
          <w:sz w:val="24"/>
          <w:szCs w:val="24"/>
        </w:rPr>
        <w:t xml:space="preserve">constrained (CAP) and unconstrained (MDS) </w:t>
      </w:r>
      <w:r w:rsidR="007526BB" w:rsidRPr="006543A8">
        <w:rPr>
          <w:rFonts w:ascii="Times New Roman" w:hAnsi="Times New Roman" w:cs="Times New Roman"/>
          <w:sz w:val="24"/>
          <w:szCs w:val="24"/>
        </w:rPr>
        <w:t>axes (</w:t>
      </w:r>
      <w:proofErr w:type="spellStart"/>
      <w:r w:rsidR="007526BB" w:rsidRPr="006543A8">
        <w:rPr>
          <w:rFonts w:ascii="Times New Roman" w:hAnsi="Times New Roman" w:cs="Times New Roman"/>
          <w:i/>
          <w:iCs/>
          <w:sz w:val="24"/>
          <w:szCs w:val="24"/>
        </w:rPr>
        <w:t>df</w:t>
      </w:r>
      <w:proofErr w:type="spellEnd"/>
      <w:r w:rsidR="007526BB" w:rsidRPr="006543A8">
        <w:rPr>
          <w:rFonts w:ascii="Times New Roman" w:hAnsi="Times New Roman" w:cs="Times New Roman"/>
          <w:sz w:val="24"/>
          <w:szCs w:val="24"/>
        </w:rPr>
        <w:t xml:space="preserve"> = </w:t>
      </w:r>
      <w:r w:rsidR="00A82F09" w:rsidRPr="006543A8">
        <w:rPr>
          <w:rFonts w:ascii="Times New Roman" w:hAnsi="Times New Roman" w:cs="Times New Roman"/>
          <w:sz w:val="24"/>
          <w:szCs w:val="24"/>
        </w:rPr>
        <w:t>5</w:t>
      </w:r>
      <w:r w:rsidR="007526BB" w:rsidRPr="006543A8">
        <w:rPr>
          <w:rFonts w:ascii="Times New Roman" w:hAnsi="Times New Roman" w:cs="Times New Roman"/>
          <w:sz w:val="24"/>
          <w:szCs w:val="24"/>
        </w:rPr>
        <w:t>)</w:t>
      </w:r>
      <w:r w:rsidR="003B2EB9" w:rsidRPr="006543A8">
        <w:rPr>
          <w:rFonts w:ascii="Times New Roman" w:hAnsi="Times New Roman" w:cs="Times New Roman"/>
          <w:sz w:val="24"/>
          <w:szCs w:val="24"/>
        </w:rPr>
        <w:t xml:space="preserve"> using</w:t>
      </w:r>
      <w:r w:rsidR="007526BB" w:rsidRPr="006543A8">
        <w:rPr>
          <w:rFonts w:ascii="Times New Roman" w:hAnsi="Times New Roman" w:cs="Times New Roman"/>
          <w:sz w:val="24"/>
          <w:szCs w:val="24"/>
        </w:rPr>
        <w:t xml:space="preserve"> the </w:t>
      </w:r>
      <w:r w:rsidR="007526BB" w:rsidRPr="006543A8">
        <w:rPr>
          <w:rFonts w:ascii="Times New Roman" w:hAnsi="Times New Roman" w:cs="Times New Roman"/>
          <w:i/>
          <w:iCs/>
          <w:sz w:val="24"/>
          <w:szCs w:val="24"/>
        </w:rPr>
        <w:t xml:space="preserve">gamm4 </w:t>
      </w:r>
      <w:r w:rsidR="007526BB" w:rsidRPr="006543A8">
        <w:rPr>
          <w:rFonts w:ascii="Times New Roman" w:hAnsi="Times New Roman" w:cs="Times New Roman"/>
          <w:sz w:val="24"/>
          <w:szCs w:val="24"/>
        </w:rPr>
        <w:t xml:space="preserve">package (Wood </w:t>
      </w:r>
      <w:r w:rsidR="00ED5356">
        <w:rPr>
          <w:rFonts w:ascii="Times New Roman" w:hAnsi="Times New Roman" w:cs="Times New Roman"/>
          <w:sz w:val="24"/>
          <w:szCs w:val="24"/>
        </w:rPr>
        <w:t>and</w:t>
      </w:r>
      <w:r w:rsidR="007526BB" w:rsidRPr="006543A8">
        <w:rPr>
          <w:rFonts w:ascii="Times New Roman" w:hAnsi="Times New Roman" w:cs="Times New Roman"/>
          <w:sz w:val="24"/>
          <w:szCs w:val="24"/>
        </w:rPr>
        <w:t xml:space="preserve"> </w:t>
      </w:r>
      <w:proofErr w:type="spellStart"/>
      <w:r w:rsidR="007526BB" w:rsidRPr="006543A8">
        <w:rPr>
          <w:rFonts w:ascii="Times New Roman" w:hAnsi="Times New Roman" w:cs="Times New Roman"/>
          <w:sz w:val="24"/>
          <w:szCs w:val="24"/>
        </w:rPr>
        <w:t>Scheipl</w:t>
      </w:r>
      <w:proofErr w:type="spellEnd"/>
      <w:r w:rsidR="007526BB" w:rsidRPr="006543A8">
        <w:rPr>
          <w:rFonts w:ascii="Times New Roman" w:hAnsi="Times New Roman" w:cs="Times New Roman"/>
          <w:sz w:val="24"/>
          <w:szCs w:val="24"/>
        </w:rPr>
        <w:t xml:space="preserve"> 2020). </w:t>
      </w:r>
      <w:r w:rsidR="00EE1364" w:rsidRPr="006543A8">
        <w:rPr>
          <w:rFonts w:ascii="Times New Roman" w:hAnsi="Times New Roman" w:cs="Times New Roman"/>
          <w:sz w:val="24"/>
          <w:szCs w:val="24"/>
        </w:rPr>
        <w:t xml:space="preserve">All multivariate analyses were restricted to the top tenth percentile of species based on abundance. </w:t>
      </w:r>
      <w:r w:rsidR="007526BB" w:rsidRPr="006543A8">
        <w:rPr>
          <w:rFonts w:ascii="Times New Roman" w:hAnsi="Times New Roman" w:cs="Times New Roman"/>
          <w:sz w:val="24"/>
          <w:szCs w:val="24"/>
        </w:rPr>
        <w:t xml:space="preserve">As an alternative approach, we used kernel density estimation and the </w:t>
      </w:r>
      <w:r w:rsidR="007526BB" w:rsidRPr="006543A8">
        <w:rPr>
          <w:rFonts w:ascii="Times New Roman" w:hAnsi="Times New Roman" w:cs="Times New Roman"/>
          <w:i/>
          <w:iCs/>
          <w:sz w:val="24"/>
          <w:szCs w:val="24"/>
        </w:rPr>
        <w:t>ggridges</w:t>
      </w:r>
      <w:r w:rsidR="007526BB" w:rsidRPr="006543A8">
        <w:rPr>
          <w:rFonts w:ascii="Times New Roman" w:hAnsi="Times New Roman" w:cs="Times New Roman"/>
          <w:sz w:val="24"/>
          <w:szCs w:val="24"/>
        </w:rPr>
        <w:t xml:space="preserve"> package (Wilke 2024) by aggregating the occurrence of each host plant record in </w:t>
      </w:r>
      <w:r w:rsidR="007526BB" w:rsidRPr="006543A8">
        <w:rPr>
          <w:rFonts w:ascii="Times New Roman" w:hAnsi="Times New Roman" w:cs="Times New Roman"/>
          <w:i/>
          <w:iCs/>
          <w:sz w:val="24"/>
          <w:szCs w:val="24"/>
        </w:rPr>
        <w:t>N. tenellus</w:t>
      </w:r>
      <w:r w:rsidR="007526BB" w:rsidRPr="006543A8">
        <w:rPr>
          <w:rFonts w:ascii="Times New Roman" w:hAnsi="Times New Roman" w:cs="Times New Roman"/>
          <w:sz w:val="24"/>
          <w:szCs w:val="24"/>
        </w:rPr>
        <w:t xml:space="preserve"> guts</w:t>
      </w:r>
      <w:r w:rsidR="00A277D1" w:rsidRPr="006543A8">
        <w:rPr>
          <w:rFonts w:ascii="Times New Roman" w:hAnsi="Times New Roman" w:cs="Times New Roman"/>
          <w:sz w:val="24"/>
          <w:szCs w:val="24"/>
        </w:rPr>
        <w:t xml:space="preserve"> across samples. These counts were then aggregated by sampling date and kernel density estimation using Silverman’s rule (Gaussian smooths for small sample size) was used to visualize </w:t>
      </w:r>
      <w:r w:rsidR="00385D02" w:rsidRPr="006543A8">
        <w:rPr>
          <w:rFonts w:ascii="Times New Roman" w:hAnsi="Times New Roman" w:cs="Times New Roman"/>
          <w:sz w:val="24"/>
          <w:szCs w:val="24"/>
        </w:rPr>
        <w:t>trends in host plant use over time (Scott 1992).</w:t>
      </w:r>
      <w:r w:rsidR="007526BB" w:rsidRPr="006543A8">
        <w:rPr>
          <w:rFonts w:ascii="Times New Roman" w:hAnsi="Times New Roman" w:cs="Times New Roman"/>
          <w:sz w:val="24"/>
          <w:szCs w:val="24"/>
        </w:rPr>
        <w:t xml:space="preserve"> </w:t>
      </w:r>
      <w:r w:rsidR="00385D02" w:rsidRPr="006543A8">
        <w:rPr>
          <w:rFonts w:ascii="Times New Roman" w:hAnsi="Times New Roman" w:cs="Times New Roman"/>
          <w:sz w:val="24"/>
          <w:szCs w:val="24"/>
        </w:rPr>
        <w:t>All analyses were conducted in R v 4.</w:t>
      </w:r>
      <w:r w:rsidR="00D00449" w:rsidRPr="006543A8">
        <w:rPr>
          <w:rFonts w:ascii="Times New Roman" w:hAnsi="Times New Roman" w:cs="Times New Roman"/>
          <w:sz w:val="24"/>
          <w:szCs w:val="24"/>
        </w:rPr>
        <w:t xml:space="preserve">2.3 (R Core Team, 2023) and the </w:t>
      </w:r>
      <w:r w:rsidR="00D00449" w:rsidRPr="006543A8">
        <w:rPr>
          <w:rFonts w:ascii="Times New Roman" w:hAnsi="Times New Roman" w:cs="Times New Roman"/>
          <w:i/>
          <w:iCs/>
          <w:sz w:val="24"/>
          <w:szCs w:val="24"/>
        </w:rPr>
        <w:t xml:space="preserve">tidyverse </w:t>
      </w:r>
      <w:r w:rsidR="00D00449" w:rsidRPr="006543A8">
        <w:rPr>
          <w:rFonts w:ascii="Times New Roman" w:hAnsi="Times New Roman" w:cs="Times New Roman"/>
          <w:sz w:val="24"/>
          <w:szCs w:val="24"/>
        </w:rPr>
        <w:t>ecosystem (Wickham et al. 2019).</w:t>
      </w:r>
    </w:p>
    <w:p w14:paraId="59CF473E" w14:textId="77777777" w:rsidR="006F4A02" w:rsidRPr="006543A8" w:rsidRDefault="006F4A02" w:rsidP="002A22D6">
      <w:pPr>
        <w:spacing w:after="0" w:line="480" w:lineRule="auto"/>
        <w:contextualSpacing/>
        <w:rPr>
          <w:rFonts w:ascii="Times New Roman" w:hAnsi="Times New Roman" w:cs="Times New Roman"/>
          <w:sz w:val="24"/>
          <w:szCs w:val="24"/>
        </w:rPr>
      </w:pPr>
    </w:p>
    <w:p w14:paraId="2E34FEA9" w14:textId="338460B8" w:rsidR="00481E61" w:rsidRPr="006543A8" w:rsidRDefault="00481E61" w:rsidP="00481E61">
      <w:pPr>
        <w:pStyle w:val="paragraph"/>
        <w:spacing w:before="0" w:beforeAutospacing="0" w:after="0" w:afterAutospacing="0" w:line="480" w:lineRule="auto"/>
        <w:contextualSpacing/>
        <w:textAlignment w:val="baseline"/>
        <w:rPr>
          <w:b/>
          <w:bCs/>
        </w:rPr>
      </w:pPr>
      <w:r w:rsidRPr="006543A8">
        <w:rPr>
          <w:b/>
          <w:bCs/>
        </w:rPr>
        <w:t>Results</w:t>
      </w:r>
    </w:p>
    <w:p w14:paraId="29819099" w14:textId="5A19047D" w:rsidR="006A6E85" w:rsidRDefault="00412B56" w:rsidP="00E92A16">
      <w:pPr>
        <w:pStyle w:val="paragraph"/>
        <w:spacing w:before="0" w:beforeAutospacing="0" w:after="0" w:afterAutospacing="0" w:line="480" w:lineRule="auto"/>
        <w:contextualSpacing/>
        <w:textAlignment w:val="baseline"/>
        <w:rPr>
          <w:ins w:id="192" w:author="Anderson, Riley Morgan" w:date="2025-12-09T13:50:00Z" w16du:dateUtc="2025-12-09T18:50:00Z"/>
        </w:rPr>
      </w:pPr>
      <w:r w:rsidRPr="006543A8">
        <w:t xml:space="preserve">Of the </w:t>
      </w:r>
      <w:r w:rsidR="00F116B7" w:rsidRPr="006543A8">
        <w:t>23</w:t>
      </w:r>
      <w:ins w:id="193" w:author="Anderson, Riley Morgan" w:date="2025-12-09T13:48:00Z" w16du:dateUtc="2025-12-09T18:48:00Z">
        <w:r w:rsidR="00C96525">
          <w:t>5</w:t>
        </w:r>
      </w:ins>
      <w:del w:id="194" w:author="Anderson, Riley Morgan" w:date="2025-12-09T13:48:00Z" w16du:dateUtc="2025-12-09T18:48:00Z">
        <w:r w:rsidR="00F116B7" w:rsidRPr="006543A8" w:rsidDel="00C96525">
          <w:delText>0</w:delText>
        </w:r>
      </w:del>
      <w:r w:rsidR="005103F3" w:rsidRPr="006543A8">
        <w:t xml:space="preserve"> </w:t>
      </w:r>
      <w:r w:rsidRPr="006543A8">
        <w:rPr>
          <w:i/>
          <w:iCs/>
        </w:rPr>
        <w:t>N. tenellus</w:t>
      </w:r>
      <w:r w:rsidR="006A6E85">
        <w:t xml:space="preserve"> tested,</w:t>
      </w:r>
      <w:r w:rsidR="00F116B7" w:rsidRPr="006543A8">
        <w:t xml:space="preserve"> 113</w:t>
      </w:r>
      <w:r w:rsidRPr="006543A8">
        <w:t xml:space="preserve"> were </w:t>
      </w:r>
      <w:proofErr w:type="spellStart"/>
      <w:r w:rsidR="006A6E85">
        <w:t>uninfectious</w:t>
      </w:r>
      <w:proofErr w:type="spellEnd"/>
      <w:r w:rsidRPr="006543A8">
        <w:t xml:space="preserve">, </w:t>
      </w:r>
      <w:r w:rsidR="00F116B7" w:rsidRPr="006543A8">
        <w:t>39</w:t>
      </w:r>
      <w:r w:rsidRPr="006543A8">
        <w:t xml:space="preserve"> </w:t>
      </w:r>
      <w:r w:rsidR="006A6E85">
        <w:t xml:space="preserve">harbored </w:t>
      </w:r>
      <w:r w:rsidR="00F116B7" w:rsidRPr="006543A8">
        <w:t>only</w:t>
      </w:r>
      <w:r w:rsidRPr="006543A8">
        <w:t xml:space="preserve"> BCTV, </w:t>
      </w:r>
      <w:r w:rsidR="00F116B7" w:rsidRPr="006543A8">
        <w:t>43</w:t>
      </w:r>
      <w:r w:rsidRPr="006543A8">
        <w:t xml:space="preserve"> </w:t>
      </w:r>
      <w:r w:rsidR="006A6E85">
        <w:t xml:space="preserve">harbored only </w:t>
      </w:r>
      <w:r w:rsidRPr="006543A8">
        <w:t>CPt, and</w:t>
      </w:r>
      <w:r w:rsidR="00F116B7" w:rsidRPr="006543A8">
        <w:t xml:space="preserve"> 27 </w:t>
      </w:r>
      <w:r w:rsidR="006A6E85">
        <w:t xml:space="preserve">carried both </w:t>
      </w:r>
      <w:r w:rsidR="00F116B7" w:rsidRPr="006543A8">
        <w:t xml:space="preserve">BCTV and </w:t>
      </w:r>
      <w:proofErr w:type="spellStart"/>
      <w:r w:rsidR="00F116B7" w:rsidRPr="006543A8">
        <w:t>CPt.</w:t>
      </w:r>
      <w:proofErr w:type="spellEnd"/>
      <w:r w:rsidR="00714EF2" w:rsidRPr="006543A8">
        <w:t xml:space="preserve"> </w:t>
      </w:r>
      <w:r w:rsidR="00F116B7" w:rsidRPr="006543A8">
        <w:t xml:space="preserve">Only the </w:t>
      </w:r>
      <w:r w:rsidR="00F116B7" w:rsidRPr="006543A8">
        <w:rPr>
          <w:i/>
          <w:iCs/>
        </w:rPr>
        <w:t xml:space="preserve">N. tenellus </w:t>
      </w:r>
      <w:r w:rsidR="00F116B7" w:rsidRPr="006543A8">
        <w:t>collected in 2020 were also tested for</w:t>
      </w:r>
      <w:r w:rsidR="00F116B7" w:rsidRPr="006543A8">
        <w:rPr>
          <w:i/>
          <w:iCs/>
        </w:rPr>
        <w:t xml:space="preserve"> S. citri, </w:t>
      </w:r>
      <w:r w:rsidR="00714EF2" w:rsidRPr="006543A8">
        <w:t>with</w:t>
      </w:r>
      <w:r w:rsidR="00F116B7" w:rsidRPr="006543A8">
        <w:t xml:space="preserve"> </w:t>
      </w:r>
      <w:r w:rsidR="00714EF2" w:rsidRPr="006543A8">
        <w:t xml:space="preserve">8 </w:t>
      </w:r>
      <w:r w:rsidR="00F116B7" w:rsidRPr="006543A8">
        <w:t xml:space="preserve">of the 93 </w:t>
      </w:r>
      <w:r w:rsidR="00714EF2" w:rsidRPr="006543A8">
        <w:t>being positive</w:t>
      </w:r>
      <w:r w:rsidR="00F116B7" w:rsidRPr="006543A8">
        <w:t>.</w:t>
      </w:r>
      <w:ins w:id="195" w:author="Anderson, Riley Morgan" w:date="2025-12-09T13:48:00Z" w16du:dateUtc="2025-12-09T18:48:00Z">
        <w:r w:rsidR="00C96525">
          <w:t xml:space="preserve"> See table XX</w:t>
        </w:r>
      </w:ins>
      <w:ins w:id="196" w:author="Anderson, Riley Morgan" w:date="2025-12-09T13:49:00Z" w16du:dateUtc="2025-12-09T18:49:00Z">
        <w:r w:rsidR="00C96525">
          <w:t xml:space="preserve">1 for a summary of </w:t>
        </w:r>
        <w:r w:rsidR="00C96525">
          <w:rPr>
            <w:i/>
            <w:iCs/>
          </w:rPr>
          <w:t>N. tenellus</w:t>
        </w:r>
        <w:r w:rsidR="00C96525">
          <w:t xml:space="preserve"> counts by infection status and host plant.</w:t>
        </w:r>
      </w:ins>
      <w:r w:rsidRPr="006543A8">
        <w:t xml:space="preserve"> </w:t>
      </w:r>
      <w:r w:rsidR="006A6E85">
        <w:t xml:space="preserve">These </w:t>
      </w:r>
      <w:r w:rsidR="00FD147C" w:rsidRPr="006543A8">
        <w:t>analys</w:t>
      </w:r>
      <w:r w:rsidR="006A6E85">
        <w:t>e</w:t>
      </w:r>
      <w:r w:rsidR="00FD147C" w:rsidRPr="006543A8">
        <w:t xml:space="preserve">s revealed </w:t>
      </w:r>
      <w:r w:rsidR="00F116B7" w:rsidRPr="006543A8">
        <w:t>2,435</w:t>
      </w:r>
      <w:r w:rsidR="00FD147C" w:rsidRPr="006543A8">
        <w:t xml:space="preserve"> total plant hits</w:t>
      </w:r>
      <w:r w:rsidR="00635904">
        <w:t xml:space="preserve"> across </w:t>
      </w:r>
      <w:r w:rsidR="00D139FF" w:rsidRPr="006543A8">
        <w:t>246 plant species, 150 plant genera, and 45</w:t>
      </w:r>
      <w:r w:rsidR="00FD147C" w:rsidRPr="006543A8">
        <w:t xml:space="preserve"> plant families. The majority were non-crop weeds</w:t>
      </w:r>
      <w:r w:rsidR="00932E4C" w:rsidRPr="006543A8">
        <w:t xml:space="preserve"> (61%)</w:t>
      </w:r>
      <w:r w:rsidR="00FD147C" w:rsidRPr="006543A8">
        <w:t xml:space="preserve">, mainly </w:t>
      </w:r>
      <w:r w:rsidR="00FD147C" w:rsidRPr="006543A8">
        <w:rPr>
          <w:i/>
          <w:iCs/>
        </w:rPr>
        <w:t>Bassia</w:t>
      </w:r>
      <w:r w:rsidR="00FD147C" w:rsidRPr="006543A8">
        <w:t>,</w:t>
      </w:r>
      <w:r w:rsidR="00FD147C" w:rsidRPr="006543A8">
        <w:rPr>
          <w:i/>
          <w:iCs/>
        </w:rPr>
        <w:t xml:space="preserve"> Salsola</w:t>
      </w:r>
      <w:r w:rsidR="00FD147C" w:rsidRPr="006543A8">
        <w:t>,</w:t>
      </w:r>
      <w:r w:rsidR="00FD147C" w:rsidRPr="006543A8">
        <w:rPr>
          <w:i/>
          <w:iCs/>
        </w:rPr>
        <w:t xml:space="preserve"> Sisymbrium</w:t>
      </w:r>
      <w:r w:rsidR="00FD147C" w:rsidRPr="006543A8">
        <w:t>,</w:t>
      </w:r>
      <w:r w:rsidR="00FD147C" w:rsidRPr="006543A8">
        <w:rPr>
          <w:i/>
          <w:iCs/>
        </w:rPr>
        <w:t xml:space="preserve"> Amaranthus</w:t>
      </w:r>
      <w:r w:rsidR="00FD147C" w:rsidRPr="006543A8">
        <w:t xml:space="preserve">, and </w:t>
      </w:r>
      <w:r w:rsidR="00FD147C" w:rsidRPr="006543A8">
        <w:rPr>
          <w:i/>
          <w:iCs/>
        </w:rPr>
        <w:t>Kali</w:t>
      </w:r>
      <w:r w:rsidR="00932E4C" w:rsidRPr="006543A8">
        <w:rPr>
          <w:i/>
          <w:iCs/>
        </w:rPr>
        <w:t xml:space="preserve"> spp.</w:t>
      </w:r>
      <w:r w:rsidR="00604236" w:rsidRPr="006543A8">
        <w:t xml:space="preserve"> (Fig. </w:t>
      </w:r>
      <w:r w:rsidR="001945C1" w:rsidRPr="006543A8">
        <w:t>2</w:t>
      </w:r>
      <w:r w:rsidR="00604236" w:rsidRPr="006543A8">
        <w:t>)</w:t>
      </w:r>
      <w:r w:rsidR="009E556A">
        <w:t xml:space="preserve">; </w:t>
      </w:r>
      <w:r w:rsidR="006A6E85">
        <w:t xml:space="preserve">most common </w:t>
      </w:r>
      <w:r w:rsidR="006D7905">
        <w:t>hosts</w:t>
      </w:r>
      <w:r w:rsidR="006A6E85">
        <w:t xml:space="preserve"> were </w:t>
      </w:r>
      <w:r w:rsidR="00932E4C" w:rsidRPr="006543A8">
        <w:t xml:space="preserve">mustards (17.9%), Russian thistle (11.3%), kochia (8.6%), nightshades (5.3%), pigweed (2.7%), </w:t>
      </w:r>
      <w:proofErr w:type="spellStart"/>
      <w:r w:rsidR="00932E4C" w:rsidRPr="006543A8">
        <w:t>lambsquarter</w:t>
      </w:r>
      <w:proofErr w:type="spellEnd"/>
      <w:r w:rsidR="00932E4C" w:rsidRPr="006543A8">
        <w:t xml:space="preserve"> (2.6%), and a mixture of other Asteraceae and </w:t>
      </w:r>
      <w:proofErr w:type="spellStart"/>
      <w:r w:rsidR="00932E4C" w:rsidRPr="006543A8">
        <w:t>Amaranthaceae</w:t>
      </w:r>
      <w:proofErr w:type="spellEnd"/>
      <w:r w:rsidR="00932E4C" w:rsidRPr="006543A8">
        <w:t xml:space="preserve"> (12.5%).</w:t>
      </w:r>
      <w:r w:rsidR="00FD147C" w:rsidRPr="006543A8">
        <w:t xml:space="preserve"> Crops were also found in </w:t>
      </w:r>
      <w:r w:rsidR="00FD147C" w:rsidRPr="006543A8">
        <w:rPr>
          <w:i/>
          <w:iCs/>
        </w:rPr>
        <w:t>N. tenellus</w:t>
      </w:r>
      <w:r w:rsidR="00FD147C" w:rsidRPr="006543A8">
        <w:t xml:space="preserve"> guts, primarily </w:t>
      </w:r>
      <w:ins w:id="197" w:author="Wagstaff, Camille" w:date="2025-12-05T11:30:00Z" w16du:dateUtc="2025-12-05T19:30:00Z">
        <w:r w:rsidR="00462A93">
          <w:rPr>
            <w:i/>
            <w:iCs/>
          </w:rPr>
          <w:t xml:space="preserve">Solanum, </w:t>
        </w:r>
      </w:ins>
      <w:r w:rsidR="00FD147C" w:rsidRPr="006543A8">
        <w:rPr>
          <w:i/>
          <w:iCs/>
        </w:rPr>
        <w:t>Raphanus</w:t>
      </w:r>
      <w:r w:rsidR="00FD147C" w:rsidRPr="006543A8">
        <w:t xml:space="preserve">, </w:t>
      </w:r>
      <w:r w:rsidR="00FD147C" w:rsidRPr="006543A8">
        <w:rPr>
          <w:i/>
          <w:iCs/>
        </w:rPr>
        <w:t>Cannabis</w:t>
      </w:r>
      <w:r w:rsidR="00FD147C" w:rsidRPr="006543A8">
        <w:t xml:space="preserve">, </w:t>
      </w:r>
      <w:r w:rsidR="00FD147C" w:rsidRPr="006543A8">
        <w:rPr>
          <w:i/>
          <w:iCs/>
        </w:rPr>
        <w:t>Medicago</w:t>
      </w:r>
      <w:r w:rsidR="00FD147C" w:rsidRPr="006543A8">
        <w:t xml:space="preserve">, and </w:t>
      </w:r>
      <w:r w:rsidR="00FD147C" w:rsidRPr="006543A8">
        <w:rPr>
          <w:i/>
          <w:iCs/>
        </w:rPr>
        <w:t>Vigna</w:t>
      </w:r>
      <w:r w:rsidR="00604236" w:rsidRPr="006543A8">
        <w:t xml:space="preserve"> (Fig. </w:t>
      </w:r>
      <w:r w:rsidR="001945C1" w:rsidRPr="006543A8">
        <w:t>2</w:t>
      </w:r>
      <w:r w:rsidR="00604236" w:rsidRPr="006543A8">
        <w:t>)</w:t>
      </w:r>
      <w:r w:rsidR="00FD147C" w:rsidRPr="006543A8">
        <w:t xml:space="preserve">. </w:t>
      </w:r>
      <w:r w:rsidR="006A6E85">
        <w:t>W</w:t>
      </w:r>
      <w:r w:rsidR="00FD147C" w:rsidRPr="006543A8">
        <w:t>e also detected multiple tree species</w:t>
      </w:r>
      <w:r w:rsidR="00932E4C" w:rsidRPr="006543A8">
        <w:t xml:space="preserve">, especially </w:t>
      </w:r>
      <w:r w:rsidR="00932E4C" w:rsidRPr="006543A8">
        <w:rPr>
          <w:i/>
          <w:iCs/>
        </w:rPr>
        <w:t>Tilia</w:t>
      </w:r>
      <w:r w:rsidR="00932E4C" w:rsidRPr="006543A8">
        <w:t xml:space="preserve"> spp. or linden</w:t>
      </w:r>
      <w:r w:rsidR="00604236" w:rsidRPr="006543A8">
        <w:t xml:space="preserve"> </w:t>
      </w:r>
      <w:r w:rsidR="00932E4C" w:rsidRPr="006543A8">
        <w:t xml:space="preserve">trees </w:t>
      </w:r>
      <w:r w:rsidR="00604236" w:rsidRPr="006543A8">
        <w:t xml:space="preserve">(Fig. </w:t>
      </w:r>
      <w:r w:rsidR="001945C1" w:rsidRPr="006543A8">
        <w:t>2</w:t>
      </w:r>
      <w:r w:rsidR="00604236" w:rsidRPr="006543A8">
        <w:t>)</w:t>
      </w:r>
      <w:r w:rsidR="0013160D" w:rsidRPr="006543A8">
        <w:t xml:space="preserve">. </w:t>
      </w:r>
      <w:r w:rsidR="006A6E85" w:rsidRPr="006543A8">
        <w:t xml:space="preserve">Across all samples, </w:t>
      </w:r>
      <w:r w:rsidR="006A6E85" w:rsidRPr="006543A8">
        <w:rPr>
          <w:i/>
          <w:iCs/>
        </w:rPr>
        <w:t>N. tenellus</w:t>
      </w:r>
      <w:r w:rsidR="006A6E85" w:rsidRPr="006543A8">
        <w:t xml:space="preserve"> individuals fed on a median of five plant species, four </w:t>
      </w:r>
      <w:r w:rsidR="006A6E85" w:rsidRPr="006543A8">
        <w:lastRenderedPageBreak/>
        <w:t>genera, and three families</w:t>
      </w:r>
      <w:r w:rsidR="009E556A">
        <w:t>, although individual leafhoppers ranged from 1 to 20 species</w:t>
      </w:r>
      <w:r w:rsidR="006A6E85" w:rsidRPr="006543A8">
        <w:t>.</w:t>
      </w:r>
      <w:r w:rsidR="009E556A">
        <w:t xml:space="preserve"> </w:t>
      </w:r>
      <w:r w:rsidR="006A6E85" w:rsidRPr="006543A8">
        <w:t>The</w:t>
      </w:r>
      <w:r w:rsidR="006D7905">
        <w:t>re was</w:t>
      </w:r>
      <w:r w:rsidR="006D7905" w:rsidRPr="006543A8">
        <w:t xml:space="preserve"> greater heterogeneity in sp</w:t>
      </w:r>
      <w:r w:rsidR="006D7905" w:rsidRPr="00E92A16">
        <w:t xml:space="preserve">ecies-level feeding </w:t>
      </w:r>
      <w:r w:rsidR="006A6E85" w:rsidRPr="00E92A16">
        <w:t>at the species level (</w:t>
      </w:r>
      <w:r w:rsidR="009E556A">
        <w:t xml:space="preserve">SD = </w:t>
      </w:r>
      <w:r w:rsidR="006A6E85" w:rsidRPr="00E92A16">
        <w:t>3.92).</w:t>
      </w:r>
    </w:p>
    <w:tbl>
      <w:tblPr>
        <w:tblW w:w="6930" w:type="dxa"/>
        <w:tblLook w:val="04A0" w:firstRow="1" w:lastRow="0" w:firstColumn="1" w:lastColumn="0" w:noHBand="0" w:noVBand="1"/>
        <w:tblPrChange w:id="198" w:author="Anderson, Riley Morgan" w:date="2025-12-09T13:51:00Z" w16du:dateUtc="2025-12-09T18:51:00Z">
          <w:tblPr>
            <w:tblW w:w="6760" w:type="dxa"/>
            <w:tblLook w:val="04A0" w:firstRow="1" w:lastRow="0" w:firstColumn="1" w:lastColumn="0" w:noHBand="0" w:noVBand="1"/>
          </w:tblPr>
        </w:tblPrChange>
      </w:tblPr>
      <w:tblGrid>
        <w:gridCol w:w="1800"/>
        <w:gridCol w:w="800"/>
        <w:gridCol w:w="960"/>
        <w:gridCol w:w="960"/>
        <w:gridCol w:w="960"/>
        <w:gridCol w:w="1450"/>
        <w:tblGridChange w:id="199">
          <w:tblGrid>
            <w:gridCol w:w="1640"/>
            <w:gridCol w:w="160"/>
            <w:gridCol w:w="800"/>
            <w:gridCol w:w="960"/>
            <w:gridCol w:w="960"/>
            <w:gridCol w:w="960"/>
            <w:gridCol w:w="1280"/>
            <w:gridCol w:w="170"/>
          </w:tblGrid>
        </w:tblGridChange>
      </w:tblGrid>
      <w:tr w:rsidR="00C96525" w:rsidRPr="00C96525" w14:paraId="788E29F9" w14:textId="77777777" w:rsidTr="00C96525">
        <w:trPr>
          <w:trHeight w:val="290"/>
          <w:ins w:id="200" w:author="Anderson, Riley Morgan" w:date="2025-12-09T13:51:00Z" w16du:dateUtc="2025-12-09T18:51:00Z"/>
          <w:trPrChange w:id="201" w:author="Anderson, Riley Morgan" w:date="2025-12-09T13:51:00Z" w16du:dateUtc="2025-12-09T18:51:00Z">
            <w:trPr>
              <w:gridAfter w:val="0"/>
              <w:trHeight w:val="290"/>
            </w:trPr>
          </w:trPrChange>
        </w:trPr>
        <w:tc>
          <w:tcPr>
            <w:tcW w:w="1800" w:type="dxa"/>
            <w:tcBorders>
              <w:top w:val="nil"/>
              <w:left w:val="nil"/>
              <w:bottom w:val="nil"/>
              <w:right w:val="nil"/>
            </w:tcBorders>
            <w:noWrap/>
            <w:vAlign w:val="bottom"/>
            <w:hideMark/>
            <w:tcPrChange w:id="202" w:author="Anderson, Riley Morgan" w:date="2025-12-09T13:51:00Z" w16du:dateUtc="2025-12-09T18:51:00Z">
              <w:tcPr>
                <w:tcW w:w="1640" w:type="dxa"/>
                <w:tcBorders>
                  <w:top w:val="nil"/>
                  <w:left w:val="nil"/>
                  <w:bottom w:val="nil"/>
                  <w:right w:val="nil"/>
                </w:tcBorders>
                <w:noWrap/>
                <w:vAlign w:val="bottom"/>
                <w:hideMark/>
              </w:tcPr>
            </w:tcPrChange>
          </w:tcPr>
          <w:p w14:paraId="131B9A95" w14:textId="77777777" w:rsidR="00C96525" w:rsidRPr="00C96525" w:rsidRDefault="00C96525" w:rsidP="00C96525">
            <w:pPr>
              <w:spacing w:after="0" w:line="240" w:lineRule="auto"/>
              <w:rPr>
                <w:ins w:id="203" w:author="Anderson, Riley Morgan" w:date="2025-12-09T13:51:00Z" w16du:dateUtc="2025-12-09T18:51:00Z"/>
                <w:rFonts w:ascii="Aptos Narrow" w:eastAsia="Times New Roman" w:hAnsi="Aptos Narrow" w:cs="Times New Roman"/>
                <w:b/>
                <w:bCs/>
                <w:color w:val="000000"/>
                <w:kern w:val="0"/>
                <w14:ligatures w14:val="none"/>
              </w:rPr>
            </w:pPr>
            <w:ins w:id="204" w:author="Anderson, Riley Morgan" w:date="2025-12-09T13:51:00Z" w16du:dateUtc="2025-12-09T18:51:00Z">
              <w:r w:rsidRPr="00C96525">
                <w:rPr>
                  <w:rFonts w:ascii="Aptos Narrow" w:eastAsia="Times New Roman" w:hAnsi="Aptos Narrow" w:cs="Times New Roman"/>
                  <w:b/>
                  <w:bCs/>
                  <w:color w:val="000000"/>
                  <w:kern w:val="0"/>
                  <w14:ligatures w14:val="none"/>
                </w:rPr>
                <w:t>Host plant</w:t>
              </w:r>
            </w:ins>
          </w:p>
        </w:tc>
        <w:tc>
          <w:tcPr>
            <w:tcW w:w="800" w:type="dxa"/>
            <w:tcBorders>
              <w:top w:val="nil"/>
              <w:left w:val="nil"/>
              <w:bottom w:val="nil"/>
              <w:right w:val="nil"/>
            </w:tcBorders>
            <w:noWrap/>
            <w:vAlign w:val="bottom"/>
            <w:hideMark/>
            <w:tcPrChange w:id="205" w:author="Anderson, Riley Morgan" w:date="2025-12-09T13:51:00Z" w16du:dateUtc="2025-12-09T18:51:00Z">
              <w:tcPr>
                <w:tcW w:w="960" w:type="dxa"/>
                <w:gridSpan w:val="2"/>
                <w:tcBorders>
                  <w:top w:val="nil"/>
                  <w:left w:val="nil"/>
                  <w:bottom w:val="nil"/>
                  <w:right w:val="nil"/>
                </w:tcBorders>
                <w:noWrap/>
                <w:vAlign w:val="bottom"/>
                <w:hideMark/>
              </w:tcPr>
            </w:tcPrChange>
          </w:tcPr>
          <w:p w14:paraId="250602BF" w14:textId="77777777" w:rsidR="00C96525" w:rsidRPr="00C96525" w:rsidRDefault="00C96525" w:rsidP="00C96525">
            <w:pPr>
              <w:spacing w:after="0" w:line="240" w:lineRule="auto"/>
              <w:jc w:val="center"/>
              <w:rPr>
                <w:ins w:id="206" w:author="Anderson, Riley Morgan" w:date="2025-12-09T13:51:00Z" w16du:dateUtc="2025-12-09T18:51:00Z"/>
                <w:rFonts w:ascii="Aptos Narrow" w:eastAsia="Times New Roman" w:hAnsi="Aptos Narrow" w:cs="Times New Roman"/>
                <w:b/>
                <w:bCs/>
                <w:color w:val="000000"/>
                <w:kern w:val="0"/>
                <w14:ligatures w14:val="none"/>
              </w:rPr>
            </w:pPr>
            <w:ins w:id="207" w:author="Anderson, Riley Morgan" w:date="2025-12-09T13:51:00Z" w16du:dateUtc="2025-12-09T18:51:00Z">
              <w:r w:rsidRPr="00C96525">
                <w:rPr>
                  <w:rFonts w:ascii="Aptos Narrow" w:eastAsia="Times New Roman" w:hAnsi="Aptos Narrow" w:cs="Times New Roman"/>
                  <w:b/>
                  <w:bCs/>
                  <w:color w:val="000000"/>
                  <w:kern w:val="0"/>
                  <w14:ligatures w14:val="none"/>
                </w:rPr>
                <w:t>Total</w:t>
              </w:r>
            </w:ins>
          </w:p>
        </w:tc>
        <w:tc>
          <w:tcPr>
            <w:tcW w:w="960" w:type="dxa"/>
            <w:tcBorders>
              <w:top w:val="nil"/>
              <w:left w:val="nil"/>
              <w:bottom w:val="nil"/>
              <w:right w:val="nil"/>
            </w:tcBorders>
            <w:noWrap/>
            <w:vAlign w:val="bottom"/>
            <w:hideMark/>
            <w:tcPrChange w:id="208" w:author="Anderson, Riley Morgan" w:date="2025-12-09T13:51:00Z" w16du:dateUtc="2025-12-09T18:51:00Z">
              <w:tcPr>
                <w:tcW w:w="960" w:type="dxa"/>
                <w:tcBorders>
                  <w:top w:val="nil"/>
                  <w:left w:val="nil"/>
                  <w:bottom w:val="nil"/>
                  <w:right w:val="nil"/>
                </w:tcBorders>
                <w:noWrap/>
                <w:vAlign w:val="bottom"/>
                <w:hideMark/>
              </w:tcPr>
            </w:tcPrChange>
          </w:tcPr>
          <w:p w14:paraId="72A43133" w14:textId="77777777" w:rsidR="00C96525" w:rsidRPr="00C96525" w:rsidRDefault="00C96525" w:rsidP="00C96525">
            <w:pPr>
              <w:spacing w:after="0" w:line="240" w:lineRule="auto"/>
              <w:jc w:val="center"/>
              <w:rPr>
                <w:ins w:id="209" w:author="Anderson, Riley Morgan" w:date="2025-12-09T13:51:00Z" w16du:dateUtc="2025-12-09T18:51:00Z"/>
                <w:rFonts w:ascii="Aptos Narrow" w:eastAsia="Times New Roman" w:hAnsi="Aptos Narrow" w:cs="Times New Roman"/>
                <w:b/>
                <w:bCs/>
                <w:color w:val="000000"/>
                <w:kern w:val="0"/>
                <w14:ligatures w14:val="none"/>
              </w:rPr>
            </w:pPr>
            <w:ins w:id="210" w:author="Anderson, Riley Morgan" w:date="2025-12-09T13:51:00Z" w16du:dateUtc="2025-12-09T18:51:00Z">
              <w:r w:rsidRPr="00C96525">
                <w:rPr>
                  <w:rFonts w:ascii="Aptos Narrow" w:eastAsia="Times New Roman" w:hAnsi="Aptos Narrow" w:cs="Times New Roman"/>
                  <w:b/>
                  <w:bCs/>
                  <w:color w:val="000000"/>
                  <w:kern w:val="0"/>
                  <w14:ligatures w14:val="none"/>
                </w:rPr>
                <w:t>BCTV</w:t>
              </w:r>
            </w:ins>
          </w:p>
        </w:tc>
        <w:tc>
          <w:tcPr>
            <w:tcW w:w="960" w:type="dxa"/>
            <w:tcBorders>
              <w:top w:val="nil"/>
              <w:left w:val="nil"/>
              <w:bottom w:val="nil"/>
              <w:right w:val="nil"/>
            </w:tcBorders>
            <w:noWrap/>
            <w:vAlign w:val="bottom"/>
            <w:hideMark/>
            <w:tcPrChange w:id="211" w:author="Anderson, Riley Morgan" w:date="2025-12-09T13:51:00Z" w16du:dateUtc="2025-12-09T18:51:00Z">
              <w:tcPr>
                <w:tcW w:w="960" w:type="dxa"/>
                <w:tcBorders>
                  <w:top w:val="nil"/>
                  <w:left w:val="nil"/>
                  <w:bottom w:val="nil"/>
                  <w:right w:val="nil"/>
                </w:tcBorders>
                <w:noWrap/>
                <w:vAlign w:val="bottom"/>
                <w:hideMark/>
              </w:tcPr>
            </w:tcPrChange>
          </w:tcPr>
          <w:p w14:paraId="20006D3C" w14:textId="77777777" w:rsidR="00C96525" w:rsidRPr="00C96525" w:rsidRDefault="00C96525" w:rsidP="00C96525">
            <w:pPr>
              <w:spacing w:after="0" w:line="240" w:lineRule="auto"/>
              <w:jc w:val="center"/>
              <w:rPr>
                <w:ins w:id="212" w:author="Anderson, Riley Morgan" w:date="2025-12-09T13:51:00Z" w16du:dateUtc="2025-12-09T18:51:00Z"/>
                <w:rFonts w:ascii="Aptos Narrow" w:eastAsia="Times New Roman" w:hAnsi="Aptos Narrow" w:cs="Times New Roman"/>
                <w:b/>
                <w:bCs/>
                <w:color w:val="000000"/>
                <w:kern w:val="0"/>
                <w14:ligatures w14:val="none"/>
              </w:rPr>
            </w:pPr>
            <w:ins w:id="213" w:author="Anderson, Riley Morgan" w:date="2025-12-09T13:51:00Z" w16du:dateUtc="2025-12-09T18:51:00Z">
              <w:r w:rsidRPr="00C96525">
                <w:rPr>
                  <w:rFonts w:ascii="Aptos Narrow" w:eastAsia="Times New Roman" w:hAnsi="Aptos Narrow" w:cs="Times New Roman"/>
                  <w:b/>
                  <w:bCs/>
                  <w:color w:val="000000"/>
                  <w:kern w:val="0"/>
                  <w14:ligatures w14:val="none"/>
                </w:rPr>
                <w:t>CPt</w:t>
              </w:r>
            </w:ins>
          </w:p>
        </w:tc>
        <w:tc>
          <w:tcPr>
            <w:tcW w:w="960" w:type="dxa"/>
            <w:tcBorders>
              <w:top w:val="nil"/>
              <w:left w:val="nil"/>
              <w:bottom w:val="nil"/>
              <w:right w:val="nil"/>
            </w:tcBorders>
            <w:noWrap/>
            <w:vAlign w:val="bottom"/>
            <w:hideMark/>
            <w:tcPrChange w:id="214" w:author="Anderson, Riley Morgan" w:date="2025-12-09T13:51:00Z" w16du:dateUtc="2025-12-09T18:51:00Z">
              <w:tcPr>
                <w:tcW w:w="960" w:type="dxa"/>
                <w:tcBorders>
                  <w:top w:val="nil"/>
                  <w:left w:val="nil"/>
                  <w:bottom w:val="nil"/>
                  <w:right w:val="nil"/>
                </w:tcBorders>
                <w:noWrap/>
                <w:vAlign w:val="bottom"/>
                <w:hideMark/>
              </w:tcPr>
            </w:tcPrChange>
          </w:tcPr>
          <w:p w14:paraId="4B6B6C71" w14:textId="77777777" w:rsidR="00C96525" w:rsidRPr="00C96525" w:rsidRDefault="00C96525" w:rsidP="00C96525">
            <w:pPr>
              <w:spacing w:after="0" w:line="240" w:lineRule="auto"/>
              <w:jc w:val="center"/>
              <w:rPr>
                <w:ins w:id="215" w:author="Anderson, Riley Morgan" w:date="2025-12-09T13:51:00Z" w16du:dateUtc="2025-12-09T18:51:00Z"/>
                <w:rFonts w:ascii="Aptos Narrow" w:eastAsia="Times New Roman" w:hAnsi="Aptos Narrow" w:cs="Times New Roman"/>
                <w:b/>
                <w:bCs/>
                <w:color w:val="000000"/>
                <w:kern w:val="0"/>
                <w14:ligatures w14:val="none"/>
              </w:rPr>
            </w:pPr>
            <w:ins w:id="216" w:author="Anderson, Riley Morgan" w:date="2025-12-09T13:51:00Z" w16du:dateUtc="2025-12-09T18:51:00Z">
              <w:r w:rsidRPr="00C96525">
                <w:rPr>
                  <w:rFonts w:ascii="Aptos Narrow" w:eastAsia="Times New Roman" w:hAnsi="Aptos Narrow" w:cs="Times New Roman"/>
                  <w:b/>
                  <w:bCs/>
                  <w:color w:val="000000"/>
                  <w:kern w:val="0"/>
                  <w14:ligatures w14:val="none"/>
                </w:rPr>
                <w:t>Healthy</w:t>
              </w:r>
            </w:ins>
          </w:p>
        </w:tc>
        <w:tc>
          <w:tcPr>
            <w:tcW w:w="1450" w:type="dxa"/>
            <w:tcBorders>
              <w:top w:val="nil"/>
              <w:left w:val="nil"/>
              <w:bottom w:val="nil"/>
              <w:right w:val="nil"/>
            </w:tcBorders>
            <w:noWrap/>
            <w:vAlign w:val="bottom"/>
            <w:hideMark/>
            <w:tcPrChange w:id="217" w:author="Anderson, Riley Morgan" w:date="2025-12-09T13:51:00Z" w16du:dateUtc="2025-12-09T18:51:00Z">
              <w:tcPr>
                <w:tcW w:w="1280" w:type="dxa"/>
                <w:tcBorders>
                  <w:top w:val="nil"/>
                  <w:left w:val="nil"/>
                  <w:bottom w:val="nil"/>
                  <w:right w:val="nil"/>
                </w:tcBorders>
                <w:noWrap/>
                <w:vAlign w:val="bottom"/>
                <w:hideMark/>
              </w:tcPr>
            </w:tcPrChange>
          </w:tcPr>
          <w:p w14:paraId="732BF620" w14:textId="77777777" w:rsidR="00C96525" w:rsidRPr="00C96525" w:rsidRDefault="00C96525" w:rsidP="00C96525">
            <w:pPr>
              <w:spacing w:after="0" w:line="240" w:lineRule="auto"/>
              <w:jc w:val="center"/>
              <w:rPr>
                <w:ins w:id="218" w:author="Anderson, Riley Morgan" w:date="2025-12-09T13:51:00Z" w16du:dateUtc="2025-12-09T18:51:00Z"/>
                <w:rFonts w:ascii="Aptos Narrow" w:eastAsia="Times New Roman" w:hAnsi="Aptos Narrow" w:cs="Times New Roman"/>
                <w:b/>
                <w:bCs/>
                <w:color w:val="000000"/>
                <w:kern w:val="0"/>
                <w14:ligatures w14:val="none"/>
              </w:rPr>
            </w:pPr>
            <w:ins w:id="219" w:author="Anderson, Riley Morgan" w:date="2025-12-09T13:51:00Z" w16du:dateUtc="2025-12-09T18:51:00Z">
              <w:r w:rsidRPr="00C96525">
                <w:rPr>
                  <w:rFonts w:ascii="Aptos Narrow" w:eastAsia="Times New Roman" w:hAnsi="Aptos Narrow" w:cs="Times New Roman"/>
                  <w:b/>
                  <w:bCs/>
                  <w:color w:val="000000"/>
                  <w:kern w:val="0"/>
                  <w14:ligatures w14:val="none"/>
                </w:rPr>
                <w:t>Co-infected</w:t>
              </w:r>
            </w:ins>
          </w:p>
        </w:tc>
      </w:tr>
      <w:tr w:rsidR="00C96525" w:rsidRPr="00C96525" w14:paraId="0E5D0BE5" w14:textId="77777777" w:rsidTr="00C96525">
        <w:trPr>
          <w:trHeight w:val="290"/>
          <w:ins w:id="220" w:author="Anderson, Riley Morgan" w:date="2025-12-09T13:51:00Z" w16du:dateUtc="2025-12-09T18:51:00Z"/>
          <w:trPrChange w:id="221" w:author="Anderson, Riley Morgan" w:date="2025-12-09T13:51:00Z" w16du:dateUtc="2025-12-09T18:51:00Z">
            <w:trPr>
              <w:gridAfter w:val="0"/>
              <w:trHeight w:val="290"/>
            </w:trPr>
          </w:trPrChange>
        </w:trPr>
        <w:tc>
          <w:tcPr>
            <w:tcW w:w="1800" w:type="dxa"/>
            <w:tcBorders>
              <w:top w:val="nil"/>
              <w:left w:val="nil"/>
              <w:bottom w:val="nil"/>
              <w:right w:val="nil"/>
            </w:tcBorders>
            <w:noWrap/>
            <w:vAlign w:val="bottom"/>
            <w:hideMark/>
            <w:tcPrChange w:id="222" w:author="Anderson, Riley Morgan" w:date="2025-12-09T13:51:00Z" w16du:dateUtc="2025-12-09T18:51:00Z">
              <w:tcPr>
                <w:tcW w:w="1640" w:type="dxa"/>
                <w:tcBorders>
                  <w:top w:val="nil"/>
                  <w:left w:val="nil"/>
                  <w:bottom w:val="nil"/>
                  <w:right w:val="nil"/>
                </w:tcBorders>
                <w:noWrap/>
                <w:vAlign w:val="bottom"/>
                <w:hideMark/>
              </w:tcPr>
            </w:tcPrChange>
          </w:tcPr>
          <w:p w14:paraId="00ED3B82" w14:textId="77777777" w:rsidR="00C96525" w:rsidRPr="00C96525" w:rsidRDefault="00C96525" w:rsidP="00C96525">
            <w:pPr>
              <w:spacing w:after="0" w:line="240" w:lineRule="auto"/>
              <w:rPr>
                <w:ins w:id="223" w:author="Anderson, Riley Morgan" w:date="2025-12-09T13:51:00Z" w16du:dateUtc="2025-12-09T18:51:00Z"/>
                <w:rFonts w:ascii="Aptos Narrow" w:eastAsia="Times New Roman" w:hAnsi="Aptos Narrow" w:cs="Times New Roman"/>
                <w:color w:val="000000"/>
                <w:kern w:val="0"/>
                <w14:ligatures w14:val="none"/>
              </w:rPr>
            </w:pPr>
            <w:ins w:id="224" w:author="Anderson, Riley Morgan" w:date="2025-12-09T13:51:00Z" w16du:dateUtc="2025-12-09T18:51:00Z">
              <w:r w:rsidRPr="00C96525">
                <w:rPr>
                  <w:rFonts w:ascii="Aptos Narrow" w:eastAsia="Times New Roman" w:hAnsi="Aptos Narrow" w:cs="Times New Roman"/>
                  <w:color w:val="000000"/>
                  <w:kern w:val="0"/>
                  <w14:ligatures w14:val="none"/>
                </w:rPr>
                <w:t>Filaree</w:t>
              </w:r>
            </w:ins>
          </w:p>
        </w:tc>
        <w:tc>
          <w:tcPr>
            <w:tcW w:w="800" w:type="dxa"/>
            <w:tcBorders>
              <w:top w:val="nil"/>
              <w:left w:val="nil"/>
              <w:bottom w:val="nil"/>
              <w:right w:val="nil"/>
            </w:tcBorders>
            <w:noWrap/>
            <w:vAlign w:val="bottom"/>
            <w:hideMark/>
            <w:tcPrChange w:id="225" w:author="Anderson, Riley Morgan" w:date="2025-12-09T13:51:00Z" w16du:dateUtc="2025-12-09T18:51:00Z">
              <w:tcPr>
                <w:tcW w:w="960" w:type="dxa"/>
                <w:gridSpan w:val="2"/>
                <w:tcBorders>
                  <w:top w:val="nil"/>
                  <w:left w:val="nil"/>
                  <w:bottom w:val="nil"/>
                  <w:right w:val="nil"/>
                </w:tcBorders>
                <w:noWrap/>
                <w:vAlign w:val="bottom"/>
                <w:hideMark/>
              </w:tcPr>
            </w:tcPrChange>
          </w:tcPr>
          <w:p w14:paraId="28109C0E" w14:textId="77777777" w:rsidR="00C96525" w:rsidRPr="00C96525" w:rsidRDefault="00C96525" w:rsidP="00C96525">
            <w:pPr>
              <w:spacing w:after="0" w:line="240" w:lineRule="auto"/>
              <w:jc w:val="center"/>
              <w:rPr>
                <w:ins w:id="226" w:author="Anderson, Riley Morgan" w:date="2025-12-09T13:51:00Z" w16du:dateUtc="2025-12-09T18:51:00Z"/>
                <w:rFonts w:ascii="Aptos Narrow" w:eastAsia="Times New Roman" w:hAnsi="Aptos Narrow" w:cs="Times New Roman"/>
                <w:color w:val="000000"/>
                <w:kern w:val="0"/>
                <w14:ligatures w14:val="none"/>
              </w:rPr>
            </w:pPr>
            <w:ins w:id="227" w:author="Anderson, Riley Morgan" w:date="2025-12-09T13:51:00Z" w16du:dateUtc="2025-12-09T18:51:00Z">
              <w:r w:rsidRPr="00C96525">
                <w:rPr>
                  <w:rFonts w:ascii="Aptos Narrow" w:eastAsia="Times New Roman" w:hAnsi="Aptos Narrow" w:cs="Times New Roman"/>
                  <w:color w:val="000000"/>
                  <w:kern w:val="0"/>
                  <w14:ligatures w14:val="none"/>
                </w:rPr>
                <w:t>1</w:t>
              </w:r>
            </w:ins>
          </w:p>
        </w:tc>
        <w:tc>
          <w:tcPr>
            <w:tcW w:w="960" w:type="dxa"/>
            <w:tcBorders>
              <w:top w:val="nil"/>
              <w:left w:val="nil"/>
              <w:bottom w:val="nil"/>
              <w:right w:val="nil"/>
            </w:tcBorders>
            <w:noWrap/>
            <w:vAlign w:val="bottom"/>
            <w:hideMark/>
            <w:tcPrChange w:id="228" w:author="Anderson, Riley Morgan" w:date="2025-12-09T13:51:00Z" w16du:dateUtc="2025-12-09T18:51:00Z">
              <w:tcPr>
                <w:tcW w:w="960" w:type="dxa"/>
                <w:tcBorders>
                  <w:top w:val="nil"/>
                  <w:left w:val="nil"/>
                  <w:bottom w:val="nil"/>
                  <w:right w:val="nil"/>
                </w:tcBorders>
                <w:noWrap/>
                <w:vAlign w:val="bottom"/>
                <w:hideMark/>
              </w:tcPr>
            </w:tcPrChange>
          </w:tcPr>
          <w:p w14:paraId="203F96E9" w14:textId="77777777" w:rsidR="00C96525" w:rsidRPr="00C96525" w:rsidRDefault="00C96525" w:rsidP="00C96525">
            <w:pPr>
              <w:spacing w:after="0" w:line="240" w:lineRule="auto"/>
              <w:jc w:val="center"/>
              <w:rPr>
                <w:ins w:id="229" w:author="Anderson, Riley Morgan" w:date="2025-12-09T13:51:00Z" w16du:dateUtc="2025-12-09T18:51:00Z"/>
                <w:rFonts w:ascii="Aptos Narrow" w:eastAsia="Times New Roman" w:hAnsi="Aptos Narrow" w:cs="Times New Roman"/>
                <w:color w:val="000000"/>
                <w:kern w:val="0"/>
                <w14:ligatures w14:val="none"/>
              </w:rPr>
            </w:pPr>
            <w:ins w:id="230" w:author="Anderson, Riley Morgan" w:date="2025-12-09T13:51:00Z" w16du:dateUtc="2025-12-09T18:51:00Z">
              <w:r w:rsidRPr="00C96525">
                <w:rPr>
                  <w:rFonts w:ascii="Aptos Narrow" w:eastAsia="Times New Roman" w:hAnsi="Aptos Narrow" w:cs="Times New Roman"/>
                  <w:color w:val="000000"/>
                  <w:kern w:val="0"/>
                  <w14:ligatures w14:val="none"/>
                </w:rPr>
                <w:t>0</w:t>
              </w:r>
            </w:ins>
          </w:p>
        </w:tc>
        <w:tc>
          <w:tcPr>
            <w:tcW w:w="960" w:type="dxa"/>
            <w:tcBorders>
              <w:top w:val="nil"/>
              <w:left w:val="nil"/>
              <w:bottom w:val="nil"/>
              <w:right w:val="nil"/>
            </w:tcBorders>
            <w:noWrap/>
            <w:vAlign w:val="bottom"/>
            <w:hideMark/>
            <w:tcPrChange w:id="231" w:author="Anderson, Riley Morgan" w:date="2025-12-09T13:51:00Z" w16du:dateUtc="2025-12-09T18:51:00Z">
              <w:tcPr>
                <w:tcW w:w="960" w:type="dxa"/>
                <w:tcBorders>
                  <w:top w:val="nil"/>
                  <w:left w:val="nil"/>
                  <w:bottom w:val="nil"/>
                  <w:right w:val="nil"/>
                </w:tcBorders>
                <w:noWrap/>
                <w:vAlign w:val="bottom"/>
                <w:hideMark/>
              </w:tcPr>
            </w:tcPrChange>
          </w:tcPr>
          <w:p w14:paraId="428D351C" w14:textId="77777777" w:rsidR="00C96525" w:rsidRPr="00C96525" w:rsidRDefault="00C96525" w:rsidP="00C96525">
            <w:pPr>
              <w:spacing w:after="0" w:line="240" w:lineRule="auto"/>
              <w:jc w:val="center"/>
              <w:rPr>
                <w:ins w:id="232" w:author="Anderson, Riley Morgan" w:date="2025-12-09T13:51:00Z" w16du:dateUtc="2025-12-09T18:51:00Z"/>
                <w:rFonts w:ascii="Aptos Narrow" w:eastAsia="Times New Roman" w:hAnsi="Aptos Narrow" w:cs="Times New Roman"/>
                <w:color w:val="000000"/>
                <w:kern w:val="0"/>
                <w14:ligatures w14:val="none"/>
              </w:rPr>
            </w:pPr>
            <w:ins w:id="233" w:author="Anderson, Riley Morgan" w:date="2025-12-09T13:51:00Z" w16du:dateUtc="2025-12-09T18:51:00Z">
              <w:r w:rsidRPr="00C96525">
                <w:rPr>
                  <w:rFonts w:ascii="Aptos Narrow" w:eastAsia="Times New Roman" w:hAnsi="Aptos Narrow" w:cs="Times New Roman"/>
                  <w:color w:val="000000"/>
                  <w:kern w:val="0"/>
                  <w14:ligatures w14:val="none"/>
                </w:rPr>
                <w:t>1</w:t>
              </w:r>
            </w:ins>
          </w:p>
        </w:tc>
        <w:tc>
          <w:tcPr>
            <w:tcW w:w="960" w:type="dxa"/>
            <w:tcBorders>
              <w:top w:val="nil"/>
              <w:left w:val="nil"/>
              <w:bottom w:val="nil"/>
              <w:right w:val="nil"/>
            </w:tcBorders>
            <w:noWrap/>
            <w:vAlign w:val="bottom"/>
            <w:hideMark/>
            <w:tcPrChange w:id="234" w:author="Anderson, Riley Morgan" w:date="2025-12-09T13:51:00Z" w16du:dateUtc="2025-12-09T18:51:00Z">
              <w:tcPr>
                <w:tcW w:w="960" w:type="dxa"/>
                <w:tcBorders>
                  <w:top w:val="nil"/>
                  <w:left w:val="nil"/>
                  <w:bottom w:val="nil"/>
                  <w:right w:val="nil"/>
                </w:tcBorders>
                <w:noWrap/>
                <w:vAlign w:val="bottom"/>
                <w:hideMark/>
              </w:tcPr>
            </w:tcPrChange>
          </w:tcPr>
          <w:p w14:paraId="3E3B47CE" w14:textId="77777777" w:rsidR="00C96525" w:rsidRPr="00C96525" w:rsidRDefault="00C96525" w:rsidP="00C96525">
            <w:pPr>
              <w:spacing w:after="0" w:line="240" w:lineRule="auto"/>
              <w:jc w:val="center"/>
              <w:rPr>
                <w:ins w:id="235" w:author="Anderson, Riley Morgan" w:date="2025-12-09T13:51:00Z" w16du:dateUtc="2025-12-09T18:51:00Z"/>
                <w:rFonts w:ascii="Aptos Narrow" w:eastAsia="Times New Roman" w:hAnsi="Aptos Narrow" w:cs="Times New Roman"/>
                <w:color w:val="000000"/>
                <w:kern w:val="0"/>
                <w14:ligatures w14:val="none"/>
              </w:rPr>
            </w:pPr>
            <w:ins w:id="236" w:author="Anderson, Riley Morgan" w:date="2025-12-09T13:51:00Z" w16du:dateUtc="2025-12-09T18:51:00Z">
              <w:r w:rsidRPr="00C96525">
                <w:rPr>
                  <w:rFonts w:ascii="Aptos Narrow" w:eastAsia="Times New Roman" w:hAnsi="Aptos Narrow" w:cs="Times New Roman"/>
                  <w:color w:val="000000"/>
                  <w:kern w:val="0"/>
                  <w14:ligatures w14:val="none"/>
                </w:rPr>
                <w:t>0</w:t>
              </w:r>
            </w:ins>
          </w:p>
        </w:tc>
        <w:tc>
          <w:tcPr>
            <w:tcW w:w="1450" w:type="dxa"/>
            <w:tcBorders>
              <w:top w:val="nil"/>
              <w:left w:val="nil"/>
              <w:bottom w:val="nil"/>
              <w:right w:val="nil"/>
            </w:tcBorders>
            <w:noWrap/>
            <w:vAlign w:val="bottom"/>
            <w:hideMark/>
            <w:tcPrChange w:id="237" w:author="Anderson, Riley Morgan" w:date="2025-12-09T13:51:00Z" w16du:dateUtc="2025-12-09T18:51:00Z">
              <w:tcPr>
                <w:tcW w:w="1280" w:type="dxa"/>
                <w:tcBorders>
                  <w:top w:val="nil"/>
                  <w:left w:val="nil"/>
                  <w:bottom w:val="nil"/>
                  <w:right w:val="nil"/>
                </w:tcBorders>
                <w:noWrap/>
                <w:vAlign w:val="bottom"/>
                <w:hideMark/>
              </w:tcPr>
            </w:tcPrChange>
          </w:tcPr>
          <w:p w14:paraId="033E76B7" w14:textId="77777777" w:rsidR="00C96525" w:rsidRPr="00C96525" w:rsidRDefault="00C96525" w:rsidP="00C96525">
            <w:pPr>
              <w:spacing w:after="0" w:line="240" w:lineRule="auto"/>
              <w:jc w:val="center"/>
              <w:rPr>
                <w:ins w:id="238" w:author="Anderson, Riley Morgan" w:date="2025-12-09T13:51:00Z" w16du:dateUtc="2025-12-09T18:51:00Z"/>
                <w:rFonts w:ascii="Aptos Narrow" w:eastAsia="Times New Roman" w:hAnsi="Aptos Narrow" w:cs="Times New Roman"/>
                <w:color w:val="000000"/>
                <w:kern w:val="0"/>
                <w14:ligatures w14:val="none"/>
              </w:rPr>
            </w:pPr>
            <w:ins w:id="239" w:author="Anderson, Riley Morgan" w:date="2025-12-09T13:51:00Z" w16du:dateUtc="2025-12-09T18:51:00Z">
              <w:r w:rsidRPr="00C96525">
                <w:rPr>
                  <w:rFonts w:ascii="Aptos Narrow" w:eastAsia="Times New Roman" w:hAnsi="Aptos Narrow" w:cs="Times New Roman"/>
                  <w:color w:val="000000"/>
                  <w:kern w:val="0"/>
                  <w14:ligatures w14:val="none"/>
                </w:rPr>
                <w:t>0</w:t>
              </w:r>
            </w:ins>
          </w:p>
        </w:tc>
      </w:tr>
      <w:tr w:rsidR="00C96525" w:rsidRPr="00C96525" w14:paraId="4D757D7A" w14:textId="77777777" w:rsidTr="00C96525">
        <w:trPr>
          <w:trHeight w:val="290"/>
          <w:ins w:id="240" w:author="Anderson, Riley Morgan" w:date="2025-12-09T13:51:00Z" w16du:dateUtc="2025-12-09T18:51:00Z"/>
          <w:trPrChange w:id="241" w:author="Anderson, Riley Morgan" w:date="2025-12-09T13:51:00Z" w16du:dateUtc="2025-12-09T18:51:00Z">
            <w:trPr>
              <w:gridAfter w:val="0"/>
              <w:trHeight w:val="290"/>
            </w:trPr>
          </w:trPrChange>
        </w:trPr>
        <w:tc>
          <w:tcPr>
            <w:tcW w:w="1800" w:type="dxa"/>
            <w:tcBorders>
              <w:top w:val="nil"/>
              <w:left w:val="nil"/>
              <w:bottom w:val="nil"/>
              <w:right w:val="nil"/>
            </w:tcBorders>
            <w:noWrap/>
            <w:vAlign w:val="bottom"/>
            <w:hideMark/>
            <w:tcPrChange w:id="242" w:author="Anderson, Riley Morgan" w:date="2025-12-09T13:51:00Z" w16du:dateUtc="2025-12-09T18:51:00Z">
              <w:tcPr>
                <w:tcW w:w="1640" w:type="dxa"/>
                <w:tcBorders>
                  <w:top w:val="nil"/>
                  <w:left w:val="nil"/>
                  <w:bottom w:val="nil"/>
                  <w:right w:val="nil"/>
                </w:tcBorders>
                <w:noWrap/>
                <w:vAlign w:val="bottom"/>
                <w:hideMark/>
              </w:tcPr>
            </w:tcPrChange>
          </w:tcPr>
          <w:p w14:paraId="229E19A0" w14:textId="77777777" w:rsidR="00C96525" w:rsidRPr="00C96525" w:rsidRDefault="00C96525" w:rsidP="00C96525">
            <w:pPr>
              <w:spacing w:after="0" w:line="240" w:lineRule="auto"/>
              <w:rPr>
                <w:ins w:id="243" w:author="Anderson, Riley Morgan" w:date="2025-12-09T13:51:00Z" w16du:dateUtc="2025-12-09T18:51:00Z"/>
                <w:rFonts w:ascii="Aptos Narrow" w:eastAsia="Times New Roman" w:hAnsi="Aptos Narrow" w:cs="Times New Roman"/>
                <w:color w:val="000000"/>
                <w:kern w:val="0"/>
                <w14:ligatures w14:val="none"/>
              </w:rPr>
            </w:pPr>
            <w:ins w:id="244" w:author="Anderson, Riley Morgan" w:date="2025-12-09T13:51:00Z" w16du:dateUtc="2025-12-09T18:51:00Z">
              <w:r w:rsidRPr="00C96525">
                <w:rPr>
                  <w:rFonts w:ascii="Aptos Narrow" w:eastAsia="Times New Roman" w:hAnsi="Aptos Narrow" w:cs="Times New Roman"/>
                  <w:color w:val="000000"/>
                  <w:kern w:val="0"/>
                  <w14:ligatures w14:val="none"/>
                </w:rPr>
                <w:t>Flixweed</w:t>
              </w:r>
            </w:ins>
          </w:p>
        </w:tc>
        <w:tc>
          <w:tcPr>
            <w:tcW w:w="800" w:type="dxa"/>
            <w:tcBorders>
              <w:top w:val="nil"/>
              <w:left w:val="nil"/>
              <w:bottom w:val="nil"/>
              <w:right w:val="nil"/>
            </w:tcBorders>
            <w:noWrap/>
            <w:vAlign w:val="bottom"/>
            <w:hideMark/>
            <w:tcPrChange w:id="245" w:author="Anderson, Riley Morgan" w:date="2025-12-09T13:51:00Z" w16du:dateUtc="2025-12-09T18:51:00Z">
              <w:tcPr>
                <w:tcW w:w="960" w:type="dxa"/>
                <w:gridSpan w:val="2"/>
                <w:tcBorders>
                  <w:top w:val="nil"/>
                  <w:left w:val="nil"/>
                  <w:bottom w:val="nil"/>
                  <w:right w:val="nil"/>
                </w:tcBorders>
                <w:noWrap/>
                <w:vAlign w:val="bottom"/>
                <w:hideMark/>
              </w:tcPr>
            </w:tcPrChange>
          </w:tcPr>
          <w:p w14:paraId="2649D9E8" w14:textId="77777777" w:rsidR="00C96525" w:rsidRPr="00C96525" w:rsidRDefault="00C96525" w:rsidP="00C96525">
            <w:pPr>
              <w:spacing w:after="0" w:line="240" w:lineRule="auto"/>
              <w:jc w:val="center"/>
              <w:rPr>
                <w:ins w:id="246" w:author="Anderson, Riley Morgan" w:date="2025-12-09T13:51:00Z" w16du:dateUtc="2025-12-09T18:51:00Z"/>
                <w:rFonts w:ascii="Aptos Narrow" w:eastAsia="Times New Roman" w:hAnsi="Aptos Narrow" w:cs="Times New Roman"/>
                <w:color w:val="000000"/>
                <w:kern w:val="0"/>
                <w14:ligatures w14:val="none"/>
              </w:rPr>
            </w:pPr>
            <w:ins w:id="247" w:author="Anderson, Riley Morgan" w:date="2025-12-09T13:51:00Z" w16du:dateUtc="2025-12-09T18:51:00Z">
              <w:r w:rsidRPr="00C96525">
                <w:rPr>
                  <w:rFonts w:ascii="Aptos Narrow" w:eastAsia="Times New Roman" w:hAnsi="Aptos Narrow" w:cs="Times New Roman"/>
                  <w:color w:val="000000"/>
                  <w:kern w:val="0"/>
                  <w14:ligatures w14:val="none"/>
                </w:rPr>
                <w:t>25</w:t>
              </w:r>
            </w:ins>
          </w:p>
        </w:tc>
        <w:tc>
          <w:tcPr>
            <w:tcW w:w="960" w:type="dxa"/>
            <w:tcBorders>
              <w:top w:val="nil"/>
              <w:left w:val="nil"/>
              <w:bottom w:val="nil"/>
              <w:right w:val="nil"/>
            </w:tcBorders>
            <w:noWrap/>
            <w:vAlign w:val="bottom"/>
            <w:hideMark/>
            <w:tcPrChange w:id="248" w:author="Anderson, Riley Morgan" w:date="2025-12-09T13:51:00Z" w16du:dateUtc="2025-12-09T18:51:00Z">
              <w:tcPr>
                <w:tcW w:w="960" w:type="dxa"/>
                <w:tcBorders>
                  <w:top w:val="nil"/>
                  <w:left w:val="nil"/>
                  <w:bottom w:val="nil"/>
                  <w:right w:val="nil"/>
                </w:tcBorders>
                <w:noWrap/>
                <w:vAlign w:val="bottom"/>
                <w:hideMark/>
              </w:tcPr>
            </w:tcPrChange>
          </w:tcPr>
          <w:p w14:paraId="7A395765" w14:textId="77777777" w:rsidR="00C96525" w:rsidRPr="00C96525" w:rsidRDefault="00C96525" w:rsidP="00C96525">
            <w:pPr>
              <w:spacing w:after="0" w:line="240" w:lineRule="auto"/>
              <w:jc w:val="center"/>
              <w:rPr>
                <w:ins w:id="249" w:author="Anderson, Riley Morgan" w:date="2025-12-09T13:51:00Z" w16du:dateUtc="2025-12-09T18:51:00Z"/>
                <w:rFonts w:ascii="Aptos Narrow" w:eastAsia="Times New Roman" w:hAnsi="Aptos Narrow" w:cs="Times New Roman"/>
                <w:color w:val="000000"/>
                <w:kern w:val="0"/>
                <w14:ligatures w14:val="none"/>
              </w:rPr>
            </w:pPr>
            <w:ins w:id="250" w:author="Anderson, Riley Morgan" w:date="2025-12-09T13:51:00Z" w16du:dateUtc="2025-12-09T18:51:00Z">
              <w:r w:rsidRPr="00C96525">
                <w:rPr>
                  <w:rFonts w:ascii="Aptos Narrow" w:eastAsia="Times New Roman" w:hAnsi="Aptos Narrow" w:cs="Times New Roman"/>
                  <w:color w:val="000000"/>
                  <w:kern w:val="0"/>
                  <w14:ligatures w14:val="none"/>
                </w:rPr>
                <w:t>12</w:t>
              </w:r>
            </w:ins>
          </w:p>
        </w:tc>
        <w:tc>
          <w:tcPr>
            <w:tcW w:w="960" w:type="dxa"/>
            <w:tcBorders>
              <w:top w:val="nil"/>
              <w:left w:val="nil"/>
              <w:bottom w:val="nil"/>
              <w:right w:val="nil"/>
            </w:tcBorders>
            <w:noWrap/>
            <w:vAlign w:val="bottom"/>
            <w:hideMark/>
            <w:tcPrChange w:id="251" w:author="Anderson, Riley Morgan" w:date="2025-12-09T13:51:00Z" w16du:dateUtc="2025-12-09T18:51:00Z">
              <w:tcPr>
                <w:tcW w:w="960" w:type="dxa"/>
                <w:tcBorders>
                  <w:top w:val="nil"/>
                  <w:left w:val="nil"/>
                  <w:bottom w:val="nil"/>
                  <w:right w:val="nil"/>
                </w:tcBorders>
                <w:noWrap/>
                <w:vAlign w:val="bottom"/>
                <w:hideMark/>
              </w:tcPr>
            </w:tcPrChange>
          </w:tcPr>
          <w:p w14:paraId="04DAADCA" w14:textId="77777777" w:rsidR="00C96525" w:rsidRPr="00C96525" w:rsidRDefault="00C96525" w:rsidP="00C96525">
            <w:pPr>
              <w:spacing w:after="0" w:line="240" w:lineRule="auto"/>
              <w:jc w:val="center"/>
              <w:rPr>
                <w:ins w:id="252" w:author="Anderson, Riley Morgan" w:date="2025-12-09T13:51:00Z" w16du:dateUtc="2025-12-09T18:51:00Z"/>
                <w:rFonts w:ascii="Aptos Narrow" w:eastAsia="Times New Roman" w:hAnsi="Aptos Narrow" w:cs="Times New Roman"/>
                <w:color w:val="000000"/>
                <w:kern w:val="0"/>
                <w14:ligatures w14:val="none"/>
              </w:rPr>
            </w:pPr>
            <w:ins w:id="253" w:author="Anderson, Riley Morgan" w:date="2025-12-09T13:51:00Z" w16du:dateUtc="2025-12-09T18:51:00Z">
              <w:r w:rsidRPr="00C96525">
                <w:rPr>
                  <w:rFonts w:ascii="Aptos Narrow" w:eastAsia="Times New Roman" w:hAnsi="Aptos Narrow" w:cs="Times New Roman"/>
                  <w:color w:val="000000"/>
                  <w:kern w:val="0"/>
                  <w14:ligatures w14:val="none"/>
                </w:rPr>
                <w:t>5</w:t>
              </w:r>
            </w:ins>
          </w:p>
        </w:tc>
        <w:tc>
          <w:tcPr>
            <w:tcW w:w="960" w:type="dxa"/>
            <w:tcBorders>
              <w:top w:val="nil"/>
              <w:left w:val="nil"/>
              <w:bottom w:val="nil"/>
              <w:right w:val="nil"/>
            </w:tcBorders>
            <w:noWrap/>
            <w:vAlign w:val="bottom"/>
            <w:hideMark/>
            <w:tcPrChange w:id="254" w:author="Anderson, Riley Morgan" w:date="2025-12-09T13:51:00Z" w16du:dateUtc="2025-12-09T18:51:00Z">
              <w:tcPr>
                <w:tcW w:w="960" w:type="dxa"/>
                <w:tcBorders>
                  <w:top w:val="nil"/>
                  <w:left w:val="nil"/>
                  <w:bottom w:val="nil"/>
                  <w:right w:val="nil"/>
                </w:tcBorders>
                <w:noWrap/>
                <w:vAlign w:val="bottom"/>
                <w:hideMark/>
              </w:tcPr>
            </w:tcPrChange>
          </w:tcPr>
          <w:p w14:paraId="5449C7AB" w14:textId="77777777" w:rsidR="00C96525" w:rsidRPr="00C96525" w:rsidRDefault="00C96525" w:rsidP="00C96525">
            <w:pPr>
              <w:spacing w:after="0" w:line="240" w:lineRule="auto"/>
              <w:jc w:val="center"/>
              <w:rPr>
                <w:ins w:id="255" w:author="Anderson, Riley Morgan" w:date="2025-12-09T13:51:00Z" w16du:dateUtc="2025-12-09T18:51:00Z"/>
                <w:rFonts w:ascii="Aptos Narrow" w:eastAsia="Times New Roman" w:hAnsi="Aptos Narrow" w:cs="Times New Roman"/>
                <w:color w:val="000000"/>
                <w:kern w:val="0"/>
                <w14:ligatures w14:val="none"/>
              </w:rPr>
            </w:pPr>
            <w:ins w:id="256" w:author="Anderson, Riley Morgan" w:date="2025-12-09T13:51:00Z" w16du:dateUtc="2025-12-09T18:51:00Z">
              <w:r w:rsidRPr="00C96525">
                <w:rPr>
                  <w:rFonts w:ascii="Aptos Narrow" w:eastAsia="Times New Roman" w:hAnsi="Aptos Narrow" w:cs="Times New Roman"/>
                  <w:color w:val="000000"/>
                  <w:kern w:val="0"/>
                  <w14:ligatures w14:val="none"/>
                </w:rPr>
                <w:t>10</w:t>
              </w:r>
            </w:ins>
          </w:p>
        </w:tc>
        <w:tc>
          <w:tcPr>
            <w:tcW w:w="1450" w:type="dxa"/>
            <w:tcBorders>
              <w:top w:val="nil"/>
              <w:left w:val="nil"/>
              <w:bottom w:val="nil"/>
              <w:right w:val="nil"/>
            </w:tcBorders>
            <w:noWrap/>
            <w:vAlign w:val="bottom"/>
            <w:hideMark/>
            <w:tcPrChange w:id="257" w:author="Anderson, Riley Morgan" w:date="2025-12-09T13:51:00Z" w16du:dateUtc="2025-12-09T18:51:00Z">
              <w:tcPr>
                <w:tcW w:w="1280" w:type="dxa"/>
                <w:tcBorders>
                  <w:top w:val="nil"/>
                  <w:left w:val="nil"/>
                  <w:bottom w:val="nil"/>
                  <w:right w:val="nil"/>
                </w:tcBorders>
                <w:noWrap/>
                <w:vAlign w:val="bottom"/>
                <w:hideMark/>
              </w:tcPr>
            </w:tcPrChange>
          </w:tcPr>
          <w:p w14:paraId="2D7DC82F" w14:textId="77777777" w:rsidR="00C96525" w:rsidRPr="00C96525" w:rsidRDefault="00C96525" w:rsidP="00C96525">
            <w:pPr>
              <w:spacing w:after="0" w:line="240" w:lineRule="auto"/>
              <w:jc w:val="center"/>
              <w:rPr>
                <w:ins w:id="258" w:author="Anderson, Riley Morgan" w:date="2025-12-09T13:51:00Z" w16du:dateUtc="2025-12-09T18:51:00Z"/>
                <w:rFonts w:ascii="Aptos Narrow" w:eastAsia="Times New Roman" w:hAnsi="Aptos Narrow" w:cs="Times New Roman"/>
                <w:color w:val="000000"/>
                <w:kern w:val="0"/>
                <w14:ligatures w14:val="none"/>
              </w:rPr>
            </w:pPr>
            <w:ins w:id="259" w:author="Anderson, Riley Morgan" w:date="2025-12-09T13:51:00Z" w16du:dateUtc="2025-12-09T18:51:00Z">
              <w:r w:rsidRPr="00C96525">
                <w:rPr>
                  <w:rFonts w:ascii="Aptos Narrow" w:eastAsia="Times New Roman" w:hAnsi="Aptos Narrow" w:cs="Times New Roman"/>
                  <w:color w:val="000000"/>
                  <w:kern w:val="0"/>
                  <w14:ligatures w14:val="none"/>
                </w:rPr>
                <w:t>3</w:t>
              </w:r>
            </w:ins>
          </w:p>
        </w:tc>
      </w:tr>
      <w:tr w:rsidR="00C96525" w:rsidRPr="00C96525" w14:paraId="0373CC72" w14:textId="77777777" w:rsidTr="00C96525">
        <w:trPr>
          <w:trHeight w:val="290"/>
          <w:ins w:id="260" w:author="Anderson, Riley Morgan" w:date="2025-12-09T13:51:00Z" w16du:dateUtc="2025-12-09T18:51:00Z"/>
          <w:trPrChange w:id="261" w:author="Anderson, Riley Morgan" w:date="2025-12-09T13:51:00Z" w16du:dateUtc="2025-12-09T18:51:00Z">
            <w:trPr>
              <w:gridAfter w:val="0"/>
              <w:trHeight w:val="290"/>
            </w:trPr>
          </w:trPrChange>
        </w:trPr>
        <w:tc>
          <w:tcPr>
            <w:tcW w:w="1800" w:type="dxa"/>
            <w:tcBorders>
              <w:top w:val="nil"/>
              <w:left w:val="nil"/>
              <w:bottom w:val="nil"/>
              <w:right w:val="nil"/>
            </w:tcBorders>
            <w:noWrap/>
            <w:vAlign w:val="bottom"/>
            <w:hideMark/>
            <w:tcPrChange w:id="262" w:author="Anderson, Riley Morgan" w:date="2025-12-09T13:51:00Z" w16du:dateUtc="2025-12-09T18:51:00Z">
              <w:tcPr>
                <w:tcW w:w="1640" w:type="dxa"/>
                <w:tcBorders>
                  <w:top w:val="nil"/>
                  <w:left w:val="nil"/>
                  <w:bottom w:val="nil"/>
                  <w:right w:val="nil"/>
                </w:tcBorders>
                <w:noWrap/>
                <w:vAlign w:val="bottom"/>
                <w:hideMark/>
              </w:tcPr>
            </w:tcPrChange>
          </w:tcPr>
          <w:p w14:paraId="2F5B9952" w14:textId="77777777" w:rsidR="00C96525" w:rsidRPr="00C96525" w:rsidRDefault="00C96525" w:rsidP="00C96525">
            <w:pPr>
              <w:spacing w:after="0" w:line="240" w:lineRule="auto"/>
              <w:rPr>
                <w:ins w:id="263" w:author="Anderson, Riley Morgan" w:date="2025-12-09T13:51:00Z" w16du:dateUtc="2025-12-09T18:51:00Z"/>
                <w:rFonts w:ascii="Aptos Narrow" w:eastAsia="Times New Roman" w:hAnsi="Aptos Narrow" w:cs="Times New Roman"/>
                <w:color w:val="000000"/>
                <w:kern w:val="0"/>
                <w14:ligatures w14:val="none"/>
              </w:rPr>
            </w:pPr>
            <w:ins w:id="264" w:author="Anderson, Riley Morgan" w:date="2025-12-09T13:51:00Z" w16du:dateUtc="2025-12-09T18:51:00Z">
              <w:r w:rsidRPr="00C96525">
                <w:rPr>
                  <w:rFonts w:ascii="Aptos Narrow" w:eastAsia="Times New Roman" w:hAnsi="Aptos Narrow" w:cs="Times New Roman"/>
                  <w:color w:val="000000"/>
                  <w:kern w:val="0"/>
                  <w14:ligatures w14:val="none"/>
                </w:rPr>
                <w:t>Kochia</w:t>
              </w:r>
            </w:ins>
          </w:p>
        </w:tc>
        <w:tc>
          <w:tcPr>
            <w:tcW w:w="800" w:type="dxa"/>
            <w:tcBorders>
              <w:top w:val="nil"/>
              <w:left w:val="nil"/>
              <w:bottom w:val="nil"/>
              <w:right w:val="nil"/>
            </w:tcBorders>
            <w:noWrap/>
            <w:vAlign w:val="bottom"/>
            <w:hideMark/>
            <w:tcPrChange w:id="265" w:author="Anderson, Riley Morgan" w:date="2025-12-09T13:51:00Z" w16du:dateUtc="2025-12-09T18:51:00Z">
              <w:tcPr>
                <w:tcW w:w="960" w:type="dxa"/>
                <w:gridSpan w:val="2"/>
                <w:tcBorders>
                  <w:top w:val="nil"/>
                  <w:left w:val="nil"/>
                  <w:bottom w:val="nil"/>
                  <w:right w:val="nil"/>
                </w:tcBorders>
                <w:noWrap/>
                <w:vAlign w:val="bottom"/>
                <w:hideMark/>
              </w:tcPr>
            </w:tcPrChange>
          </w:tcPr>
          <w:p w14:paraId="6815BD1F" w14:textId="77777777" w:rsidR="00C96525" w:rsidRPr="00C96525" w:rsidRDefault="00C96525" w:rsidP="00C96525">
            <w:pPr>
              <w:spacing w:after="0" w:line="240" w:lineRule="auto"/>
              <w:jc w:val="center"/>
              <w:rPr>
                <w:ins w:id="266" w:author="Anderson, Riley Morgan" w:date="2025-12-09T13:51:00Z" w16du:dateUtc="2025-12-09T18:51:00Z"/>
                <w:rFonts w:ascii="Aptos Narrow" w:eastAsia="Times New Roman" w:hAnsi="Aptos Narrow" w:cs="Times New Roman"/>
                <w:color w:val="000000"/>
                <w:kern w:val="0"/>
                <w14:ligatures w14:val="none"/>
              </w:rPr>
            </w:pPr>
            <w:ins w:id="267" w:author="Anderson, Riley Morgan" w:date="2025-12-09T13:51:00Z" w16du:dateUtc="2025-12-09T18:51:00Z">
              <w:r w:rsidRPr="00C96525">
                <w:rPr>
                  <w:rFonts w:ascii="Aptos Narrow" w:eastAsia="Times New Roman" w:hAnsi="Aptos Narrow" w:cs="Times New Roman"/>
                  <w:color w:val="000000"/>
                  <w:kern w:val="0"/>
                  <w14:ligatures w14:val="none"/>
                </w:rPr>
                <w:t>68</w:t>
              </w:r>
            </w:ins>
          </w:p>
        </w:tc>
        <w:tc>
          <w:tcPr>
            <w:tcW w:w="960" w:type="dxa"/>
            <w:tcBorders>
              <w:top w:val="nil"/>
              <w:left w:val="nil"/>
              <w:bottom w:val="nil"/>
              <w:right w:val="nil"/>
            </w:tcBorders>
            <w:noWrap/>
            <w:vAlign w:val="bottom"/>
            <w:hideMark/>
            <w:tcPrChange w:id="268" w:author="Anderson, Riley Morgan" w:date="2025-12-09T13:51:00Z" w16du:dateUtc="2025-12-09T18:51:00Z">
              <w:tcPr>
                <w:tcW w:w="960" w:type="dxa"/>
                <w:tcBorders>
                  <w:top w:val="nil"/>
                  <w:left w:val="nil"/>
                  <w:bottom w:val="nil"/>
                  <w:right w:val="nil"/>
                </w:tcBorders>
                <w:noWrap/>
                <w:vAlign w:val="bottom"/>
                <w:hideMark/>
              </w:tcPr>
            </w:tcPrChange>
          </w:tcPr>
          <w:p w14:paraId="25054267" w14:textId="77777777" w:rsidR="00C96525" w:rsidRPr="00C96525" w:rsidRDefault="00C96525" w:rsidP="00C96525">
            <w:pPr>
              <w:spacing w:after="0" w:line="240" w:lineRule="auto"/>
              <w:jc w:val="center"/>
              <w:rPr>
                <w:ins w:id="269" w:author="Anderson, Riley Morgan" w:date="2025-12-09T13:51:00Z" w16du:dateUtc="2025-12-09T18:51:00Z"/>
                <w:rFonts w:ascii="Aptos Narrow" w:eastAsia="Times New Roman" w:hAnsi="Aptos Narrow" w:cs="Times New Roman"/>
                <w:color w:val="000000"/>
                <w:kern w:val="0"/>
                <w14:ligatures w14:val="none"/>
              </w:rPr>
            </w:pPr>
            <w:ins w:id="270" w:author="Anderson, Riley Morgan" w:date="2025-12-09T13:51:00Z" w16du:dateUtc="2025-12-09T18:51:00Z">
              <w:r w:rsidRPr="00C96525">
                <w:rPr>
                  <w:rFonts w:ascii="Aptos Narrow" w:eastAsia="Times New Roman" w:hAnsi="Aptos Narrow" w:cs="Times New Roman"/>
                  <w:color w:val="000000"/>
                  <w:kern w:val="0"/>
                  <w14:ligatures w14:val="none"/>
                </w:rPr>
                <w:t>15</w:t>
              </w:r>
            </w:ins>
          </w:p>
        </w:tc>
        <w:tc>
          <w:tcPr>
            <w:tcW w:w="960" w:type="dxa"/>
            <w:tcBorders>
              <w:top w:val="nil"/>
              <w:left w:val="nil"/>
              <w:bottom w:val="nil"/>
              <w:right w:val="nil"/>
            </w:tcBorders>
            <w:noWrap/>
            <w:vAlign w:val="bottom"/>
            <w:hideMark/>
            <w:tcPrChange w:id="271" w:author="Anderson, Riley Morgan" w:date="2025-12-09T13:51:00Z" w16du:dateUtc="2025-12-09T18:51:00Z">
              <w:tcPr>
                <w:tcW w:w="960" w:type="dxa"/>
                <w:tcBorders>
                  <w:top w:val="nil"/>
                  <w:left w:val="nil"/>
                  <w:bottom w:val="nil"/>
                  <w:right w:val="nil"/>
                </w:tcBorders>
                <w:noWrap/>
                <w:vAlign w:val="bottom"/>
                <w:hideMark/>
              </w:tcPr>
            </w:tcPrChange>
          </w:tcPr>
          <w:p w14:paraId="55D131B9" w14:textId="77777777" w:rsidR="00C96525" w:rsidRPr="00C96525" w:rsidRDefault="00C96525" w:rsidP="00C96525">
            <w:pPr>
              <w:spacing w:after="0" w:line="240" w:lineRule="auto"/>
              <w:jc w:val="center"/>
              <w:rPr>
                <w:ins w:id="272" w:author="Anderson, Riley Morgan" w:date="2025-12-09T13:51:00Z" w16du:dateUtc="2025-12-09T18:51:00Z"/>
                <w:rFonts w:ascii="Aptos Narrow" w:eastAsia="Times New Roman" w:hAnsi="Aptos Narrow" w:cs="Times New Roman"/>
                <w:color w:val="000000"/>
                <w:kern w:val="0"/>
                <w14:ligatures w14:val="none"/>
              </w:rPr>
            </w:pPr>
            <w:ins w:id="273" w:author="Anderson, Riley Morgan" w:date="2025-12-09T13:51:00Z" w16du:dateUtc="2025-12-09T18:51:00Z">
              <w:r w:rsidRPr="00C96525">
                <w:rPr>
                  <w:rFonts w:ascii="Aptos Narrow" w:eastAsia="Times New Roman" w:hAnsi="Aptos Narrow" w:cs="Times New Roman"/>
                  <w:color w:val="000000"/>
                  <w:kern w:val="0"/>
                  <w14:ligatures w14:val="none"/>
                </w:rPr>
                <w:t>18</w:t>
              </w:r>
            </w:ins>
          </w:p>
        </w:tc>
        <w:tc>
          <w:tcPr>
            <w:tcW w:w="960" w:type="dxa"/>
            <w:tcBorders>
              <w:top w:val="nil"/>
              <w:left w:val="nil"/>
              <w:bottom w:val="nil"/>
              <w:right w:val="nil"/>
            </w:tcBorders>
            <w:noWrap/>
            <w:vAlign w:val="bottom"/>
            <w:hideMark/>
            <w:tcPrChange w:id="274" w:author="Anderson, Riley Morgan" w:date="2025-12-09T13:51:00Z" w16du:dateUtc="2025-12-09T18:51:00Z">
              <w:tcPr>
                <w:tcW w:w="960" w:type="dxa"/>
                <w:tcBorders>
                  <w:top w:val="nil"/>
                  <w:left w:val="nil"/>
                  <w:bottom w:val="nil"/>
                  <w:right w:val="nil"/>
                </w:tcBorders>
                <w:noWrap/>
                <w:vAlign w:val="bottom"/>
                <w:hideMark/>
              </w:tcPr>
            </w:tcPrChange>
          </w:tcPr>
          <w:p w14:paraId="556D6AE9" w14:textId="77777777" w:rsidR="00C96525" w:rsidRPr="00C96525" w:rsidRDefault="00C96525" w:rsidP="00C96525">
            <w:pPr>
              <w:spacing w:after="0" w:line="240" w:lineRule="auto"/>
              <w:jc w:val="center"/>
              <w:rPr>
                <w:ins w:id="275" w:author="Anderson, Riley Morgan" w:date="2025-12-09T13:51:00Z" w16du:dateUtc="2025-12-09T18:51:00Z"/>
                <w:rFonts w:ascii="Aptos Narrow" w:eastAsia="Times New Roman" w:hAnsi="Aptos Narrow" w:cs="Times New Roman"/>
                <w:color w:val="000000"/>
                <w:kern w:val="0"/>
                <w14:ligatures w14:val="none"/>
              </w:rPr>
            </w:pPr>
            <w:ins w:id="276" w:author="Anderson, Riley Morgan" w:date="2025-12-09T13:51:00Z" w16du:dateUtc="2025-12-09T18:51:00Z">
              <w:r w:rsidRPr="00C96525">
                <w:rPr>
                  <w:rFonts w:ascii="Aptos Narrow" w:eastAsia="Times New Roman" w:hAnsi="Aptos Narrow" w:cs="Times New Roman"/>
                  <w:color w:val="000000"/>
                  <w:kern w:val="0"/>
                  <w14:ligatures w14:val="none"/>
                </w:rPr>
                <w:t>38</w:t>
              </w:r>
            </w:ins>
          </w:p>
        </w:tc>
        <w:tc>
          <w:tcPr>
            <w:tcW w:w="1450" w:type="dxa"/>
            <w:tcBorders>
              <w:top w:val="nil"/>
              <w:left w:val="nil"/>
              <w:bottom w:val="nil"/>
              <w:right w:val="nil"/>
            </w:tcBorders>
            <w:noWrap/>
            <w:vAlign w:val="bottom"/>
            <w:hideMark/>
            <w:tcPrChange w:id="277" w:author="Anderson, Riley Morgan" w:date="2025-12-09T13:51:00Z" w16du:dateUtc="2025-12-09T18:51:00Z">
              <w:tcPr>
                <w:tcW w:w="1280" w:type="dxa"/>
                <w:tcBorders>
                  <w:top w:val="nil"/>
                  <w:left w:val="nil"/>
                  <w:bottom w:val="nil"/>
                  <w:right w:val="nil"/>
                </w:tcBorders>
                <w:noWrap/>
                <w:vAlign w:val="bottom"/>
                <w:hideMark/>
              </w:tcPr>
            </w:tcPrChange>
          </w:tcPr>
          <w:p w14:paraId="61AB4B47" w14:textId="77777777" w:rsidR="00C96525" w:rsidRPr="00C96525" w:rsidRDefault="00C96525" w:rsidP="00C96525">
            <w:pPr>
              <w:spacing w:after="0" w:line="240" w:lineRule="auto"/>
              <w:jc w:val="center"/>
              <w:rPr>
                <w:ins w:id="278" w:author="Anderson, Riley Morgan" w:date="2025-12-09T13:51:00Z" w16du:dateUtc="2025-12-09T18:51:00Z"/>
                <w:rFonts w:ascii="Aptos Narrow" w:eastAsia="Times New Roman" w:hAnsi="Aptos Narrow" w:cs="Times New Roman"/>
                <w:color w:val="000000"/>
                <w:kern w:val="0"/>
                <w14:ligatures w14:val="none"/>
              </w:rPr>
            </w:pPr>
            <w:ins w:id="279" w:author="Anderson, Riley Morgan" w:date="2025-12-09T13:51:00Z" w16du:dateUtc="2025-12-09T18:51:00Z">
              <w:r w:rsidRPr="00C96525">
                <w:rPr>
                  <w:rFonts w:ascii="Aptos Narrow" w:eastAsia="Times New Roman" w:hAnsi="Aptos Narrow" w:cs="Times New Roman"/>
                  <w:color w:val="000000"/>
                  <w:kern w:val="0"/>
                  <w14:ligatures w14:val="none"/>
                </w:rPr>
                <w:t>4</w:t>
              </w:r>
            </w:ins>
          </w:p>
        </w:tc>
      </w:tr>
      <w:tr w:rsidR="00C96525" w:rsidRPr="00C96525" w14:paraId="7A902B77" w14:textId="77777777" w:rsidTr="00C96525">
        <w:trPr>
          <w:trHeight w:val="290"/>
          <w:ins w:id="280" w:author="Anderson, Riley Morgan" w:date="2025-12-09T13:51:00Z" w16du:dateUtc="2025-12-09T18:51:00Z"/>
          <w:trPrChange w:id="281" w:author="Anderson, Riley Morgan" w:date="2025-12-09T13:51:00Z" w16du:dateUtc="2025-12-09T18:51:00Z">
            <w:trPr>
              <w:gridAfter w:val="0"/>
              <w:trHeight w:val="290"/>
            </w:trPr>
          </w:trPrChange>
        </w:trPr>
        <w:tc>
          <w:tcPr>
            <w:tcW w:w="1800" w:type="dxa"/>
            <w:tcBorders>
              <w:top w:val="nil"/>
              <w:left w:val="nil"/>
              <w:bottom w:val="nil"/>
              <w:right w:val="nil"/>
            </w:tcBorders>
            <w:noWrap/>
            <w:vAlign w:val="bottom"/>
            <w:hideMark/>
            <w:tcPrChange w:id="282" w:author="Anderson, Riley Morgan" w:date="2025-12-09T13:51:00Z" w16du:dateUtc="2025-12-09T18:51:00Z">
              <w:tcPr>
                <w:tcW w:w="1640" w:type="dxa"/>
                <w:tcBorders>
                  <w:top w:val="nil"/>
                  <w:left w:val="nil"/>
                  <w:bottom w:val="nil"/>
                  <w:right w:val="nil"/>
                </w:tcBorders>
                <w:noWrap/>
                <w:vAlign w:val="bottom"/>
                <w:hideMark/>
              </w:tcPr>
            </w:tcPrChange>
          </w:tcPr>
          <w:p w14:paraId="0C76E93D" w14:textId="77777777" w:rsidR="00C96525" w:rsidRPr="00C96525" w:rsidRDefault="00C96525" w:rsidP="00C96525">
            <w:pPr>
              <w:spacing w:after="0" w:line="240" w:lineRule="auto"/>
              <w:rPr>
                <w:ins w:id="283" w:author="Anderson, Riley Morgan" w:date="2025-12-09T13:51:00Z" w16du:dateUtc="2025-12-09T18:51:00Z"/>
                <w:rFonts w:ascii="Aptos Narrow" w:eastAsia="Times New Roman" w:hAnsi="Aptos Narrow" w:cs="Times New Roman"/>
                <w:color w:val="000000"/>
                <w:kern w:val="0"/>
                <w14:ligatures w14:val="none"/>
              </w:rPr>
            </w:pPr>
            <w:ins w:id="284" w:author="Anderson, Riley Morgan" w:date="2025-12-09T13:51:00Z" w16du:dateUtc="2025-12-09T18:51:00Z">
              <w:r w:rsidRPr="00C96525">
                <w:rPr>
                  <w:rFonts w:ascii="Aptos Narrow" w:eastAsia="Times New Roman" w:hAnsi="Aptos Narrow" w:cs="Times New Roman"/>
                  <w:color w:val="000000"/>
                  <w:kern w:val="0"/>
                  <w14:ligatures w14:val="none"/>
                </w:rPr>
                <w:t>Lambsquarter</w:t>
              </w:r>
            </w:ins>
          </w:p>
        </w:tc>
        <w:tc>
          <w:tcPr>
            <w:tcW w:w="800" w:type="dxa"/>
            <w:tcBorders>
              <w:top w:val="nil"/>
              <w:left w:val="nil"/>
              <w:bottom w:val="nil"/>
              <w:right w:val="nil"/>
            </w:tcBorders>
            <w:noWrap/>
            <w:vAlign w:val="bottom"/>
            <w:hideMark/>
            <w:tcPrChange w:id="285" w:author="Anderson, Riley Morgan" w:date="2025-12-09T13:51:00Z" w16du:dateUtc="2025-12-09T18:51:00Z">
              <w:tcPr>
                <w:tcW w:w="960" w:type="dxa"/>
                <w:gridSpan w:val="2"/>
                <w:tcBorders>
                  <w:top w:val="nil"/>
                  <w:left w:val="nil"/>
                  <w:bottom w:val="nil"/>
                  <w:right w:val="nil"/>
                </w:tcBorders>
                <w:noWrap/>
                <w:vAlign w:val="bottom"/>
                <w:hideMark/>
              </w:tcPr>
            </w:tcPrChange>
          </w:tcPr>
          <w:p w14:paraId="48DE8900" w14:textId="77777777" w:rsidR="00C96525" w:rsidRPr="00C96525" w:rsidRDefault="00C96525" w:rsidP="00C96525">
            <w:pPr>
              <w:spacing w:after="0" w:line="240" w:lineRule="auto"/>
              <w:jc w:val="center"/>
              <w:rPr>
                <w:ins w:id="286" w:author="Anderson, Riley Morgan" w:date="2025-12-09T13:51:00Z" w16du:dateUtc="2025-12-09T18:51:00Z"/>
                <w:rFonts w:ascii="Aptos Narrow" w:eastAsia="Times New Roman" w:hAnsi="Aptos Narrow" w:cs="Times New Roman"/>
                <w:color w:val="000000"/>
                <w:kern w:val="0"/>
                <w14:ligatures w14:val="none"/>
              </w:rPr>
            </w:pPr>
            <w:ins w:id="287" w:author="Anderson, Riley Morgan" w:date="2025-12-09T13:51:00Z" w16du:dateUtc="2025-12-09T18:51:00Z">
              <w:r w:rsidRPr="00C96525">
                <w:rPr>
                  <w:rFonts w:ascii="Aptos Narrow" w:eastAsia="Times New Roman" w:hAnsi="Aptos Narrow" w:cs="Times New Roman"/>
                  <w:color w:val="000000"/>
                  <w:kern w:val="0"/>
                  <w14:ligatures w14:val="none"/>
                </w:rPr>
                <w:t>1</w:t>
              </w:r>
            </w:ins>
          </w:p>
        </w:tc>
        <w:tc>
          <w:tcPr>
            <w:tcW w:w="960" w:type="dxa"/>
            <w:tcBorders>
              <w:top w:val="nil"/>
              <w:left w:val="nil"/>
              <w:bottom w:val="nil"/>
              <w:right w:val="nil"/>
            </w:tcBorders>
            <w:noWrap/>
            <w:vAlign w:val="bottom"/>
            <w:hideMark/>
            <w:tcPrChange w:id="288" w:author="Anderson, Riley Morgan" w:date="2025-12-09T13:51:00Z" w16du:dateUtc="2025-12-09T18:51:00Z">
              <w:tcPr>
                <w:tcW w:w="960" w:type="dxa"/>
                <w:tcBorders>
                  <w:top w:val="nil"/>
                  <w:left w:val="nil"/>
                  <w:bottom w:val="nil"/>
                  <w:right w:val="nil"/>
                </w:tcBorders>
                <w:noWrap/>
                <w:vAlign w:val="bottom"/>
                <w:hideMark/>
              </w:tcPr>
            </w:tcPrChange>
          </w:tcPr>
          <w:p w14:paraId="1C3A958D" w14:textId="77777777" w:rsidR="00C96525" w:rsidRPr="00C96525" w:rsidRDefault="00C96525" w:rsidP="00C96525">
            <w:pPr>
              <w:spacing w:after="0" w:line="240" w:lineRule="auto"/>
              <w:jc w:val="center"/>
              <w:rPr>
                <w:ins w:id="289" w:author="Anderson, Riley Morgan" w:date="2025-12-09T13:51:00Z" w16du:dateUtc="2025-12-09T18:51:00Z"/>
                <w:rFonts w:ascii="Aptos Narrow" w:eastAsia="Times New Roman" w:hAnsi="Aptos Narrow" w:cs="Times New Roman"/>
                <w:color w:val="000000"/>
                <w:kern w:val="0"/>
                <w14:ligatures w14:val="none"/>
              </w:rPr>
            </w:pPr>
            <w:ins w:id="290" w:author="Anderson, Riley Morgan" w:date="2025-12-09T13:51:00Z" w16du:dateUtc="2025-12-09T18:51:00Z">
              <w:r w:rsidRPr="00C96525">
                <w:rPr>
                  <w:rFonts w:ascii="Aptos Narrow" w:eastAsia="Times New Roman" w:hAnsi="Aptos Narrow" w:cs="Times New Roman"/>
                  <w:color w:val="000000"/>
                  <w:kern w:val="0"/>
                  <w14:ligatures w14:val="none"/>
                </w:rPr>
                <w:t>0</w:t>
              </w:r>
            </w:ins>
          </w:p>
        </w:tc>
        <w:tc>
          <w:tcPr>
            <w:tcW w:w="960" w:type="dxa"/>
            <w:tcBorders>
              <w:top w:val="nil"/>
              <w:left w:val="nil"/>
              <w:bottom w:val="nil"/>
              <w:right w:val="nil"/>
            </w:tcBorders>
            <w:noWrap/>
            <w:vAlign w:val="bottom"/>
            <w:hideMark/>
            <w:tcPrChange w:id="291" w:author="Anderson, Riley Morgan" w:date="2025-12-09T13:51:00Z" w16du:dateUtc="2025-12-09T18:51:00Z">
              <w:tcPr>
                <w:tcW w:w="960" w:type="dxa"/>
                <w:tcBorders>
                  <w:top w:val="nil"/>
                  <w:left w:val="nil"/>
                  <w:bottom w:val="nil"/>
                  <w:right w:val="nil"/>
                </w:tcBorders>
                <w:noWrap/>
                <w:vAlign w:val="bottom"/>
                <w:hideMark/>
              </w:tcPr>
            </w:tcPrChange>
          </w:tcPr>
          <w:p w14:paraId="0E87FFD1" w14:textId="77777777" w:rsidR="00C96525" w:rsidRPr="00C96525" w:rsidRDefault="00C96525" w:rsidP="00C96525">
            <w:pPr>
              <w:spacing w:after="0" w:line="240" w:lineRule="auto"/>
              <w:jc w:val="center"/>
              <w:rPr>
                <w:ins w:id="292" w:author="Anderson, Riley Morgan" w:date="2025-12-09T13:51:00Z" w16du:dateUtc="2025-12-09T18:51:00Z"/>
                <w:rFonts w:ascii="Aptos Narrow" w:eastAsia="Times New Roman" w:hAnsi="Aptos Narrow" w:cs="Times New Roman"/>
                <w:color w:val="000000"/>
                <w:kern w:val="0"/>
                <w14:ligatures w14:val="none"/>
              </w:rPr>
            </w:pPr>
            <w:ins w:id="293" w:author="Anderson, Riley Morgan" w:date="2025-12-09T13:51:00Z" w16du:dateUtc="2025-12-09T18:51:00Z">
              <w:r w:rsidRPr="00C96525">
                <w:rPr>
                  <w:rFonts w:ascii="Aptos Narrow" w:eastAsia="Times New Roman" w:hAnsi="Aptos Narrow" w:cs="Times New Roman"/>
                  <w:color w:val="000000"/>
                  <w:kern w:val="0"/>
                  <w14:ligatures w14:val="none"/>
                </w:rPr>
                <w:t>1</w:t>
              </w:r>
            </w:ins>
          </w:p>
        </w:tc>
        <w:tc>
          <w:tcPr>
            <w:tcW w:w="960" w:type="dxa"/>
            <w:tcBorders>
              <w:top w:val="nil"/>
              <w:left w:val="nil"/>
              <w:bottom w:val="nil"/>
              <w:right w:val="nil"/>
            </w:tcBorders>
            <w:noWrap/>
            <w:vAlign w:val="bottom"/>
            <w:hideMark/>
            <w:tcPrChange w:id="294" w:author="Anderson, Riley Morgan" w:date="2025-12-09T13:51:00Z" w16du:dateUtc="2025-12-09T18:51:00Z">
              <w:tcPr>
                <w:tcW w:w="960" w:type="dxa"/>
                <w:tcBorders>
                  <w:top w:val="nil"/>
                  <w:left w:val="nil"/>
                  <w:bottom w:val="nil"/>
                  <w:right w:val="nil"/>
                </w:tcBorders>
                <w:noWrap/>
                <w:vAlign w:val="bottom"/>
                <w:hideMark/>
              </w:tcPr>
            </w:tcPrChange>
          </w:tcPr>
          <w:p w14:paraId="126DB43E" w14:textId="77777777" w:rsidR="00C96525" w:rsidRPr="00C96525" w:rsidRDefault="00C96525" w:rsidP="00C96525">
            <w:pPr>
              <w:spacing w:after="0" w:line="240" w:lineRule="auto"/>
              <w:jc w:val="center"/>
              <w:rPr>
                <w:ins w:id="295" w:author="Anderson, Riley Morgan" w:date="2025-12-09T13:51:00Z" w16du:dateUtc="2025-12-09T18:51:00Z"/>
                <w:rFonts w:ascii="Aptos Narrow" w:eastAsia="Times New Roman" w:hAnsi="Aptos Narrow" w:cs="Times New Roman"/>
                <w:color w:val="000000"/>
                <w:kern w:val="0"/>
                <w14:ligatures w14:val="none"/>
              </w:rPr>
            </w:pPr>
            <w:ins w:id="296" w:author="Anderson, Riley Morgan" w:date="2025-12-09T13:51:00Z" w16du:dateUtc="2025-12-09T18:51:00Z">
              <w:r w:rsidRPr="00C96525">
                <w:rPr>
                  <w:rFonts w:ascii="Aptos Narrow" w:eastAsia="Times New Roman" w:hAnsi="Aptos Narrow" w:cs="Times New Roman"/>
                  <w:color w:val="000000"/>
                  <w:kern w:val="0"/>
                  <w14:ligatures w14:val="none"/>
                </w:rPr>
                <w:t>0</w:t>
              </w:r>
            </w:ins>
          </w:p>
        </w:tc>
        <w:tc>
          <w:tcPr>
            <w:tcW w:w="1450" w:type="dxa"/>
            <w:tcBorders>
              <w:top w:val="nil"/>
              <w:left w:val="nil"/>
              <w:bottom w:val="nil"/>
              <w:right w:val="nil"/>
            </w:tcBorders>
            <w:noWrap/>
            <w:vAlign w:val="bottom"/>
            <w:hideMark/>
            <w:tcPrChange w:id="297" w:author="Anderson, Riley Morgan" w:date="2025-12-09T13:51:00Z" w16du:dateUtc="2025-12-09T18:51:00Z">
              <w:tcPr>
                <w:tcW w:w="1280" w:type="dxa"/>
                <w:tcBorders>
                  <w:top w:val="nil"/>
                  <w:left w:val="nil"/>
                  <w:bottom w:val="nil"/>
                  <w:right w:val="nil"/>
                </w:tcBorders>
                <w:noWrap/>
                <w:vAlign w:val="bottom"/>
                <w:hideMark/>
              </w:tcPr>
            </w:tcPrChange>
          </w:tcPr>
          <w:p w14:paraId="15A874A9" w14:textId="77777777" w:rsidR="00C96525" w:rsidRPr="00C96525" w:rsidRDefault="00C96525" w:rsidP="00C96525">
            <w:pPr>
              <w:spacing w:after="0" w:line="240" w:lineRule="auto"/>
              <w:jc w:val="center"/>
              <w:rPr>
                <w:ins w:id="298" w:author="Anderson, Riley Morgan" w:date="2025-12-09T13:51:00Z" w16du:dateUtc="2025-12-09T18:51:00Z"/>
                <w:rFonts w:ascii="Aptos Narrow" w:eastAsia="Times New Roman" w:hAnsi="Aptos Narrow" w:cs="Times New Roman"/>
                <w:color w:val="000000"/>
                <w:kern w:val="0"/>
                <w14:ligatures w14:val="none"/>
              </w:rPr>
            </w:pPr>
            <w:ins w:id="299" w:author="Anderson, Riley Morgan" w:date="2025-12-09T13:51:00Z" w16du:dateUtc="2025-12-09T18:51:00Z">
              <w:r w:rsidRPr="00C96525">
                <w:rPr>
                  <w:rFonts w:ascii="Aptos Narrow" w:eastAsia="Times New Roman" w:hAnsi="Aptos Narrow" w:cs="Times New Roman"/>
                  <w:color w:val="000000"/>
                  <w:kern w:val="0"/>
                  <w14:ligatures w14:val="none"/>
                </w:rPr>
                <w:t>0</w:t>
              </w:r>
            </w:ins>
          </w:p>
        </w:tc>
      </w:tr>
      <w:tr w:rsidR="00C96525" w:rsidRPr="00C96525" w14:paraId="74C86FE5" w14:textId="77777777" w:rsidTr="00C96525">
        <w:trPr>
          <w:trHeight w:val="290"/>
          <w:ins w:id="300" w:author="Anderson, Riley Morgan" w:date="2025-12-09T13:51:00Z" w16du:dateUtc="2025-12-09T18:51:00Z"/>
          <w:trPrChange w:id="301" w:author="Anderson, Riley Morgan" w:date="2025-12-09T13:51:00Z" w16du:dateUtc="2025-12-09T18:51:00Z">
            <w:trPr>
              <w:gridAfter w:val="0"/>
              <w:trHeight w:val="290"/>
            </w:trPr>
          </w:trPrChange>
        </w:trPr>
        <w:tc>
          <w:tcPr>
            <w:tcW w:w="1800" w:type="dxa"/>
            <w:tcBorders>
              <w:top w:val="nil"/>
              <w:left w:val="nil"/>
              <w:bottom w:val="nil"/>
              <w:right w:val="nil"/>
            </w:tcBorders>
            <w:noWrap/>
            <w:vAlign w:val="bottom"/>
            <w:hideMark/>
            <w:tcPrChange w:id="302" w:author="Anderson, Riley Morgan" w:date="2025-12-09T13:51:00Z" w16du:dateUtc="2025-12-09T18:51:00Z">
              <w:tcPr>
                <w:tcW w:w="1640" w:type="dxa"/>
                <w:tcBorders>
                  <w:top w:val="nil"/>
                  <w:left w:val="nil"/>
                  <w:bottom w:val="nil"/>
                  <w:right w:val="nil"/>
                </w:tcBorders>
                <w:noWrap/>
                <w:vAlign w:val="bottom"/>
                <w:hideMark/>
              </w:tcPr>
            </w:tcPrChange>
          </w:tcPr>
          <w:p w14:paraId="07E07DA7" w14:textId="77777777" w:rsidR="00C96525" w:rsidRPr="00C96525" w:rsidRDefault="00C96525" w:rsidP="00C96525">
            <w:pPr>
              <w:spacing w:after="0" w:line="240" w:lineRule="auto"/>
              <w:rPr>
                <w:ins w:id="303" w:author="Anderson, Riley Morgan" w:date="2025-12-09T13:51:00Z" w16du:dateUtc="2025-12-09T18:51:00Z"/>
                <w:rFonts w:ascii="Aptos Narrow" w:eastAsia="Times New Roman" w:hAnsi="Aptos Narrow" w:cs="Times New Roman"/>
                <w:color w:val="000000"/>
                <w:kern w:val="0"/>
                <w14:ligatures w14:val="none"/>
              </w:rPr>
            </w:pPr>
            <w:ins w:id="304" w:author="Anderson, Riley Morgan" w:date="2025-12-09T13:51:00Z" w16du:dateUtc="2025-12-09T18:51:00Z">
              <w:r w:rsidRPr="00C96525">
                <w:rPr>
                  <w:rFonts w:ascii="Aptos Narrow" w:eastAsia="Times New Roman" w:hAnsi="Aptos Narrow" w:cs="Times New Roman"/>
                  <w:color w:val="000000"/>
                  <w:kern w:val="0"/>
                  <w14:ligatures w14:val="none"/>
                </w:rPr>
                <w:t>Mustard</w:t>
              </w:r>
            </w:ins>
          </w:p>
        </w:tc>
        <w:tc>
          <w:tcPr>
            <w:tcW w:w="800" w:type="dxa"/>
            <w:tcBorders>
              <w:top w:val="nil"/>
              <w:left w:val="nil"/>
              <w:bottom w:val="nil"/>
              <w:right w:val="nil"/>
            </w:tcBorders>
            <w:noWrap/>
            <w:vAlign w:val="bottom"/>
            <w:hideMark/>
            <w:tcPrChange w:id="305" w:author="Anderson, Riley Morgan" w:date="2025-12-09T13:51:00Z" w16du:dateUtc="2025-12-09T18:51:00Z">
              <w:tcPr>
                <w:tcW w:w="960" w:type="dxa"/>
                <w:gridSpan w:val="2"/>
                <w:tcBorders>
                  <w:top w:val="nil"/>
                  <w:left w:val="nil"/>
                  <w:bottom w:val="nil"/>
                  <w:right w:val="nil"/>
                </w:tcBorders>
                <w:noWrap/>
                <w:vAlign w:val="bottom"/>
                <w:hideMark/>
              </w:tcPr>
            </w:tcPrChange>
          </w:tcPr>
          <w:p w14:paraId="4A41283D" w14:textId="77777777" w:rsidR="00C96525" w:rsidRPr="00C96525" w:rsidRDefault="00C96525" w:rsidP="00C96525">
            <w:pPr>
              <w:spacing w:after="0" w:line="240" w:lineRule="auto"/>
              <w:jc w:val="center"/>
              <w:rPr>
                <w:ins w:id="306" w:author="Anderson, Riley Morgan" w:date="2025-12-09T13:51:00Z" w16du:dateUtc="2025-12-09T18:51:00Z"/>
                <w:rFonts w:ascii="Aptos Narrow" w:eastAsia="Times New Roman" w:hAnsi="Aptos Narrow" w:cs="Times New Roman"/>
                <w:color w:val="000000"/>
                <w:kern w:val="0"/>
                <w14:ligatures w14:val="none"/>
              </w:rPr>
            </w:pPr>
            <w:ins w:id="307" w:author="Anderson, Riley Morgan" w:date="2025-12-09T13:51:00Z" w16du:dateUtc="2025-12-09T18:51:00Z">
              <w:r w:rsidRPr="00C96525">
                <w:rPr>
                  <w:rFonts w:ascii="Aptos Narrow" w:eastAsia="Times New Roman" w:hAnsi="Aptos Narrow" w:cs="Times New Roman"/>
                  <w:color w:val="000000"/>
                  <w:kern w:val="0"/>
                  <w14:ligatures w14:val="none"/>
                </w:rPr>
                <w:t>3</w:t>
              </w:r>
            </w:ins>
          </w:p>
        </w:tc>
        <w:tc>
          <w:tcPr>
            <w:tcW w:w="960" w:type="dxa"/>
            <w:tcBorders>
              <w:top w:val="nil"/>
              <w:left w:val="nil"/>
              <w:bottom w:val="nil"/>
              <w:right w:val="nil"/>
            </w:tcBorders>
            <w:noWrap/>
            <w:vAlign w:val="bottom"/>
            <w:hideMark/>
            <w:tcPrChange w:id="308" w:author="Anderson, Riley Morgan" w:date="2025-12-09T13:51:00Z" w16du:dateUtc="2025-12-09T18:51:00Z">
              <w:tcPr>
                <w:tcW w:w="960" w:type="dxa"/>
                <w:tcBorders>
                  <w:top w:val="nil"/>
                  <w:left w:val="nil"/>
                  <w:bottom w:val="nil"/>
                  <w:right w:val="nil"/>
                </w:tcBorders>
                <w:noWrap/>
                <w:vAlign w:val="bottom"/>
                <w:hideMark/>
              </w:tcPr>
            </w:tcPrChange>
          </w:tcPr>
          <w:p w14:paraId="40B18B52" w14:textId="77777777" w:rsidR="00C96525" w:rsidRPr="00C96525" w:rsidRDefault="00C96525" w:rsidP="00C96525">
            <w:pPr>
              <w:spacing w:after="0" w:line="240" w:lineRule="auto"/>
              <w:jc w:val="center"/>
              <w:rPr>
                <w:ins w:id="309" w:author="Anderson, Riley Morgan" w:date="2025-12-09T13:51:00Z" w16du:dateUtc="2025-12-09T18:51:00Z"/>
                <w:rFonts w:ascii="Aptos Narrow" w:eastAsia="Times New Roman" w:hAnsi="Aptos Narrow" w:cs="Times New Roman"/>
                <w:color w:val="000000"/>
                <w:kern w:val="0"/>
                <w14:ligatures w14:val="none"/>
              </w:rPr>
            </w:pPr>
            <w:ins w:id="310" w:author="Anderson, Riley Morgan" w:date="2025-12-09T13:51:00Z" w16du:dateUtc="2025-12-09T18:51:00Z">
              <w:r w:rsidRPr="00C96525">
                <w:rPr>
                  <w:rFonts w:ascii="Aptos Narrow" w:eastAsia="Times New Roman" w:hAnsi="Aptos Narrow" w:cs="Times New Roman"/>
                  <w:color w:val="000000"/>
                  <w:kern w:val="0"/>
                  <w14:ligatures w14:val="none"/>
                </w:rPr>
                <w:t>1</w:t>
              </w:r>
            </w:ins>
          </w:p>
        </w:tc>
        <w:tc>
          <w:tcPr>
            <w:tcW w:w="960" w:type="dxa"/>
            <w:tcBorders>
              <w:top w:val="nil"/>
              <w:left w:val="nil"/>
              <w:bottom w:val="nil"/>
              <w:right w:val="nil"/>
            </w:tcBorders>
            <w:noWrap/>
            <w:vAlign w:val="bottom"/>
            <w:hideMark/>
            <w:tcPrChange w:id="311" w:author="Anderson, Riley Morgan" w:date="2025-12-09T13:51:00Z" w16du:dateUtc="2025-12-09T18:51:00Z">
              <w:tcPr>
                <w:tcW w:w="960" w:type="dxa"/>
                <w:tcBorders>
                  <w:top w:val="nil"/>
                  <w:left w:val="nil"/>
                  <w:bottom w:val="nil"/>
                  <w:right w:val="nil"/>
                </w:tcBorders>
                <w:noWrap/>
                <w:vAlign w:val="bottom"/>
                <w:hideMark/>
              </w:tcPr>
            </w:tcPrChange>
          </w:tcPr>
          <w:p w14:paraId="763A967D" w14:textId="77777777" w:rsidR="00C96525" w:rsidRPr="00C96525" w:rsidRDefault="00C96525" w:rsidP="00C96525">
            <w:pPr>
              <w:spacing w:after="0" w:line="240" w:lineRule="auto"/>
              <w:jc w:val="center"/>
              <w:rPr>
                <w:ins w:id="312" w:author="Anderson, Riley Morgan" w:date="2025-12-09T13:51:00Z" w16du:dateUtc="2025-12-09T18:51:00Z"/>
                <w:rFonts w:ascii="Aptos Narrow" w:eastAsia="Times New Roman" w:hAnsi="Aptos Narrow" w:cs="Times New Roman"/>
                <w:color w:val="000000"/>
                <w:kern w:val="0"/>
                <w14:ligatures w14:val="none"/>
              </w:rPr>
            </w:pPr>
            <w:ins w:id="313" w:author="Anderson, Riley Morgan" w:date="2025-12-09T13:51:00Z" w16du:dateUtc="2025-12-09T18:51:00Z">
              <w:r w:rsidRPr="00C96525">
                <w:rPr>
                  <w:rFonts w:ascii="Aptos Narrow" w:eastAsia="Times New Roman" w:hAnsi="Aptos Narrow" w:cs="Times New Roman"/>
                  <w:color w:val="000000"/>
                  <w:kern w:val="0"/>
                  <w14:ligatures w14:val="none"/>
                </w:rPr>
                <w:t>1</w:t>
              </w:r>
            </w:ins>
          </w:p>
        </w:tc>
        <w:tc>
          <w:tcPr>
            <w:tcW w:w="960" w:type="dxa"/>
            <w:tcBorders>
              <w:top w:val="nil"/>
              <w:left w:val="nil"/>
              <w:bottom w:val="nil"/>
              <w:right w:val="nil"/>
            </w:tcBorders>
            <w:noWrap/>
            <w:vAlign w:val="bottom"/>
            <w:hideMark/>
            <w:tcPrChange w:id="314" w:author="Anderson, Riley Morgan" w:date="2025-12-09T13:51:00Z" w16du:dateUtc="2025-12-09T18:51:00Z">
              <w:tcPr>
                <w:tcW w:w="960" w:type="dxa"/>
                <w:tcBorders>
                  <w:top w:val="nil"/>
                  <w:left w:val="nil"/>
                  <w:bottom w:val="nil"/>
                  <w:right w:val="nil"/>
                </w:tcBorders>
                <w:noWrap/>
                <w:vAlign w:val="bottom"/>
                <w:hideMark/>
              </w:tcPr>
            </w:tcPrChange>
          </w:tcPr>
          <w:p w14:paraId="40AC211C" w14:textId="77777777" w:rsidR="00C96525" w:rsidRPr="00C96525" w:rsidRDefault="00C96525" w:rsidP="00C96525">
            <w:pPr>
              <w:spacing w:after="0" w:line="240" w:lineRule="auto"/>
              <w:jc w:val="center"/>
              <w:rPr>
                <w:ins w:id="315" w:author="Anderson, Riley Morgan" w:date="2025-12-09T13:51:00Z" w16du:dateUtc="2025-12-09T18:51:00Z"/>
                <w:rFonts w:ascii="Aptos Narrow" w:eastAsia="Times New Roman" w:hAnsi="Aptos Narrow" w:cs="Times New Roman"/>
                <w:color w:val="000000"/>
                <w:kern w:val="0"/>
                <w14:ligatures w14:val="none"/>
              </w:rPr>
            </w:pPr>
            <w:ins w:id="316" w:author="Anderson, Riley Morgan" w:date="2025-12-09T13:51:00Z" w16du:dateUtc="2025-12-09T18:51:00Z">
              <w:r w:rsidRPr="00C96525">
                <w:rPr>
                  <w:rFonts w:ascii="Aptos Narrow" w:eastAsia="Times New Roman" w:hAnsi="Aptos Narrow" w:cs="Times New Roman"/>
                  <w:color w:val="000000"/>
                  <w:kern w:val="0"/>
                  <w14:ligatures w14:val="none"/>
                </w:rPr>
                <w:t>2</w:t>
              </w:r>
            </w:ins>
          </w:p>
        </w:tc>
        <w:tc>
          <w:tcPr>
            <w:tcW w:w="1450" w:type="dxa"/>
            <w:tcBorders>
              <w:top w:val="nil"/>
              <w:left w:val="nil"/>
              <w:bottom w:val="nil"/>
              <w:right w:val="nil"/>
            </w:tcBorders>
            <w:noWrap/>
            <w:vAlign w:val="bottom"/>
            <w:hideMark/>
            <w:tcPrChange w:id="317" w:author="Anderson, Riley Morgan" w:date="2025-12-09T13:51:00Z" w16du:dateUtc="2025-12-09T18:51:00Z">
              <w:tcPr>
                <w:tcW w:w="1280" w:type="dxa"/>
                <w:tcBorders>
                  <w:top w:val="nil"/>
                  <w:left w:val="nil"/>
                  <w:bottom w:val="nil"/>
                  <w:right w:val="nil"/>
                </w:tcBorders>
                <w:noWrap/>
                <w:vAlign w:val="bottom"/>
                <w:hideMark/>
              </w:tcPr>
            </w:tcPrChange>
          </w:tcPr>
          <w:p w14:paraId="267F1800" w14:textId="77777777" w:rsidR="00C96525" w:rsidRPr="00C96525" w:rsidRDefault="00C96525" w:rsidP="00C96525">
            <w:pPr>
              <w:spacing w:after="0" w:line="240" w:lineRule="auto"/>
              <w:jc w:val="center"/>
              <w:rPr>
                <w:ins w:id="318" w:author="Anderson, Riley Morgan" w:date="2025-12-09T13:51:00Z" w16du:dateUtc="2025-12-09T18:51:00Z"/>
                <w:rFonts w:ascii="Aptos Narrow" w:eastAsia="Times New Roman" w:hAnsi="Aptos Narrow" w:cs="Times New Roman"/>
                <w:color w:val="000000"/>
                <w:kern w:val="0"/>
                <w14:ligatures w14:val="none"/>
              </w:rPr>
            </w:pPr>
            <w:ins w:id="319" w:author="Anderson, Riley Morgan" w:date="2025-12-09T13:51:00Z" w16du:dateUtc="2025-12-09T18:51:00Z">
              <w:r w:rsidRPr="00C96525">
                <w:rPr>
                  <w:rFonts w:ascii="Aptos Narrow" w:eastAsia="Times New Roman" w:hAnsi="Aptos Narrow" w:cs="Times New Roman"/>
                  <w:color w:val="000000"/>
                  <w:kern w:val="0"/>
                  <w14:ligatures w14:val="none"/>
                </w:rPr>
                <w:t>1</w:t>
              </w:r>
            </w:ins>
          </w:p>
        </w:tc>
      </w:tr>
      <w:tr w:rsidR="00C96525" w:rsidRPr="00C96525" w14:paraId="238EC1C9" w14:textId="77777777" w:rsidTr="00C96525">
        <w:trPr>
          <w:trHeight w:val="290"/>
          <w:ins w:id="320" w:author="Anderson, Riley Morgan" w:date="2025-12-09T13:51:00Z" w16du:dateUtc="2025-12-09T18:51:00Z"/>
          <w:trPrChange w:id="321" w:author="Anderson, Riley Morgan" w:date="2025-12-09T13:51:00Z" w16du:dateUtc="2025-12-09T18:51:00Z">
            <w:trPr>
              <w:gridAfter w:val="0"/>
              <w:trHeight w:val="290"/>
            </w:trPr>
          </w:trPrChange>
        </w:trPr>
        <w:tc>
          <w:tcPr>
            <w:tcW w:w="1800" w:type="dxa"/>
            <w:tcBorders>
              <w:top w:val="nil"/>
              <w:left w:val="nil"/>
              <w:bottom w:val="nil"/>
              <w:right w:val="nil"/>
            </w:tcBorders>
            <w:noWrap/>
            <w:vAlign w:val="bottom"/>
            <w:hideMark/>
            <w:tcPrChange w:id="322" w:author="Anderson, Riley Morgan" w:date="2025-12-09T13:51:00Z" w16du:dateUtc="2025-12-09T18:51:00Z">
              <w:tcPr>
                <w:tcW w:w="1640" w:type="dxa"/>
                <w:tcBorders>
                  <w:top w:val="nil"/>
                  <w:left w:val="nil"/>
                  <w:bottom w:val="nil"/>
                  <w:right w:val="nil"/>
                </w:tcBorders>
                <w:noWrap/>
                <w:vAlign w:val="bottom"/>
                <w:hideMark/>
              </w:tcPr>
            </w:tcPrChange>
          </w:tcPr>
          <w:p w14:paraId="4879915D" w14:textId="77777777" w:rsidR="00C96525" w:rsidRPr="00C96525" w:rsidRDefault="00C96525" w:rsidP="00C96525">
            <w:pPr>
              <w:spacing w:after="0" w:line="240" w:lineRule="auto"/>
              <w:rPr>
                <w:ins w:id="323" w:author="Anderson, Riley Morgan" w:date="2025-12-09T13:51:00Z" w16du:dateUtc="2025-12-09T18:51:00Z"/>
                <w:rFonts w:ascii="Aptos Narrow" w:eastAsia="Times New Roman" w:hAnsi="Aptos Narrow" w:cs="Times New Roman"/>
                <w:color w:val="000000"/>
                <w:kern w:val="0"/>
                <w14:ligatures w14:val="none"/>
              </w:rPr>
            </w:pPr>
            <w:ins w:id="324" w:author="Anderson, Riley Morgan" w:date="2025-12-09T13:51:00Z" w16du:dateUtc="2025-12-09T18:51:00Z">
              <w:r w:rsidRPr="00C96525">
                <w:rPr>
                  <w:rFonts w:ascii="Aptos Narrow" w:eastAsia="Times New Roman" w:hAnsi="Aptos Narrow" w:cs="Times New Roman"/>
                  <w:color w:val="000000"/>
                  <w:kern w:val="0"/>
                  <w14:ligatures w14:val="none"/>
                </w:rPr>
                <w:t>Pigweed</w:t>
              </w:r>
            </w:ins>
          </w:p>
        </w:tc>
        <w:tc>
          <w:tcPr>
            <w:tcW w:w="800" w:type="dxa"/>
            <w:tcBorders>
              <w:top w:val="nil"/>
              <w:left w:val="nil"/>
              <w:bottom w:val="nil"/>
              <w:right w:val="nil"/>
            </w:tcBorders>
            <w:noWrap/>
            <w:vAlign w:val="bottom"/>
            <w:hideMark/>
            <w:tcPrChange w:id="325" w:author="Anderson, Riley Morgan" w:date="2025-12-09T13:51:00Z" w16du:dateUtc="2025-12-09T18:51:00Z">
              <w:tcPr>
                <w:tcW w:w="960" w:type="dxa"/>
                <w:gridSpan w:val="2"/>
                <w:tcBorders>
                  <w:top w:val="nil"/>
                  <w:left w:val="nil"/>
                  <w:bottom w:val="nil"/>
                  <w:right w:val="nil"/>
                </w:tcBorders>
                <w:noWrap/>
                <w:vAlign w:val="bottom"/>
                <w:hideMark/>
              </w:tcPr>
            </w:tcPrChange>
          </w:tcPr>
          <w:p w14:paraId="7ACA6949" w14:textId="77777777" w:rsidR="00C96525" w:rsidRPr="00C96525" w:rsidRDefault="00C96525" w:rsidP="00C96525">
            <w:pPr>
              <w:spacing w:after="0" w:line="240" w:lineRule="auto"/>
              <w:jc w:val="center"/>
              <w:rPr>
                <w:ins w:id="326" w:author="Anderson, Riley Morgan" w:date="2025-12-09T13:51:00Z" w16du:dateUtc="2025-12-09T18:51:00Z"/>
                <w:rFonts w:ascii="Aptos Narrow" w:eastAsia="Times New Roman" w:hAnsi="Aptos Narrow" w:cs="Times New Roman"/>
                <w:color w:val="000000"/>
                <w:kern w:val="0"/>
                <w14:ligatures w14:val="none"/>
              </w:rPr>
            </w:pPr>
            <w:ins w:id="327" w:author="Anderson, Riley Morgan" w:date="2025-12-09T13:51:00Z" w16du:dateUtc="2025-12-09T18:51:00Z">
              <w:r w:rsidRPr="00C96525">
                <w:rPr>
                  <w:rFonts w:ascii="Aptos Narrow" w:eastAsia="Times New Roman" w:hAnsi="Aptos Narrow" w:cs="Times New Roman"/>
                  <w:color w:val="000000"/>
                  <w:kern w:val="0"/>
                  <w14:ligatures w14:val="none"/>
                </w:rPr>
                <w:t>11</w:t>
              </w:r>
            </w:ins>
          </w:p>
        </w:tc>
        <w:tc>
          <w:tcPr>
            <w:tcW w:w="960" w:type="dxa"/>
            <w:tcBorders>
              <w:top w:val="nil"/>
              <w:left w:val="nil"/>
              <w:bottom w:val="nil"/>
              <w:right w:val="nil"/>
            </w:tcBorders>
            <w:noWrap/>
            <w:vAlign w:val="bottom"/>
            <w:hideMark/>
            <w:tcPrChange w:id="328" w:author="Anderson, Riley Morgan" w:date="2025-12-09T13:51:00Z" w16du:dateUtc="2025-12-09T18:51:00Z">
              <w:tcPr>
                <w:tcW w:w="960" w:type="dxa"/>
                <w:tcBorders>
                  <w:top w:val="nil"/>
                  <w:left w:val="nil"/>
                  <w:bottom w:val="nil"/>
                  <w:right w:val="nil"/>
                </w:tcBorders>
                <w:noWrap/>
                <w:vAlign w:val="bottom"/>
                <w:hideMark/>
              </w:tcPr>
            </w:tcPrChange>
          </w:tcPr>
          <w:p w14:paraId="423600D1" w14:textId="77777777" w:rsidR="00C96525" w:rsidRPr="00C96525" w:rsidRDefault="00C96525" w:rsidP="00C96525">
            <w:pPr>
              <w:spacing w:after="0" w:line="240" w:lineRule="auto"/>
              <w:jc w:val="center"/>
              <w:rPr>
                <w:ins w:id="329" w:author="Anderson, Riley Morgan" w:date="2025-12-09T13:51:00Z" w16du:dateUtc="2025-12-09T18:51:00Z"/>
                <w:rFonts w:ascii="Aptos Narrow" w:eastAsia="Times New Roman" w:hAnsi="Aptos Narrow" w:cs="Times New Roman"/>
                <w:color w:val="000000"/>
                <w:kern w:val="0"/>
                <w14:ligatures w14:val="none"/>
              </w:rPr>
            </w:pPr>
            <w:ins w:id="330" w:author="Anderson, Riley Morgan" w:date="2025-12-09T13:51:00Z" w16du:dateUtc="2025-12-09T18:51:00Z">
              <w:r w:rsidRPr="00C96525">
                <w:rPr>
                  <w:rFonts w:ascii="Aptos Narrow" w:eastAsia="Times New Roman" w:hAnsi="Aptos Narrow" w:cs="Times New Roman"/>
                  <w:color w:val="000000"/>
                  <w:kern w:val="0"/>
                  <w14:ligatures w14:val="none"/>
                </w:rPr>
                <w:t>0</w:t>
              </w:r>
            </w:ins>
          </w:p>
        </w:tc>
        <w:tc>
          <w:tcPr>
            <w:tcW w:w="960" w:type="dxa"/>
            <w:tcBorders>
              <w:top w:val="nil"/>
              <w:left w:val="nil"/>
              <w:bottom w:val="nil"/>
              <w:right w:val="nil"/>
            </w:tcBorders>
            <w:noWrap/>
            <w:vAlign w:val="bottom"/>
            <w:hideMark/>
            <w:tcPrChange w:id="331" w:author="Anderson, Riley Morgan" w:date="2025-12-09T13:51:00Z" w16du:dateUtc="2025-12-09T18:51:00Z">
              <w:tcPr>
                <w:tcW w:w="960" w:type="dxa"/>
                <w:tcBorders>
                  <w:top w:val="nil"/>
                  <w:left w:val="nil"/>
                  <w:bottom w:val="nil"/>
                  <w:right w:val="nil"/>
                </w:tcBorders>
                <w:noWrap/>
                <w:vAlign w:val="bottom"/>
                <w:hideMark/>
              </w:tcPr>
            </w:tcPrChange>
          </w:tcPr>
          <w:p w14:paraId="2CCA2FF6" w14:textId="77777777" w:rsidR="00C96525" w:rsidRPr="00C96525" w:rsidRDefault="00C96525" w:rsidP="00C96525">
            <w:pPr>
              <w:spacing w:after="0" w:line="240" w:lineRule="auto"/>
              <w:jc w:val="center"/>
              <w:rPr>
                <w:ins w:id="332" w:author="Anderson, Riley Morgan" w:date="2025-12-09T13:51:00Z" w16du:dateUtc="2025-12-09T18:51:00Z"/>
                <w:rFonts w:ascii="Aptos Narrow" w:eastAsia="Times New Roman" w:hAnsi="Aptos Narrow" w:cs="Times New Roman"/>
                <w:color w:val="000000"/>
                <w:kern w:val="0"/>
                <w14:ligatures w14:val="none"/>
              </w:rPr>
            </w:pPr>
            <w:ins w:id="333" w:author="Anderson, Riley Morgan" w:date="2025-12-09T13:51:00Z" w16du:dateUtc="2025-12-09T18:51:00Z">
              <w:r w:rsidRPr="00C96525">
                <w:rPr>
                  <w:rFonts w:ascii="Aptos Narrow" w:eastAsia="Times New Roman" w:hAnsi="Aptos Narrow" w:cs="Times New Roman"/>
                  <w:color w:val="000000"/>
                  <w:kern w:val="0"/>
                  <w14:ligatures w14:val="none"/>
                </w:rPr>
                <w:t>2</w:t>
              </w:r>
            </w:ins>
          </w:p>
        </w:tc>
        <w:tc>
          <w:tcPr>
            <w:tcW w:w="960" w:type="dxa"/>
            <w:tcBorders>
              <w:top w:val="nil"/>
              <w:left w:val="nil"/>
              <w:bottom w:val="nil"/>
              <w:right w:val="nil"/>
            </w:tcBorders>
            <w:noWrap/>
            <w:vAlign w:val="bottom"/>
            <w:hideMark/>
            <w:tcPrChange w:id="334" w:author="Anderson, Riley Morgan" w:date="2025-12-09T13:51:00Z" w16du:dateUtc="2025-12-09T18:51:00Z">
              <w:tcPr>
                <w:tcW w:w="960" w:type="dxa"/>
                <w:tcBorders>
                  <w:top w:val="nil"/>
                  <w:left w:val="nil"/>
                  <w:bottom w:val="nil"/>
                  <w:right w:val="nil"/>
                </w:tcBorders>
                <w:noWrap/>
                <w:vAlign w:val="bottom"/>
                <w:hideMark/>
              </w:tcPr>
            </w:tcPrChange>
          </w:tcPr>
          <w:p w14:paraId="639EC8A2" w14:textId="77777777" w:rsidR="00C96525" w:rsidRPr="00C96525" w:rsidRDefault="00C96525" w:rsidP="00C96525">
            <w:pPr>
              <w:spacing w:after="0" w:line="240" w:lineRule="auto"/>
              <w:jc w:val="center"/>
              <w:rPr>
                <w:ins w:id="335" w:author="Anderson, Riley Morgan" w:date="2025-12-09T13:51:00Z" w16du:dateUtc="2025-12-09T18:51:00Z"/>
                <w:rFonts w:ascii="Aptos Narrow" w:eastAsia="Times New Roman" w:hAnsi="Aptos Narrow" w:cs="Times New Roman"/>
                <w:color w:val="000000"/>
                <w:kern w:val="0"/>
                <w14:ligatures w14:val="none"/>
              </w:rPr>
            </w:pPr>
            <w:ins w:id="336" w:author="Anderson, Riley Morgan" w:date="2025-12-09T13:51:00Z" w16du:dateUtc="2025-12-09T18:51:00Z">
              <w:r w:rsidRPr="00C96525">
                <w:rPr>
                  <w:rFonts w:ascii="Aptos Narrow" w:eastAsia="Times New Roman" w:hAnsi="Aptos Narrow" w:cs="Times New Roman"/>
                  <w:color w:val="000000"/>
                  <w:kern w:val="0"/>
                  <w14:ligatures w14:val="none"/>
                </w:rPr>
                <w:t>9</w:t>
              </w:r>
            </w:ins>
          </w:p>
        </w:tc>
        <w:tc>
          <w:tcPr>
            <w:tcW w:w="1450" w:type="dxa"/>
            <w:tcBorders>
              <w:top w:val="nil"/>
              <w:left w:val="nil"/>
              <w:bottom w:val="nil"/>
              <w:right w:val="nil"/>
            </w:tcBorders>
            <w:noWrap/>
            <w:vAlign w:val="bottom"/>
            <w:hideMark/>
            <w:tcPrChange w:id="337" w:author="Anderson, Riley Morgan" w:date="2025-12-09T13:51:00Z" w16du:dateUtc="2025-12-09T18:51:00Z">
              <w:tcPr>
                <w:tcW w:w="1280" w:type="dxa"/>
                <w:tcBorders>
                  <w:top w:val="nil"/>
                  <w:left w:val="nil"/>
                  <w:bottom w:val="nil"/>
                  <w:right w:val="nil"/>
                </w:tcBorders>
                <w:noWrap/>
                <w:vAlign w:val="bottom"/>
                <w:hideMark/>
              </w:tcPr>
            </w:tcPrChange>
          </w:tcPr>
          <w:p w14:paraId="5D83C7A4" w14:textId="77777777" w:rsidR="00C96525" w:rsidRPr="00C96525" w:rsidRDefault="00C96525" w:rsidP="00C96525">
            <w:pPr>
              <w:spacing w:after="0" w:line="240" w:lineRule="auto"/>
              <w:jc w:val="center"/>
              <w:rPr>
                <w:ins w:id="338" w:author="Anderson, Riley Morgan" w:date="2025-12-09T13:51:00Z" w16du:dateUtc="2025-12-09T18:51:00Z"/>
                <w:rFonts w:ascii="Aptos Narrow" w:eastAsia="Times New Roman" w:hAnsi="Aptos Narrow" w:cs="Times New Roman"/>
                <w:color w:val="000000"/>
                <w:kern w:val="0"/>
                <w14:ligatures w14:val="none"/>
              </w:rPr>
            </w:pPr>
            <w:ins w:id="339" w:author="Anderson, Riley Morgan" w:date="2025-12-09T13:51:00Z" w16du:dateUtc="2025-12-09T18:51:00Z">
              <w:r w:rsidRPr="00C96525">
                <w:rPr>
                  <w:rFonts w:ascii="Aptos Narrow" w:eastAsia="Times New Roman" w:hAnsi="Aptos Narrow" w:cs="Times New Roman"/>
                  <w:color w:val="000000"/>
                  <w:kern w:val="0"/>
                  <w14:ligatures w14:val="none"/>
                </w:rPr>
                <w:t>0</w:t>
              </w:r>
            </w:ins>
          </w:p>
        </w:tc>
      </w:tr>
      <w:tr w:rsidR="00C96525" w:rsidRPr="00C96525" w14:paraId="4EB5C2B8" w14:textId="77777777" w:rsidTr="00C96525">
        <w:trPr>
          <w:trHeight w:val="290"/>
          <w:ins w:id="340" w:author="Anderson, Riley Morgan" w:date="2025-12-09T13:51:00Z" w16du:dateUtc="2025-12-09T18:51:00Z"/>
          <w:trPrChange w:id="341" w:author="Anderson, Riley Morgan" w:date="2025-12-09T13:51:00Z" w16du:dateUtc="2025-12-09T18:51:00Z">
            <w:trPr>
              <w:gridAfter w:val="0"/>
              <w:trHeight w:val="290"/>
            </w:trPr>
          </w:trPrChange>
        </w:trPr>
        <w:tc>
          <w:tcPr>
            <w:tcW w:w="1800" w:type="dxa"/>
            <w:tcBorders>
              <w:top w:val="nil"/>
              <w:left w:val="nil"/>
              <w:bottom w:val="nil"/>
              <w:right w:val="nil"/>
            </w:tcBorders>
            <w:noWrap/>
            <w:vAlign w:val="bottom"/>
            <w:hideMark/>
            <w:tcPrChange w:id="342" w:author="Anderson, Riley Morgan" w:date="2025-12-09T13:51:00Z" w16du:dateUtc="2025-12-09T18:51:00Z">
              <w:tcPr>
                <w:tcW w:w="1640" w:type="dxa"/>
                <w:tcBorders>
                  <w:top w:val="nil"/>
                  <w:left w:val="nil"/>
                  <w:bottom w:val="nil"/>
                  <w:right w:val="nil"/>
                </w:tcBorders>
                <w:noWrap/>
                <w:vAlign w:val="bottom"/>
                <w:hideMark/>
              </w:tcPr>
            </w:tcPrChange>
          </w:tcPr>
          <w:p w14:paraId="36AD0261" w14:textId="77777777" w:rsidR="00C96525" w:rsidRPr="00C96525" w:rsidRDefault="00C96525" w:rsidP="00C96525">
            <w:pPr>
              <w:spacing w:after="0" w:line="240" w:lineRule="auto"/>
              <w:rPr>
                <w:ins w:id="343" w:author="Anderson, Riley Morgan" w:date="2025-12-09T13:51:00Z" w16du:dateUtc="2025-12-09T18:51:00Z"/>
                <w:rFonts w:ascii="Aptos Narrow" w:eastAsia="Times New Roman" w:hAnsi="Aptos Narrow" w:cs="Times New Roman"/>
                <w:color w:val="000000"/>
                <w:kern w:val="0"/>
                <w14:ligatures w14:val="none"/>
              </w:rPr>
            </w:pPr>
            <w:ins w:id="344" w:author="Anderson, Riley Morgan" w:date="2025-12-09T13:51:00Z" w16du:dateUtc="2025-12-09T18:51:00Z">
              <w:r w:rsidRPr="00C96525">
                <w:rPr>
                  <w:rFonts w:ascii="Aptos Narrow" w:eastAsia="Times New Roman" w:hAnsi="Aptos Narrow" w:cs="Times New Roman"/>
                  <w:color w:val="000000"/>
                  <w:kern w:val="0"/>
                  <w14:ligatures w14:val="none"/>
                </w:rPr>
                <w:t>Potato</w:t>
              </w:r>
            </w:ins>
          </w:p>
        </w:tc>
        <w:tc>
          <w:tcPr>
            <w:tcW w:w="800" w:type="dxa"/>
            <w:tcBorders>
              <w:top w:val="nil"/>
              <w:left w:val="nil"/>
              <w:bottom w:val="nil"/>
              <w:right w:val="nil"/>
            </w:tcBorders>
            <w:noWrap/>
            <w:vAlign w:val="bottom"/>
            <w:hideMark/>
            <w:tcPrChange w:id="345" w:author="Anderson, Riley Morgan" w:date="2025-12-09T13:51:00Z" w16du:dateUtc="2025-12-09T18:51:00Z">
              <w:tcPr>
                <w:tcW w:w="960" w:type="dxa"/>
                <w:gridSpan w:val="2"/>
                <w:tcBorders>
                  <w:top w:val="nil"/>
                  <w:left w:val="nil"/>
                  <w:bottom w:val="nil"/>
                  <w:right w:val="nil"/>
                </w:tcBorders>
                <w:noWrap/>
                <w:vAlign w:val="bottom"/>
                <w:hideMark/>
              </w:tcPr>
            </w:tcPrChange>
          </w:tcPr>
          <w:p w14:paraId="26410C38" w14:textId="77777777" w:rsidR="00C96525" w:rsidRPr="00C96525" w:rsidRDefault="00C96525" w:rsidP="00C96525">
            <w:pPr>
              <w:spacing w:after="0" w:line="240" w:lineRule="auto"/>
              <w:jc w:val="center"/>
              <w:rPr>
                <w:ins w:id="346" w:author="Anderson, Riley Morgan" w:date="2025-12-09T13:51:00Z" w16du:dateUtc="2025-12-09T18:51:00Z"/>
                <w:rFonts w:ascii="Aptos Narrow" w:eastAsia="Times New Roman" w:hAnsi="Aptos Narrow" w:cs="Times New Roman"/>
                <w:color w:val="000000"/>
                <w:kern w:val="0"/>
                <w14:ligatures w14:val="none"/>
              </w:rPr>
            </w:pPr>
            <w:ins w:id="347" w:author="Anderson, Riley Morgan" w:date="2025-12-09T13:51:00Z" w16du:dateUtc="2025-12-09T18:51:00Z">
              <w:r w:rsidRPr="00C96525">
                <w:rPr>
                  <w:rFonts w:ascii="Aptos Narrow" w:eastAsia="Times New Roman" w:hAnsi="Aptos Narrow" w:cs="Times New Roman"/>
                  <w:color w:val="000000"/>
                  <w:kern w:val="0"/>
                  <w14:ligatures w14:val="none"/>
                </w:rPr>
                <w:t>19</w:t>
              </w:r>
            </w:ins>
          </w:p>
        </w:tc>
        <w:tc>
          <w:tcPr>
            <w:tcW w:w="960" w:type="dxa"/>
            <w:tcBorders>
              <w:top w:val="nil"/>
              <w:left w:val="nil"/>
              <w:bottom w:val="nil"/>
              <w:right w:val="nil"/>
            </w:tcBorders>
            <w:noWrap/>
            <w:vAlign w:val="bottom"/>
            <w:hideMark/>
            <w:tcPrChange w:id="348" w:author="Anderson, Riley Morgan" w:date="2025-12-09T13:51:00Z" w16du:dateUtc="2025-12-09T18:51:00Z">
              <w:tcPr>
                <w:tcW w:w="960" w:type="dxa"/>
                <w:tcBorders>
                  <w:top w:val="nil"/>
                  <w:left w:val="nil"/>
                  <w:bottom w:val="nil"/>
                  <w:right w:val="nil"/>
                </w:tcBorders>
                <w:noWrap/>
                <w:vAlign w:val="bottom"/>
                <w:hideMark/>
              </w:tcPr>
            </w:tcPrChange>
          </w:tcPr>
          <w:p w14:paraId="287E970A" w14:textId="77777777" w:rsidR="00C96525" w:rsidRPr="00C96525" w:rsidRDefault="00C96525" w:rsidP="00C96525">
            <w:pPr>
              <w:spacing w:after="0" w:line="240" w:lineRule="auto"/>
              <w:jc w:val="center"/>
              <w:rPr>
                <w:ins w:id="349" w:author="Anderson, Riley Morgan" w:date="2025-12-09T13:51:00Z" w16du:dateUtc="2025-12-09T18:51:00Z"/>
                <w:rFonts w:ascii="Aptos Narrow" w:eastAsia="Times New Roman" w:hAnsi="Aptos Narrow" w:cs="Times New Roman"/>
                <w:color w:val="000000"/>
                <w:kern w:val="0"/>
                <w14:ligatures w14:val="none"/>
              </w:rPr>
            </w:pPr>
            <w:ins w:id="350" w:author="Anderson, Riley Morgan" w:date="2025-12-09T13:51:00Z" w16du:dateUtc="2025-12-09T18:51:00Z">
              <w:r w:rsidRPr="00C96525">
                <w:rPr>
                  <w:rFonts w:ascii="Aptos Narrow" w:eastAsia="Times New Roman" w:hAnsi="Aptos Narrow" w:cs="Times New Roman"/>
                  <w:color w:val="000000"/>
                  <w:kern w:val="0"/>
                  <w14:ligatures w14:val="none"/>
                </w:rPr>
                <w:t>8</w:t>
              </w:r>
            </w:ins>
          </w:p>
        </w:tc>
        <w:tc>
          <w:tcPr>
            <w:tcW w:w="960" w:type="dxa"/>
            <w:tcBorders>
              <w:top w:val="nil"/>
              <w:left w:val="nil"/>
              <w:bottom w:val="nil"/>
              <w:right w:val="nil"/>
            </w:tcBorders>
            <w:noWrap/>
            <w:vAlign w:val="bottom"/>
            <w:hideMark/>
            <w:tcPrChange w:id="351" w:author="Anderson, Riley Morgan" w:date="2025-12-09T13:51:00Z" w16du:dateUtc="2025-12-09T18:51:00Z">
              <w:tcPr>
                <w:tcW w:w="960" w:type="dxa"/>
                <w:tcBorders>
                  <w:top w:val="nil"/>
                  <w:left w:val="nil"/>
                  <w:bottom w:val="nil"/>
                  <w:right w:val="nil"/>
                </w:tcBorders>
                <w:noWrap/>
                <w:vAlign w:val="bottom"/>
                <w:hideMark/>
              </w:tcPr>
            </w:tcPrChange>
          </w:tcPr>
          <w:p w14:paraId="1B75142E" w14:textId="77777777" w:rsidR="00C96525" w:rsidRPr="00C96525" w:rsidRDefault="00C96525" w:rsidP="00C96525">
            <w:pPr>
              <w:spacing w:after="0" w:line="240" w:lineRule="auto"/>
              <w:jc w:val="center"/>
              <w:rPr>
                <w:ins w:id="352" w:author="Anderson, Riley Morgan" w:date="2025-12-09T13:51:00Z" w16du:dateUtc="2025-12-09T18:51:00Z"/>
                <w:rFonts w:ascii="Aptos Narrow" w:eastAsia="Times New Roman" w:hAnsi="Aptos Narrow" w:cs="Times New Roman"/>
                <w:color w:val="000000"/>
                <w:kern w:val="0"/>
                <w14:ligatures w14:val="none"/>
              </w:rPr>
            </w:pPr>
            <w:ins w:id="353" w:author="Anderson, Riley Morgan" w:date="2025-12-09T13:51:00Z" w16du:dateUtc="2025-12-09T18:51:00Z">
              <w:r w:rsidRPr="00C96525">
                <w:rPr>
                  <w:rFonts w:ascii="Aptos Narrow" w:eastAsia="Times New Roman" w:hAnsi="Aptos Narrow" w:cs="Times New Roman"/>
                  <w:color w:val="000000"/>
                  <w:kern w:val="0"/>
                  <w14:ligatures w14:val="none"/>
                </w:rPr>
                <w:t>1</w:t>
              </w:r>
            </w:ins>
          </w:p>
        </w:tc>
        <w:tc>
          <w:tcPr>
            <w:tcW w:w="960" w:type="dxa"/>
            <w:tcBorders>
              <w:top w:val="nil"/>
              <w:left w:val="nil"/>
              <w:bottom w:val="nil"/>
              <w:right w:val="nil"/>
            </w:tcBorders>
            <w:noWrap/>
            <w:vAlign w:val="bottom"/>
            <w:hideMark/>
            <w:tcPrChange w:id="354" w:author="Anderson, Riley Morgan" w:date="2025-12-09T13:51:00Z" w16du:dateUtc="2025-12-09T18:51:00Z">
              <w:tcPr>
                <w:tcW w:w="960" w:type="dxa"/>
                <w:tcBorders>
                  <w:top w:val="nil"/>
                  <w:left w:val="nil"/>
                  <w:bottom w:val="nil"/>
                  <w:right w:val="nil"/>
                </w:tcBorders>
                <w:noWrap/>
                <w:vAlign w:val="bottom"/>
                <w:hideMark/>
              </w:tcPr>
            </w:tcPrChange>
          </w:tcPr>
          <w:p w14:paraId="7593EF5E" w14:textId="77777777" w:rsidR="00C96525" w:rsidRPr="00C96525" w:rsidRDefault="00C96525" w:rsidP="00C96525">
            <w:pPr>
              <w:spacing w:after="0" w:line="240" w:lineRule="auto"/>
              <w:jc w:val="center"/>
              <w:rPr>
                <w:ins w:id="355" w:author="Anderson, Riley Morgan" w:date="2025-12-09T13:51:00Z" w16du:dateUtc="2025-12-09T18:51:00Z"/>
                <w:rFonts w:ascii="Aptos Narrow" w:eastAsia="Times New Roman" w:hAnsi="Aptos Narrow" w:cs="Times New Roman"/>
                <w:color w:val="000000"/>
                <w:kern w:val="0"/>
                <w14:ligatures w14:val="none"/>
              </w:rPr>
            </w:pPr>
            <w:ins w:id="356" w:author="Anderson, Riley Morgan" w:date="2025-12-09T13:51:00Z" w16du:dateUtc="2025-12-09T18:51:00Z">
              <w:r w:rsidRPr="00C96525">
                <w:rPr>
                  <w:rFonts w:ascii="Aptos Narrow" w:eastAsia="Times New Roman" w:hAnsi="Aptos Narrow" w:cs="Times New Roman"/>
                  <w:color w:val="000000"/>
                  <w:kern w:val="0"/>
                  <w14:ligatures w14:val="none"/>
                </w:rPr>
                <w:t>8</w:t>
              </w:r>
            </w:ins>
          </w:p>
        </w:tc>
        <w:tc>
          <w:tcPr>
            <w:tcW w:w="1450" w:type="dxa"/>
            <w:tcBorders>
              <w:top w:val="nil"/>
              <w:left w:val="nil"/>
              <w:bottom w:val="nil"/>
              <w:right w:val="nil"/>
            </w:tcBorders>
            <w:noWrap/>
            <w:vAlign w:val="bottom"/>
            <w:hideMark/>
            <w:tcPrChange w:id="357" w:author="Anderson, Riley Morgan" w:date="2025-12-09T13:51:00Z" w16du:dateUtc="2025-12-09T18:51:00Z">
              <w:tcPr>
                <w:tcW w:w="1280" w:type="dxa"/>
                <w:tcBorders>
                  <w:top w:val="nil"/>
                  <w:left w:val="nil"/>
                  <w:bottom w:val="nil"/>
                  <w:right w:val="nil"/>
                </w:tcBorders>
                <w:noWrap/>
                <w:vAlign w:val="bottom"/>
                <w:hideMark/>
              </w:tcPr>
            </w:tcPrChange>
          </w:tcPr>
          <w:p w14:paraId="4752CE00" w14:textId="77777777" w:rsidR="00C96525" w:rsidRPr="00C96525" w:rsidRDefault="00C96525" w:rsidP="00C96525">
            <w:pPr>
              <w:spacing w:after="0" w:line="240" w:lineRule="auto"/>
              <w:jc w:val="center"/>
              <w:rPr>
                <w:ins w:id="358" w:author="Anderson, Riley Morgan" w:date="2025-12-09T13:51:00Z" w16du:dateUtc="2025-12-09T18:51:00Z"/>
                <w:rFonts w:ascii="Aptos Narrow" w:eastAsia="Times New Roman" w:hAnsi="Aptos Narrow" w:cs="Times New Roman"/>
                <w:color w:val="000000"/>
                <w:kern w:val="0"/>
                <w14:ligatures w14:val="none"/>
              </w:rPr>
            </w:pPr>
            <w:ins w:id="359" w:author="Anderson, Riley Morgan" w:date="2025-12-09T13:51:00Z" w16du:dateUtc="2025-12-09T18:51:00Z">
              <w:r w:rsidRPr="00C96525">
                <w:rPr>
                  <w:rFonts w:ascii="Aptos Narrow" w:eastAsia="Times New Roman" w:hAnsi="Aptos Narrow" w:cs="Times New Roman"/>
                  <w:color w:val="000000"/>
                  <w:kern w:val="0"/>
                  <w14:ligatures w14:val="none"/>
                </w:rPr>
                <w:t>1</w:t>
              </w:r>
            </w:ins>
          </w:p>
        </w:tc>
      </w:tr>
      <w:tr w:rsidR="00C96525" w:rsidRPr="00C96525" w14:paraId="1E092BAB" w14:textId="77777777" w:rsidTr="00C96525">
        <w:trPr>
          <w:trHeight w:val="290"/>
          <w:ins w:id="360" w:author="Anderson, Riley Morgan" w:date="2025-12-09T13:51:00Z" w16du:dateUtc="2025-12-09T18:51:00Z"/>
          <w:trPrChange w:id="361" w:author="Anderson, Riley Morgan" w:date="2025-12-09T13:51:00Z" w16du:dateUtc="2025-12-09T18:51:00Z">
            <w:trPr>
              <w:gridAfter w:val="0"/>
              <w:trHeight w:val="290"/>
            </w:trPr>
          </w:trPrChange>
        </w:trPr>
        <w:tc>
          <w:tcPr>
            <w:tcW w:w="1800" w:type="dxa"/>
            <w:tcBorders>
              <w:top w:val="nil"/>
              <w:left w:val="nil"/>
              <w:bottom w:val="nil"/>
              <w:right w:val="nil"/>
            </w:tcBorders>
            <w:noWrap/>
            <w:vAlign w:val="bottom"/>
            <w:hideMark/>
            <w:tcPrChange w:id="362" w:author="Anderson, Riley Morgan" w:date="2025-12-09T13:51:00Z" w16du:dateUtc="2025-12-09T18:51:00Z">
              <w:tcPr>
                <w:tcW w:w="1640" w:type="dxa"/>
                <w:tcBorders>
                  <w:top w:val="nil"/>
                  <w:left w:val="nil"/>
                  <w:bottom w:val="nil"/>
                  <w:right w:val="nil"/>
                </w:tcBorders>
                <w:noWrap/>
                <w:vAlign w:val="bottom"/>
                <w:hideMark/>
              </w:tcPr>
            </w:tcPrChange>
          </w:tcPr>
          <w:p w14:paraId="2DFBFC30" w14:textId="77777777" w:rsidR="00C96525" w:rsidRPr="00C96525" w:rsidRDefault="00C96525" w:rsidP="00C96525">
            <w:pPr>
              <w:spacing w:after="0" w:line="240" w:lineRule="auto"/>
              <w:rPr>
                <w:ins w:id="363" w:author="Anderson, Riley Morgan" w:date="2025-12-09T13:51:00Z" w16du:dateUtc="2025-12-09T18:51:00Z"/>
                <w:rFonts w:ascii="Aptos Narrow" w:eastAsia="Times New Roman" w:hAnsi="Aptos Narrow" w:cs="Times New Roman"/>
                <w:color w:val="000000"/>
                <w:kern w:val="0"/>
                <w14:ligatures w14:val="none"/>
              </w:rPr>
            </w:pPr>
            <w:ins w:id="364" w:author="Anderson, Riley Morgan" w:date="2025-12-09T13:51:00Z" w16du:dateUtc="2025-12-09T18:51:00Z">
              <w:r w:rsidRPr="00C96525">
                <w:rPr>
                  <w:rFonts w:ascii="Aptos Narrow" w:eastAsia="Times New Roman" w:hAnsi="Aptos Narrow" w:cs="Times New Roman"/>
                  <w:color w:val="000000"/>
                  <w:kern w:val="0"/>
                  <w14:ligatures w14:val="none"/>
                </w:rPr>
                <w:t>Russian thistle</w:t>
              </w:r>
            </w:ins>
          </w:p>
        </w:tc>
        <w:tc>
          <w:tcPr>
            <w:tcW w:w="800" w:type="dxa"/>
            <w:tcBorders>
              <w:top w:val="nil"/>
              <w:left w:val="nil"/>
              <w:bottom w:val="nil"/>
              <w:right w:val="nil"/>
            </w:tcBorders>
            <w:noWrap/>
            <w:vAlign w:val="bottom"/>
            <w:hideMark/>
            <w:tcPrChange w:id="365" w:author="Anderson, Riley Morgan" w:date="2025-12-09T13:51:00Z" w16du:dateUtc="2025-12-09T18:51:00Z">
              <w:tcPr>
                <w:tcW w:w="960" w:type="dxa"/>
                <w:gridSpan w:val="2"/>
                <w:tcBorders>
                  <w:top w:val="nil"/>
                  <w:left w:val="nil"/>
                  <w:bottom w:val="nil"/>
                  <w:right w:val="nil"/>
                </w:tcBorders>
                <w:noWrap/>
                <w:vAlign w:val="bottom"/>
                <w:hideMark/>
              </w:tcPr>
            </w:tcPrChange>
          </w:tcPr>
          <w:p w14:paraId="37069421" w14:textId="77777777" w:rsidR="00C96525" w:rsidRPr="00C96525" w:rsidRDefault="00C96525" w:rsidP="00C96525">
            <w:pPr>
              <w:spacing w:after="0" w:line="240" w:lineRule="auto"/>
              <w:jc w:val="center"/>
              <w:rPr>
                <w:ins w:id="366" w:author="Anderson, Riley Morgan" w:date="2025-12-09T13:51:00Z" w16du:dateUtc="2025-12-09T18:51:00Z"/>
                <w:rFonts w:ascii="Aptos Narrow" w:eastAsia="Times New Roman" w:hAnsi="Aptos Narrow" w:cs="Times New Roman"/>
                <w:color w:val="000000"/>
                <w:kern w:val="0"/>
                <w14:ligatures w14:val="none"/>
              </w:rPr>
            </w:pPr>
            <w:ins w:id="367" w:author="Anderson, Riley Morgan" w:date="2025-12-09T13:51:00Z" w16du:dateUtc="2025-12-09T18:51:00Z">
              <w:r w:rsidRPr="00C96525">
                <w:rPr>
                  <w:rFonts w:ascii="Aptos Narrow" w:eastAsia="Times New Roman" w:hAnsi="Aptos Narrow" w:cs="Times New Roman"/>
                  <w:color w:val="000000"/>
                  <w:kern w:val="0"/>
                  <w14:ligatures w14:val="none"/>
                </w:rPr>
                <w:t>66</w:t>
              </w:r>
            </w:ins>
          </w:p>
        </w:tc>
        <w:tc>
          <w:tcPr>
            <w:tcW w:w="960" w:type="dxa"/>
            <w:tcBorders>
              <w:top w:val="nil"/>
              <w:left w:val="nil"/>
              <w:bottom w:val="nil"/>
              <w:right w:val="nil"/>
            </w:tcBorders>
            <w:noWrap/>
            <w:vAlign w:val="bottom"/>
            <w:hideMark/>
            <w:tcPrChange w:id="368" w:author="Anderson, Riley Morgan" w:date="2025-12-09T13:51:00Z" w16du:dateUtc="2025-12-09T18:51:00Z">
              <w:tcPr>
                <w:tcW w:w="960" w:type="dxa"/>
                <w:tcBorders>
                  <w:top w:val="nil"/>
                  <w:left w:val="nil"/>
                  <w:bottom w:val="nil"/>
                  <w:right w:val="nil"/>
                </w:tcBorders>
                <w:noWrap/>
                <w:vAlign w:val="bottom"/>
                <w:hideMark/>
              </w:tcPr>
            </w:tcPrChange>
          </w:tcPr>
          <w:p w14:paraId="126D95E6" w14:textId="77777777" w:rsidR="00C96525" w:rsidRPr="00C96525" w:rsidRDefault="00C96525" w:rsidP="00C96525">
            <w:pPr>
              <w:spacing w:after="0" w:line="240" w:lineRule="auto"/>
              <w:jc w:val="center"/>
              <w:rPr>
                <w:ins w:id="369" w:author="Anderson, Riley Morgan" w:date="2025-12-09T13:51:00Z" w16du:dateUtc="2025-12-09T18:51:00Z"/>
                <w:rFonts w:ascii="Aptos Narrow" w:eastAsia="Times New Roman" w:hAnsi="Aptos Narrow" w:cs="Times New Roman"/>
                <w:color w:val="000000"/>
                <w:kern w:val="0"/>
                <w14:ligatures w14:val="none"/>
              </w:rPr>
            </w:pPr>
            <w:ins w:id="370" w:author="Anderson, Riley Morgan" w:date="2025-12-09T13:51:00Z" w16du:dateUtc="2025-12-09T18:51:00Z">
              <w:r w:rsidRPr="00C96525">
                <w:rPr>
                  <w:rFonts w:ascii="Aptos Narrow" w:eastAsia="Times New Roman" w:hAnsi="Aptos Narrow" w:cs="Times New Roman"/>
                  <w:color w:val="000000"/>
                  <w:kern w:val="0"/>
                  <w14:ligatures w14:val="none"/>
                </w:rPr>
                <w:t>20</w:t>
              </w:r>
            </w:ins>
          </w:p>
        </w:tc>
        <w:tc>
          <w:tcPr>
            <w:tcW w:w="960" w:type="dxa"/>
            <w:tcBorders>
              <w:top w:val="nil"/>
              <w:left w:val="nil"/>
              <w:bottom w:val="nil"/>
              <w:right w:val="nil"/>
            </w:tcBorders>
            <w:noWrap/>
            <w:vAlign w:val="bottom"/>
            <w:hideMark/>
            <w:tcPrChange w:id="371" w:author="Anderson, Riley Morgan" w:date="2025-12-09T13:51:00Z" w16du:dateUtc="2025-12-09T18:51:00Z">
              <w:tcPr>
                <w:tcW w:w="960" w:type="dxa"/>
                <w:tcBorders>
                  <w:top w:val="nil"/>
                  <w:left w:val="nil"/>
                  <w:bottom w:val="nil"/>
                  <w:right w:val="nil"/>
                </w:tcBorders>
                <w:noWrap/>
                <w:vAlign w:val="bottom"/>
                <w:hideMark/>
              </w:tcPr>
            </w:tcPrChange>
          </w:tcPr>
          <w:p w14:paraId="111C5F37" w14:textId="77777777" w:rsidR="00C96525" w:rsidRPr="00C96525" w:rsidRDefault="00C96525" w:rsidP="00C96525">
            <w:pPr>
              <w:spacing w:after="0" w:line="240" w:lineRule="auto"/>
              <w:jc w:val="center"/>
              <w:rPr>
                <w:ins w:id="372" w:author="Anderson, Riley Morgan" w:date="2025-12-09T13:51:00Z" w16du:dateUtc="2025-12-09T18:51:00Z"/>
                <w:rFonts w:ascii="Aptos Narrow" w:eastAsia="Times New Roman" w:hAnsi="Aptos Narrow" w:cs="Times New Roman"/>
                <w:color w:val="000000"/>
                <w:kern w:val="0"/>
                <w14:ligatures w14:val="none"/>
              </w:rPr>
            </w:pPr>
            <w:ins w:id="373" w:author="Anderson, Riley Morgan" w:date="2025-12-09T13:51:00Z" w16du:dateUtc="2025-12-09T18:51:00Z">
              <w:r w:rsidRPr="00C96525">
                <w:rPr>
                  <w:rFonts w:ascii="Aptos Narrow" w:eastAsia="Times New Roman" w:hAnsi="Aptos Narrow" w:cs="Times New Roman"/>
                  <w:color w:val="000000"/>
                  <w:kern w:val="0"/>
                  <w14:ligatures w14:val="none"/>
                </w:rPr>
                <w:t>34</w:t>
              </w:r>
            </w:ins>
          </w:p>
        </w:tc>
        <w:tc>
          <w:tcPr>
            <w:tcW w:w="960" w:type="dxa"/>
            <w:tcBorders>
              <w:top w:val="nil"/>
              <w:left w:val="nil"/>
              <w:bottom w:val="nil"/>
              <w:right w:val="nil"/>
            </w:tcBorders>
            <w:noWrap/>
            <w:vAlign w:val="bottom"/>
            <w:hideMark/>
            <w:tcPrChange w:id="374" w:author="Anderson, Riley Morgan" w:date="2025-12-09T13:51:00Z" w16du:dateUtc="2025-12-09T18:51:00Z">
              <w:tcPr>
                <w:tcW w:w="960" w:type="dxa"/>
                <w:tcBorders>
                  <w:top w:val="nil"/>
                  <w:left w:val="nil"/>
                  <w:bottom w:val="nil"/>
                  <w:right w:val="nil"/>
                </w:tcBorders>
                <w:noWrap/>
                <w:vAlign w:val="bottom"/>
                <w:hideMark/>
              </w:tcPr>
            </w:tcPrChange>
          </w:tcPr>
          <w:p w14:paraId="087D7F79" w14:textId="77777777" w:rsidR="00C96525" w:rsidRPr="00C96525" w:rsidRDefault="00C96525" w:rsidP="00C96525">
            <w:pPr>
              <w:spacing w:after="0" w:line="240" w:lineRule="auto"/>
              <w:jc w:val="center"/>
              <w:rPr>
                <w:ins w:id="375" w:author="Anderson, Riley Morgan" w:date="2025-12-09T13:51:00Z" w16du:dateUtc="2025-12-09T18:51:00Z"/>
                <w:rFonts w:ascii="Aptos Narrow" w:eastAsia="Times New Roman" w:hAnsi="Aptos Narrow" w:cs="Times New Roman"/>
                <w:color w:val="000000"/>
                <w:kern w:val="0"/>
                <w14:ligatures w14:val="none"/>
              </w:rPr>
            </w:pPr>
            <w:ins w:id="376" w:author="Anderson, Riley Morgan" w:date="2025-12-09T13:51:00Z" w16du:dateUtc="2025-12-09T18:51:00Z">
              <w:r w:rsidRPr="00C96525">
                <w:rPr>
                  <w:rFonts w:ascii="Aptos Narrow" w:eastAsia="Times New Roman" w:hAnsi="Aptos Narrow" w:cs="Times New Roman"/>
                  <w:color w:val="000000"/>
                  <w:kern w:val="0"/>
                  <w14:ligatures w14:val="none"/>
                </w:rPr>
                <w:t>24</w:t>
              </w:r>
            </w:ins>
          </w:p>
        </w:tc>
        <w:tc>
          <w:tcPr>
            <w:tcW w:w="1450" w:type="dxa"/>
            <w:tcBorders>
              <w:top w:val="nil"/>
              <w:left w:val="nil"/>
              <w:bottom w:val="nil"/>
              <w:right w:val="nil"/>
            </w:tcBorders>
            <w:noWrap/>
            <w:vAlign w:val="bottom"/>
            <w:hideMark/>
            <w:tcPrChange w:id="377" w:author="Anderson, Riley Morgan" w:date="2025-12-09T13:51:00Z" w16du:dateUtc="2025-12-09T18:51:00Z">
              <w:tcPr>
                <w:tcW w:w="1280" w:type="dxa"/>
                <w:tcBorders>
                  <w:top w:val="nil"/>
                  <w:left w:val="nil"/>
                  <w:bottom w:val="nil"/>
                  <w:right w:val="nil"/>
                </w:tcBorders>
                <w:noWrap/>
                <w:vAlign w:val="bottom"/>
                <w:hideMark/>
              </w:tcPr>
            </w:tcPrChange>
          </w:tcPr>
          <w:p w14:paraId="51900B2A" w14:textId="77777777" w:rsidR="00C96525" w:rsidRPr="00C96525" w:rsidRDefault="00C96525" w:rsidP="00C96525">
            <w:pPr>
              <w:spacing w:after="0" w:line="240" w:lineRule="auto"/>
              <w:jc w:val="center"/>
              <w:rPr>
                <w:ins w:id="378" w:author="Anderson, Riley Morgan" w:date="2025-12-09T13:51:00Z" w16du:dateUtc="2025-12-09T18:51:00Z"/>
                <w:rFonts w:ascii="Aptos Narrow" w:eastAsia="Times New Roman" w:hAnsi="Aptos Narrow" w:cs="Times New Roman"/>
                <w:color w:val="000000"/>
                <w:kern w:val="0"/>
                <w14:ligatures w14:val="none"/>
              </w:rPr>
            </w:pPr>
            <w:ins w:id="379" w:author="Anderson, Riley Morgan" w:date="2025-12-09T13:51:00Z" w16du:dateUtc="2025-12-09T18:51:00Z">
              <w:r w:rsidRPr="00C96525">
                <w:rPr>
                  <w:rFonts w:ascii="Aptos Narrow" w:eastAsia="Times New Roman" w:hAnsi="Aptos Narrow" w:cs="Times New Roman"/>
                  <w:color w:val="000000"/>
                  <w:kern w:val="0"/>
                  <w14:ligatures w14:val="none"/>
                </w:rPr>
                <w:t>14</w:t>
              </w:r>
            </w:ins>
          </w:p>
        </w:tc>
      </w:tr>
      <w:tr w:rsidR="00C96525" w:rsidRPr="00C96525" w14:paraId="4D8313B1" w14:textId="77777777" w:rsidTr="00C96525">
        <w:trPr>
          <w:trHeight w:val="290"/>
          <w:ins w:id="380" w:author="Anderson, Riley Morgan" w:date="2025-12-09T13:51:00Z" w16du:dateUtc="2025-12-09T18:51:00Z"/>
          <w:trPrChange w:id="381" w:author="Anderson, Riley Morgan" w:date="2025-12-09T13:51:00Z" w16du:dateUtc="2025-12-09T18:51:00Z">
            <w:trPr>
              <w:gridAfter w:val="0"/>
              <w:trHeight w:val="290"/>
            </w:trPr>
          </w:trPrChange>
        </w:trPr>
        <w:tc>
          <w:tcPr>
            <w:tcW w:w="1800" w:type="dxa"/>
            <w:tcBorders>
              <w:top w:val="nil"/>
              <w:left w:val="nil"/>
              <w:bottom w:val="nil"/>
              <w:right w:val="nil"/>
            </w:tcBorders>
            <w:noWrap/>
            <w:vAlign w:val="bottom"/>
            <w:hideMark/>
            <w:tcPrChange w:id="382" w:author="Anderson, Riley Morgan" w:date="2025-12-09T13:51:00Z" w16du:dateUtc="2025-12-09T18:51:00Z">
              <w:tcPr>
                <w:tcW w:w="1640" w:type="dxa"/>
                <w:tcBorders>
                  <w:top w:val="nil"/>
                  <w:left w:val="nil"/>
                  <w:bottom w:val="nil"/>
                  <w:right w:val="nil"/>
                </w:tcBorders>
                <w:noWrap/>
                <w:vAlign w:val="bottom"/>
                <w:hideMark/>
              </w:tcPr>
            </w:tcPrChange>
          </w:tcPr>
          <w:p w14:paraId="60DCF7B1" w14:textId="77777777" w:rsidR="00C96525" w:rsidRPr="00C96525" w:rsidRDefault="00C96525" w:rsidP="00C96525">
            <w:pPr>
              <w:spacing w:after="0" w:line="240" w:lineRule="auto"/>
              <w:rPr>
                <w:ins w:id="383" w:author="Anderson, Riley Morgan" w:date="2025-12-09T13:51:00Z" w16du:dateUtc="2025-12-09T18:51:00Z"/>
                <w:rFonts w:ascii="Aptos Narrow" w:eastAsia="Times New Roman" w:hAnsi="Aptos Narrow" w:cs="Times New Roman"/>
                <w:color w:val="000000"/>
                <w:kern w:val="0"/>
                <w14:ligatures w14:val="none"/>
              </w:rPr>
            </w:pPr>
            <w:ins w:id="384" w:author="Anderson, Riley Morgan" w:date="2025-12-09T13:51:00Z" w16du:dateUtc="2025-12-09T18:51:00Z">
              <w:r w:rsidRPr="00C96525">
                <w:rPr>
                  <w:rFonts w:ascii="Aptos Narrow" w:eastAsia="Times New Roman" w:hAnsi="Aptos Narrow" w:cs="Times New Roman"/>
                  <w:color w:val="000000"/>
                  <w:kern w:val="0"/>
                  <w14:ligatures w14:val="none"/>
                </w:rPr>
                <w:t>Tumble mustard</w:t>
              </w:r>
            </w:ins>
          </w:p>
        </w:tc>
        <w:tc>
          <w:tcPr>
            <w:tcW w:w="800" w:type="dxa"/>
            <w:tcBorders>
              <w:top w:val="nil"/>
              <w:left w:val="nil"/>
              <w:bottom w:val="nil"/>
              <w:right w:val="nil"/>
            </w:tcBorders>
            <w:noWrap/>
            <w:vAlign w:val="bottom"/>
            <w:hideMark/>
            <w:tcPrChange w:id="385" w:author="Anderson, Riley Morgan" w:date="2025-12-09T13:51:00Z" w16du:dateUtc="2025-12-09T18:51:00Z">
              <w:tcPr>
                <w:tcW w:w="960" w:type="dxa"/>
                <w:gridSpan w:val="2"/>
                <w:tcBorders>
                  <w:top w:val="nil"/>
                  <w:left w:val="nil"/>
                  <w:bottom w:val="nil"/>
                  <w:right w:val="nil"/>
                </w:tcBorders>
                <w:noWrap/>
                <w:vAlign w:val="bottom"/>
                <w:hideMark/>
              </w:tcPr>
            </w:tcPrChange>
          </w:tcPr>
          <w:p w14:paraId="18172076" w14:textId="77777777" w:rsidR="00C96525" w:rsidRPr="00C96525" w:rsidRDefault="00C96525" w:rsidP="00C96525">
            <w:pPr>
              <w:spacing w:after="0" w:line="240" w:lineRule="auto"/>
              <w:jc w:val="center"/>
              <w:rPr>
                <w:ins w:id="386" w:author="Anderson, Riley Morgan" w:date="2025-12-09T13:51:00Z" w16du:dateUtc="2025-12-09T18:51:00Z"/>
                <w:rFonts w:ascii="Aptos Narrow" w:eastAsia="Times New Roman" w:hAnsi="Aptos Narrow" w:cs="Times New Roman"/>
                <w:color w:val="000000"/>
                <w:kern w:val="0"/>
                <w14:ligatures w14:val="none"/>
              </w:rPr>
            </w:pPr>
            <w:ins w:id="387" w:author="Anderson, Riley Morgan" w:date="2025-12-09T13:51:00Z" w16du:dateUtc="2025-12-09T18:51:00Z">
              <w:r w:rsidRPr="00C96525">
                <w:rPr>
                  <w:rFonts w:ascii="Aptos Narrow" w:eastAsia="Times New Roman" w:hAnsi="Aptos Narrow" w:cs="Times New Roman"/>
                  <w:color w:val="000000"/>
                  <w:kern w:val="0"/>
                  <w14:ligatures w14:val="none"/>
                </w:rPr>
                <w:t>41</w:t>
              </w:r>
            </w:ins>
          </w:p>
        </w:tc>
        <w:tc>
          <w:tcPr>
            <w:tcW w:w="960" w:type="dxa"/>
            <w:tcBorders>
              <w:top w:val="nil"/>
              <w:left w:val="nil"/>
              <w:bottom w:val="nil"/>
              <w:right w:val="nil"/>
            </w:tcBorders>
            <w:noWrap/>
            <w:vAlign w:val="bottom"/>
            <w:hideMark/>
            <w:tcPrChange w:id="388" w:author="Anderson, Riley Morgan" w:date="2025-12-09T13:51:00Z" w16du:dateUtc="2025-12-09T18:51:00Z">
              <w:tcPr>
                <w:tcW w:w="960" w:type="dxa"/>
                <w:tcBorders>
                  <w:top w:val="nil"/>
                  <w:left w:val="nil"/>
                  <w:bottom w:val="nil"/>
                  <w:right w:val="nil"/>
                </w:tcBorders>
                <w:noWrap/>
                <w:vAlign w:val="bottom"/>
                <w:hideMark/>
              </w:tcPr>
            </w:tcPrChange>
          </w:tcPr>
          <w:p w14:paraId="4A451C91" w14:textId="77777777" w:rsidR="00C96525" w:rsidRPr="00C96525" w:rsidRDefault="00C96525" w:rsidP="00C96525">
            <w:pPr>
              <w:spacing w:after="0" w:line="240" w:lineRule="auto"/>
              <w:jc w:val="center"/>
              <w:rPr>
                <w:ins w:id="389" w:author="Anderson, Riley Morgan" w:date="2025-12-09T13:51:00Z" w16du:dateUtc="2025-12-09T18:51:00Z"/>
                <w:rFonts w:ascii="Aptos Narrow" w:eastAsia="Times New Roman" w:hAnsi="Aptos Narrow" w:cs="Times New Roman"/>
                <w:color w:val="000000"/>
                <w:kern w:val="0"/>
                <w14:ligatures w14:val="none"/>
              </w:rPr>
            </w:pPr>
            <w:ins w:id="390" w:author="Anderson, Riley Morgan" w:date="2025-12-09T13:51:00Z" w16du:dateUtc="2025-12-09T18:51:00Z">
              <w:r w:rsidRPr="00C96525">
                <w:rPr>
                  <w:rFonts w:ascii="Aptos Narrow" w:eastAsia="Times New Roman" w:hAnsi="Aptos Narrow" w:cs="Times New Roman"/>
                  <w:color w:val="000000"/>
                  <w:kern w:val="0"/>
                  <w14:ligatures w14:val="none"/>
                </w:rPr>
                <w:t>14</w:t>
              </w:r>
            </w:ins>
          </w:p>
        </w:tc>
        <w:tc>
          <w:tcPr>
            <w:tcW w:w="960" w:type="dxa"/>
            <w:tcBorders>
              <w:top w:val="nil"/>
              <w:left w:val="nil"/>
              <w:bottom w:val="nil"/>
              <w:right w:val="nil"/>
            </w:tcBorders>
            <w:noWrap/>
            <w:vAlign w:val="bottom"/>
            <w:hideMark/>
            <w:tcPrChange w:id="391" w:author="Anderson, Riley Morgan" w:date="2025-12-09T13:51:00Z" w16du:dateUtc="2025-12-09T18:51:00Z">
              <w:tcPr>
                <w:tcW w:w="960" w:type="dxa"/>
                <w:tcBorders>
                  <w:top w:val="nil"/>
                  <w:left w:val="nil"/>
                  <w:bottom w:val="nil"/>
                  <w:right w:val="nil"/>
                </w:tcBorders>
                <w:noWrap/>
                <w:vAlign w:val="bottom"/>
                <w:hideMark/>
              </w:tcPr>
            </w:tcPrChange>
          </w:tcPr>
          <w:p w14:paraId="5865CE60" w14:textId="77777777" w:rsidR="00C96525" w:rsidRPr="00C96525" w:rsidRDefault="00C96525" w:rsidP="00C96525">
            <w:pPr>
              <w:spacing w:after="0" w:line="240" w:lineRule="auto"/>
              <w:jc w:val="center"/>
              <w:rPr>
                <w:ins w:id="392" w:author="Anderson, Riley Morgan" w:date="2025-12-09T13:51:00Z" w16du:dateUtc="2025-12-09T18:51:00Z"/>
                <w:rFonts w:ascii="Aptos Narrow" w:eastAsia="Times New Roman" w:hAnsi="Aptos Narrow" w:cs="Times New Roman"/>
                <w:color w:val="000000"/>
                <w:kern w:val="0"/>
                <w14:ligatures w14:val="none"/>
              </w:rPr>
            </w:pPr>
            <w:ins w:id="393" w:author="Anderson, Riley Morgan" w:date="2025-12-09T13:51:00Z" w16du:dateUtc="2025-12-09T18:51:00Z">
              <w:r w:rsidRPr="00C96525">
                <w:rPr>
                  <w:rFonts w:ascii="Aptos Narrow" w:eastAsia="Times New Roman" w:hAnsi="Aptos Narrow" w:cs="Times New Roman"/>
                  <w:color w:val="000000"/>
                  <w:kern w:val="0"/>
                  <w14:ligatures w14:val="none"/>
                </w:rPr>
                <w:t>10</w:t>
              </w:r>
            </w:ins>
          </w:p>
        </w:tc>
        <w:tc>
          <w:tcPr>
            <w:tcW w:w="960" w:type="dxa"/>
            <w:tcBorders>
              <w:top w:val="nil"/>
              <w:left w:val="nil"/>
              <w:bottom w:val="nil"/>
              <w:right w:val="nil"/>
            </w:tcBorders>
            <w:noWrap/>
            <w:vAlign w:val="bottom"/>
            <w:hideMark/>
            <w:tcPrChange w:id="394" w:author="Anderson, Riley Morgan" w:date="2025-12-09T13:51:00Z" w16du:dateUtc="2025-12-09T18:51:00Z">
              <w:tcPr>
                <w:tcW w:w="960" w:type="dxa"/>
                <w:tcBorders>
                  <w:top w:val="nil"/>
                  <w:left w:val="nil"/>
                  <w:bottom w:val="nil"/>
                  <w:right w:val="nil"/>
                </w:tcBorders>
                <w:noWrap/>
                <w:vAlign w:val="bottom"/>
                <w:hideMark/>
              </w:tcPr>
            </w:tcPrChange>
          </w:tcPr>
          <w:p w14:paraId="54AB21B3" w14:textId="77777777" w:rsidR="00C96525" w:rsidRPr="00C96525" w:rsidRDefault="00C96525" w:rsidP="00C96525">
            <w:pPr>
              <w:spacing w:after="0" w:line="240" w:lineRule="auto"/>
              <w:jc w:val="center"/>
              <w:rPr>
                <w:ins w:id="395" w:author="Anderson, Riley Morgan" w:date="2025-12-09T13:51:00Z" w16du:dateUtc="2025-12-09T18:51:00Z"/>
                <w:rFonts w:ascii="Aptos Narrow" w:eastAsia="Times New Roman" w:hAnsi="Aptos Narrow" w:cs="Times New Roman"/>
                <w:color w:val="000000"/>
                <w:kern w:val="0"/>
                <w14:ligatures w14:val="none"/>
              </w:rPr>
            </w:pPr>
            <w:ins w:id="396" w:author="Anderson, Riley Morgan" w:date="2025-12-09T13:51:00Z" w16du:dateUtc="2025-12-09T18:51:00Z">
              <w:r w:rsidRPr="00C96525">
                <w:rPr>
                  <w:rFonts w:ascii="Aptos Narrow" w:eastAsia="Times New Roman" w:hAnsi="Aptos Narrow" w:cs="Times New Roman"/>
                  <w:color w:val="000000"/>
                  <w:kern w:val="0"/>
                  <w14:ligatures w14:val="none"/>
                </w:rPr>
                <w:t>23</w:t>
              </w:r>
            </w:ins>
          </w:p>
        </w:tc>
        <w:tc>
          <w:tcPr>
            <w:tcW w:w="1450" w:type="dxa"/>
            <w:tcBorders>
              <w:top w:val="nil"/>
              <w:left w:val="nil"/>
              <w:bottom w:val="nil"/>
              <w:right w:val="nil"/>
            </w:tcBorders>
            <w:noWrap/>
            <w:vAlign w:val="bottom"/>
            <w:hideMark/>
            <w:tcPrChange w:id="397" w:author="Anderson, Riley Morgan" w:date="2025-12-09T13:51:00Z" w16du:dateUtc="2025-12-09T18:51:00Z">
              <w:tcPr>
                <w:tcW w:w="1280" w:type="dxa"/>
                <w:tcBorders>
                  <w:top w:val="nil"/>
                  <w:left w:val="nil"/>
                  <w:bottom w:val="nil"/>
                  <w:right w:val="nil"/>
                </w:tcBorders>
                <w:noWrap/>
                <w:vAlign w:val="bottom"/>
                <w:hideMark/>
              </w:tcPr>
            </w:tcPrChange>
          </w:tcPr>
          <w:p w14:paraId="4438AE4A" w14:textId="77777777" w:rsidR="00C96525" w:rsidRPr="00C96525" w:rsidRDefault="00C96525" w:rsidP="00C96525">
            <w:pPr>
              <w:spacing w:after="0" w:line="240" w:lineRule="auto"/>
              <w:jc w:val="center"/>
              <w:rPr>
                <w:ins w:id="398" w:author="Anderson, Riley Morgan" w:date="2025-12-09T13:51:00Z" w16du:dateUtc="2025-12-09T18:51:00Z"/>
                <w:rFonts w:ascii="Aptos Narrow" w:eastAsia="Times New Roman" w:hAnsi="Aptos Narrow" w:cs="Times New Roman"/>
                <w:color w:val="000000"/>
                <w:kern w:val="0"/>
                <w14:ligatures w14:val="none"/>
              </w:rPr>
            </w:pPr>
            <w:ins w:id="399" w:author="Anderson, Riley Morgan" w:date="2025-12-09T13:51:00Z" w16du:dateUtc="2025-12-09T18:51:00Z">
              <w:r w:rsidRPr="00C96525">
                <w:rPr>
                  <w:rFonts w:ascii="Aptos Narrow" w:eastAsia="Times New Roman" w:hAnsi="Aptos Narrow" w:cs="Times New Roman"/>
                  <w:color w:val="000000"/>
                  <w:kern w:val="0"/>
                  <w14:ligatures w14:val="none"/>
                </w:rPr>
                <w:t>6</w:t>
              </w:r>
            </w:ins>
          </w:p>
        </w:tc>
      </w:tr>
    </w:tbl>
    <w:p w14:paraId="38480065" w14:textId="59E93268" w:rsidR="00C96525" w:rsidRPr="00C96525" w:rsidRDefault="00C96525" w:rsidP="00E92A16">
      <w:pPr>
        <w:pStyle w:val="paragraph"/>
        <w:spacing w:before="0" w:beforeAutospacing="0" w:after="0" w:afterAutospacing="0" w:line="480" w:lineRule="auto"/>
        <w:contextualSpacing/>
        <w:textAlignment w:val="baseline"/>
      </w:pPr>
      <w:ins w:id="400" w:author="Anderson, Riley Morgan" w:date="2025-12-09T13:51:00Z" w16du:dateUtc="2025-12-09T18:51:00Z">
        <w:r>
          <w:t xml:space="preserve">Table </w:t>
        </w:r>
      </w:ins>
      <w:ins w:id="401" w:author="Anderson, Riley Morgan" w:date="2025-12-09T13:52:00Z" w16du:dateUtc="2025-12-09T18:52:00Z">
        <w:r>
          <w:t xml:space="preserve">XX1. </w:t>
        </w:r>
      </w:ins>
      <w:ins w:id="402" w:author="Anderson, Riley Morgan" w:date="2025-12-09T13:54:00Z" w16du:dateUtc="2025-12-09T18:54:00Z">
        <w:r>
          <w:t xml:space="preserve">Total </w:t>
        </w:r>
        <w:r>
          <w:rPr>
            <w:i/>
            <w:iCs/>
          </w:rPr>
          <w:t>N. tenellus</w:t>
        </w:r>
        <w:r>
          <w:t xml:space="preserve"> </w:t>
        </w:r>
        <w:r>
          <w:t xml:space="preserve">counts </w:t>
        </w:r>
      </w:ins>
      <w:ins w:id="403" w:author="Anderson, Riley Morgan" w:date="2025-12-09T13:57:00Z" w16du:dateUtc="2025-12-09T18:57:00Z">
        <w:r>
          <w:t>for</w:t>
        </w:r>
      </w:ins>
      <w:ins w:id="404" w:author="Anderson, Riley Morgan" w:date="2025-12-09T13:54:00Z" w16du:dateUtc="2025-12-09T18:54:00Z">
        <w:r>
          <w:t xml:space="preserve"> t</w:t>
        </w:r>
      </w:ins>
      <w:ins w:id="405" w:author="Anderson, Riley Morgan" w:date="2025-12-09T13:52:00Z" w16du:dateUtc="2025-12-09T18:52:00Z">
        <w:r>
          <w:t xml:space="preserve">he nine host plants from which </w:t>
        </w:r>
        <w:r>
          <w:rPr>
            <w:i/>
            <w:iCs/>
          </w:rPr>
          <w:t>N. tenellus</w:t>
        </w:r>
        <w:r>
          <w:t xml:space="preserve"> were collected and </w:t>
        </w:r>
      </w:ins>
      <w:ins w:id="406" w:author="Anderson, Riley Morgan" w:date="2025-12-09T13:53:00Z" w16du:dateUtc="2025-12-09T18:53:00Z">
        <w:r>
          <w:t xml:space="preserve">the number of individuals </w:t>
        </w:r>
      </w:ins>
      <w:ins w:id="407" w:author="Anderson, Riley Morgan" w:date="2025-12-09T13:54:00Z" w16du:dateUtc="2025-12-09T18:54:00Z">
        <w:r>
          <w:t>in each infection category.</w:t>
        </w:r>
      </w:ins>
    </w:p>
    <w:p w14:paraId="3A3880C1" w14:textId="20E2B044" w:rsidR="00E92A16" w:rsidRDefault="0095047D" w:rsidP="00635904">
      <w:pPr>
        <w:spacing w:after="0" w:line="480" w:lineRule="auto"/>
        <w:ind w:firstLine="540"/>
        <w:rPr>
          <w:ins w:id="408" w:author="Anderson, Riley Morgan" w:date="2025-12-09T12:42:00Z" w16du:dateUtc="2025-12-09T17:42:00Z"/>
          <w:rFonts w:ascii="Times New Roman" w:hAnsi="Times New Roman" w:cs="Times New Roman"/>
          <w:sz w:val="24"/>
          <w:szCs w:val="24"/>
        </w:rPr>
      </w:pPr>
      <w:bookmarkStart w:id="409" w:name="_Hlk215828116"/>
      <w:ins w:id="410" w:author="Wagstaff, Camille" w:date="2025-12-05T11:42:00Z">
        <w:r w:rsidRPr="0095047D">
          <w:rPr>
            <w:rFonts w:ascii="Times New Roman" w:hAnsi="Times New Roman" w:cs="Times New Roman"/>
            <w:sz w:val="24"/>
            <w:szCs w:val="24"/>
          </w:rPr>
          <w:t>Our objective was to determine whether particular plants detected in gut contents</w:t>
        </w:r>
      </w:ins>
      <w:ins w:id="411" w:author="Wagstaff, Camille" w:date="2025-12-05T11:42:00Z" w16du:dateUtc="2025-12-05T19:42:00Z">
        <w:r>
          <w:rPr>
            <w:rFonts w:ascii="Times New Roman" w:hAnsi="Times New Roman" w:cs="Times New Roman"/>
            <w:sz w:val="24"/>
            <w:szCs w:val="24"/>
          </w:rPr>
          <w:t xml:space="preserve"> correlated with </w:t>
        </w:r>
        <w:r w:rsidRPr="0095047D">
          <w:rPr>
            <w:rFonts w:ascii="Times New Roman" w:hAnsi="Times New Roman" w:cs="Times New Roman"/>
            <w:sz w:val="24"/>
            <w:szCs w:val="24"/>
          </w:rPr>
          <w:t>infection status</w:t>
        </w:r>
      </w:ins>
      <w:ins w:id="412" w:author="Wagstaff, Camille" w:date="2025-12-05T11:42:00Z">
        <w:r w:rsidRPr="0095047D">
          <w:rPr>
            <w:rFonts w:ascii="Times New Roman" w:hAnsi="Times New Roman" w:cs="Times New Roman"/>
            <w:sz w:val="24"/>
            <w:szCs w:val="24"/>
          </w:rPr>
          <w:t xml:space="preserve">; however, most </w:t>
        </w:r>
        <w:r w:rsidRPr="0095047D">
          <w:rPr>
            <w:rFonts w:ascii="Times New Roman" w:hAnsi="Times New Roman" w:cs="Times New Roman"/>
            <w:i/>
            <w:iCs/>
            <w:sz w:val="24"/>
            <w:szCs w:val="24"/>
          </w:rPr>
          <w:t>N. tenellus</w:t>
        </w:r>
        <w:r w:rsidRPr="0095047D">
          <w:rPr>
            <w:rFonts w:ascii="Times New Roman" w:hAnsi="Times New Roman" w:cs="Times New Roman"/>
            <w:sz w:val="24"/>
            <w:szCs w:val="24"/>
          </w:rPr>
          <w:t xml:space="preserve"> individuals were </w:t>
        </w:r>
        <w:proofErr w:type="spellStart"/>
        <w:r w:rsidRPr="0095047D">
          <w:rPr>
            <w:rFonts w:ascii="Times New Roman" w:hAnsi="Times New Roman" w:cs="Times New Roman"/>
            <w:sz w:val="24"/>
            <w:szCs w:val="24"/>
          </w:rPr>
          <w:t>uninfectious</w:t>
        </w:r>
        <w:proofErr w:type="spellEnd"/>
        <w:r w:rsidRPr="0095047D">
          <w:rPr>
            <w:rFonts w:ascii="Times New Roman" w:hAnsi="Times New Roman" w:cs="Times New Roman"/>
            <w:sz w:val="24"/>
            <w:szCs w:val="24"/>
          </w:rPr>
          <w:t>, and</w:t>
        </w:r>
      </w:ins>
      <w:ins w:id="413" w:author="Wagstaff, Camille" w:date="2025-12-05T11:53:00Z" w16du:dateUtc="2025-12-05T19:53:00Z">
        <w:r w:rsidR="00B94707">
          <w:rPr>
            <w:rFonts w:ascii="Times New Roman" w:hAnsi="Times New Roman" w:cs="Times New Roman"/>
            <w:sz w:val="24"/>
            <w:szCs w:val="24"/>
          </w:rPr>
          <w:t xml:space="preserve"> we found that</w:t>
        </w:r>
      </w:ins>
      <w:ins w:id="414" w:author="Wagstaff, Camille" w:date="2025-12-05T11:42:00Z">
        <w:r w:rsidRPr="0095047D">
          <w:rPr>
            <w:rFonts w:ascii="Times New Roman" w:hAnsi="Times New Roman" w:cs="Times New Roman"/>
            <w:sz w:val="24"/>
            <w:szCs w:val="24"/>
          </w:rPr>
          <w:t xml:space="preserve"> infection status (BCTV, CPt, or both) </w:t>
        </w:r>
      </w:ins>
      <w:commentRangeStart w:id="415"/>
      <w:ins w:id="416" w:author="Anderson, Riley Morgan" w:date="2025-12-09T12:10:00Z" w16du:dateUtc="2025-12-09T17:10:00Z">
        <w:r w:rsidR="0022101F">
          <w:rPr>
            <w:rFonts w:ascii="Times New Roman" w:hAnsi="Times New Roman" w:cs="Times New Roman"/>
            <w:sz w:val="24"/>
            <w:szCs w:val="24"/>
          </w:rPr>
          <w:t>varied independently</w:t>
        </w:r>
      </w:ins>
      <w:ins w:id="417" w:author="Wagstaff, Camille" w:date="2025-12-05T11:42:00Z">
        <w:del w:id="418" w:author="Anderson, Riley Morgan" w:date="2025-12-09T12:10:00Z" w16du:dateUtc="2025-12-09T17:10:00Z">
          <w:r w:rsidRPr="0095047D" w:rsidDel="0022101F">
            <w:rPr>
              <w:rFonts w:ascii="Times New Roman" w:hAnsi="Times New Roman" w:cs="Times New Roman"/>
              <w:sz w:val="24"/>
              <w:szCs w:val="24"/>
            </w:rPr>
            <w:delText>did not differ</w:delText>
          </w:r>
        </w:del>
        <w:r w:rsidRPr="0095047D">
          <w:rPr>
            <w:rFonts w:ascii="Times New Roman" w:hAnsi="Times New Roman" w:cs="Times New Roman"/>
            <w:sz w:val="24"/>
            <w:szCs w:val="24"/>
          </w:rPr>
          <w:t xml:space="preserve"> across crop types (F₆ = </w:t>
        </w:r>
        <w:del w:id="419" w:author="Anderson, Riley Morgan" w:date="2025-12-09T12:08:00Z" w16du:dateUtc="2025-12-09T17:08:00Z">
          <w:r w:rsidRPr="0095047D" w:rsidDel="0022101F">
            <w:rPr>
              <w:rFonts w:ascii="Times New Roman" w:hAnsi="Times New Roman" w:cs="Times New Roman"/>
              <w:sz w:val="24"/>
              <w:szCs w:val="24"/>
            </w:rPr>
            <w:delText>0.89</w:delText>
          </w:r>
        </w:del>
      </w:ins>
      <w:ins w:id="420" w:author="Anderson, Riley Morgan" w:date="2025-12-09T12:08:00Z" w16du:dateUtc="2025-12-09T17:08:00Z">
        <w:r w:rsidR="0022101F">
          <w:rPr>
            <w:rFonts w:ascii="Times New Roman" w:hAnsi="Times New Roman" w:cs="Times New Roman"/>
            <w:sz w:val="24"/>
            <w:szCs w:val="24"/>
          </w:rPr>
          <w:t>1.29</w:t>
        </w:r>
      </w:ins>
      <w:ins w:id="421" w:author="Wagstaff, Camille" w:date="2025-12-05T11:42:00Z">
        <w:r w:rsidRPr="0095047D">
          <w:rPr>
            <w:rFonts w:ascii="Times New Roman" w:hAnsi="Times New Roman" w:cs="Times New Roman"/>
            <w:sz w:val="24"/>
            <w:szCs w:val="24"/>
          </w:rPr>
          <w:t xml:space="preserve">, P = </w:t>
        </w:r>
        <w:del w:id="422" w:author="Anderson, Riley Morgan" w:date="2025-12-09T12:09:00Z" w16du:dateUtc="2025-12-09T17:09:00Z">
          <w:r w:rsidRPr="0095047D" w:rsidDel="0022101F">
            <w:rPr>
              <w:rFonts w:ascii="Times New Roman" w:hAnsi="Times New Roman" w:cs="Times New Roman"/>
              <w:sz w:val="24"/>
              <w:szCs w:val="24"/>
            </w:rPr>
            <w:delText>0.50</w:delText>
          </w:r>
        </w:del>
      </w:ins>
      <w:ins w:id="423" w:author="Anderson, Riley Morgan" w:date="2025-12-09T12:09:00Z" w16du:dateUtc="2025-12-09T17:09:00Z">
        <w:r w:rsidR="0022101F">
          <w:rPr>
            <w:rFonts w:ascii="Times New Roman" w:hAnsi="Times New Roman" w:cs="Times New Roman"/>
            <w:sz w:val="24"/>
            <w:szCs w:val="24"/>
          </w:rPr>
          <w:t>0.27</w:t>
        </w:r>
      </w:ins>
      <w:ins w:id="424" w:author="Wagstaff, Camille" w:date="2025-12-05T11:42:00Z">
        <w:r w:rsidRPr="0095047D">
          <w:rPr>
            <w:rFonts w:ascii="Times New Roman" w:hAnsi="Times New Roman" w:cs="Times New Roman"/>
            <w:sz w:val="24"/>
            <w:szCs w:val="24"/>
          </w:rPr>
          <w:t xml:space="preserve">), </w:t>
        </w:r>
      </w:ins>
      <w:ins w:id="425" w:author="Anderson, Riley Morgan" w:date="2025-12-09T12:14:00Z" w16du:dateUtc="2025-12-09T17:14:00Z">
        <w:r w:rsidR="0022101F">
          <w:rPr>
            <w:rFonts w:ascii="Times New Roman" w:hAnsi="Times New Roman" w:cs="Times New Roman"/>
            <w:sz w:val="24"/>
            <w:szCs w:val="24"/>
          </w:rPr>
          <w:t>suggesting that neither crops, non-crop weeds, nor trees</w:t>
        </w:r>
      </w:ins>
      <w:ins w:id="426" w:author="Anderson, Riley Morgan" w:date="2025-12-09T12:16:00Z" w16du:dateUtc="2025-12-09T17:16:00Z">
        <w:r w:rsidR="0022101F">
          <w:rPr>
            <w:rFonts w:ascii="Times New Roman" w:hAnsi="Times New Roman" w:cs="Times New Roman"/>
            <w:sz w:val="24"/>
            <w:szCs w:val="24"/>
          </w:rPr>
          <w:t xml:space="preserve"> had distinct infection </w:t>
        </w:r>
        <w:proofErr w:type="spellStart"/>
        <w:r w:rsidR="0022101F">
          <w:rPr>
            <w:rFonts w:ascii="Times New Roman" w:hAnsi="Times New Roman" w:cs="Times New Roman"/>
            <w:sz w:val="24"/>
            <w:szCs w:val="24"/>
          </w:rPr>
          <w:t>proportions</w:t>
        </w:r>
      </w:ins>
      <w:ins w:id="427" w:author="Anderson, Riley Morgan" w:date="2025-12-09T12:17:00Z" w16du:dateUtc="2025-12-09T17:17:00Z">
        <w:r w:rsidR="0022101F">
          <w:rPr>
            <w:rFonts w:ascii="Times New Roman" w:hAnsi="Times New Roman" w:cs="Times New Roman"/>
            <w:sz w:val="24"/>
            <w:szCs w:val="24"/>
          </w:rPr>
          <w:t>.</w:t>
        </w:r>
      </w:ins>
      <w:ins w:id="428" w:author="Wagstaff, Camille" w:date="2025-12-05T11:42:00Z">
        <w:del w:id="429" w:author="Anderson, Riley Morgan" w:date="2025-12-09T12:14:00Z" w16du:dateUtc="2025-12-09T17:14:00Z">
          <w:r w:rsidRPr="0095047D" w:rsidDel="0022101F">
            <w:rPr>
              <w:rFonts w:ascii="Times New Roman" w:hAnsi="Times New Roman" w:cs="Times New Roman"/>
              <w:sz w:val="24"/>
              <w:szCs w:val="24"/>
            </w:rPr>
            <w:delText xml:space="preserve">indicating that no specific </w:delText>
          </w:r>
        </w:del>
      </w:ins>
      <w:ins w:id="430" w:author="Wagstaff, Camille" w:date="2025-12-05T11:53:00Z" w16du:dateUtc="2025-12-05T19:53:00Z">
        <w:del w:id="431" w:author="Anderson, Riley Morgan" w:date="2025-12-09T12:14:00Z" w16du:dateUtc="2025-12-09T17:14:00Z">
          <w:r w:rsidR="00B94707" w:rsidDel="0022101F">
            <w:rPr>
              <w:rFonts w:ascii="Times New Roman" w:hAnsi="Times New Roman" w:cs="Times New Roman"/>
              <w:sz w:val="24"/>
              <w:szCs w:val="24"/>
            </w:rPr>
            <w:delText>crop</w:delText>
          </w:r>
        </w:del>
      </w:ins>
      <w:ins w:id="432" w:author="Wagstaff, Camille" w:date="2025-12-05T11:42:00Z">
        <w:del w:id="433" w:author="Anderson, Riley Morgan" w:date="2025-12-09T12:17:00Z" w16du:dateUtc="2025-12-09T17:17:00Z">
          <w:r w:rsidRPr="0095047D" w:rsidDel="0022101F">
            <w:rPr>
              <w:rFonts w:ascii="Times New Roman" w:hAnsi="Times New Roman" w:cs="Times New Roman"/>
              <w:sz w:val="24"/>
              <w:szCs w:val="24"/>
            </w:rPr>
            <w:delText xml:space="preserve"> stood out as </w:delText>
          </w:r>
        </w:del>
        <w:del w:id="434" w:author="Anderson, Riley Morgan" w:date="2025-12-09T12:15:00Z" w16du:dateUtc="2025-12-09T17:15:00Z">
          <w:r w:rsidRPr="0095047D" w:rsidDel="0022101F">
            <w:rPr>
              <w:rFonts w:ascii="Times New Roman" w:hAnsi="Times New Roman" w:cs="Times New Roman"/>
              <w:sz w:val="24"/>
              <w:szCs w:val="24"/>
            </w:rPr>
            <w:delText xml:space="preserve">being </w:delText>
          </w:r>
        </w:del>
        <w:del w:id="435" w:author="Anderson, Riley Morgan" w:date="2025-12-09T12:17:00Z" w16du:dateUtc="2025-12-09T17:17:00Z">
          <w:r w:rsidRPr="0095047D" w:rsidDel="0022101F">
            <w:rPr>
              <w:rFonts w:ascii="Times New Roman" w:hAnsi="Times New Roman" w:cs="Times New Roman"/>
              <w:sz w:val="24"/>
              <w:szCs w:val="24"/>
            </w:rPr>
            <w:delText xml:space="preserve">preferentially associated with infected </w:delText>
          </w:r>
        </w:del>
      </w:ins>
      <w:ins w:id="436" w:author="Wagstaff, Camille" w:date="2025-12-05T11:54:00Z" w16du:dateUtc="2025-12-05T19:54:00Z">
        <w:del w:id="437" w:author="Anderson, Riley Morgan" w:date="2025-12-09T12:17:00Z" w16du:dateUtc="2025-12-09T17:17:00Z">
          <w:r w:rsidR="00B94707" w:rsidRPr="00B31CB3" w:rsidDel="0022101F">
            <w:rPr>
              <w:rFonts w:ascii="Times New Roman" w:hAnsi="Times New Roman" w:cs="Times New Roman"/>
              <w:i/>
              <w:iCs/>
              <w:sz w:val="24"/>
              <w:szCs w:val="24"/>
            </w:rPr>
            <w:delText>N. tenellus</w:delText>
          </w:r>
        </w:del>
      </w:ins>
      <w:ins w:id="438" w:author="Wagstaff, Camille" w:date="2025-12-05T11:53:00Z" w16du:dateUtc="2025-12-05T19:53:00Z">
        <w:del w:id="439" w:author="Anderson, Riley Morgan" w:date="2025-12-09T12:17:00Z" w16du:dateUtc="2025-12-09T17:17:00Z">
          <w:r w:rsidR="00B94707" w:rsidDel="0022101F">
            <w:rPr>
              <w:rFonts w:ascii="Times New Roman" w:hAnsi="Times New Roman" w:cs="Times New Roman"/>
              <w:sz w:val="24"/>
              <w:szCs w:val="24"/>
            </w:rPr>
            <w:delText>.</w:delText>
          </w:r>
        </w:del>
      </w:ins>
      <w:bookmarkEnd w:id="409"/>
      <w:ins w:id="440" w:author="Wagstaff, Camille" w:date="2025-12-05T11:55:00Z" w16du:dateUtc="2025-12-05T19:55:00Z">
        <w:del w:id="441" w:author="Anderson, Riley Morgan" w:date="2025-12-09T12:17:00Z" w16du:dateUtc="2025-12-09T17:17:00Z">
          <w:r w:rsidR="00B94707" w:rsidDel="0022101F">
            <w:rPr>
              <w:rFonts w:ascii="Times New Roman" w:hAnsi="Times New Roman" w:cs="Times New Roman"/>
              <w:sz w:val="24"/>
              <w:szCs w:val="24"/>
            </w:rPr>
            <w:delText xml:space="preserve"> </w:delText>
          </w:r>
        </w:del>
      </w:ins>
      <w:commentRangeEnd w:id="415"/>
      <w:r w:rsidR="0022101F">
        <w:rPr>
          <w:rStyle w:val="CommentReference"/>
        </w:rPr>
        <w:commentReference w:id="415"/>
      </w:r>
      <w:del w:id="442" w:author="Wagstaff, Camille" w:date="2025-12-05T11:55:00Z" w16du:dateUtc="2025-12-05T19:55:00Z">
        <w:r w:rsidR="00E92A16" w:rsidRPr="00B31CB3" w:rsidDel="00B94707">
          <w:rPr>
            <w:rFonts w:ascii="Times New Roman" w:hAnsi="Times New Roman" w:cs="Times New Roman"/>
            <w:sz w:val="24"/>
            <w:szCs w:val="24"/>
          </w:rPr>
          <w:delText xml:space="preserve">Most </w:delText>
        </w:r>
        <w:r w:rsidR="00E92A16" w:rsidRPr="00B31CB3" w:rsidDel="00B94707">
          <w:rPr>
            <w:rFonts w:ascii="Times New Roman" w:hAnsi="Times New Roman" w:cs="Times New Roman"/>
            <w:i/>
            <w:iCs/>
            <w:sz w:val="24"/>
            <w:szCs w:val="24"/>
          </w:rPr>
          <w:delText>N. tenellus</w:delText>
        </w:r>
        <w:r w:rsidR="00E92A16" w:rsidRPr="00B31CB3" w:rsidDel="00B94707">
          <w:rPr>
            <w:rFonts w:ascii="Times New Roman" w:hAnsi="Times New Roman" w:cs="Times New Roman"/>
            <w:sz w:val="24"/>
            <w:szCs w:val="24"/>
          </w:rPr>
          <w:delText xml:space="preserve"> individuals were uninfectious, and infection status (BCTV, CPt, or both) did not differ across crop types (F₆ = 0.89, </w:delText>
        </w:r>
        <w:r w:rsidR="00E92A16" w:rsidRPr="003B0956" w:rsidDel="00B94707">
          <w:rPr>
            <w:rFonts w:ascii="Times New Roman" w:hAnsi="Times New Roman" w:cs="Times New Roman"/>
            <w:i/>
            <w:iCs/>
            <w:sz w:val="24"/>
            <w:szCs w:val="24"/>
          </w:rPr>
          <w:delText>P</w:delText>
        </w:r>
        <w:r w:rsidR="00E92A16" w:rsidRPr="00B31CB3" w:rsidDel="00B94707">
          <w:rPr>
            <w:rFonts w:ascii="Times New Roman" w:hAnsi="Times New Roman" w:cs="Times New Roman"/>
            <w:sz w:val="24"/>
            <w:szCs w:val="24"/>
          </w:rPr>
          <w:delText xml:space="preserve"> = 0.50). </w:delText>
        </w:r>
      </w:del>
      <w:r w:rsidR="00E92A16" w:rsidRPr="00E92A16">
        <w:rPr>
          <w:rFonts w:ascii="Times New Roman" w:hAnsi="Times New Roman" w:cs="Times New Roman"/>
          <w:sz w:val="24"/>
          <w:szCs w:val="24"/>
        </w:rPr>
        <w:t>N</w:t>
      </w:r>
      <w:r w:rsidR="00E92A16" w:rsidRPr="00B31CB3">
        <w:rPr>
          <w:rFonts w:ascii="Times New Roman" w:hAnsi="Times New Roman" w:cs="Times New Roman"/>
          <w:sz w:val="24"/>
          <w:szCs w:val="24"/>
        </w:rPr>
        <w:t>either</w:t>
      </w:r>
      <w:proofErr w:type="spellEnd"/>
      <w:r w:rsidR="00E92A16" w:rsidRPr="00B31CB3">
        <w:rPr>
          <w:rFonts w:ascii="Times New Roman" w:hAnsi="Times New Roman" w:cs="Times New Roman"/>
          <w:sz w:val="24"/>
          <w:szCs w:val="24"/>
        </w:rPr>
        <w:t xml:space="preserve"> pathogen infection nor sampling location shaped dietary diversity</w:t>
      </w:r>
      <w:r w:rsidR="00E92A16" w:rsidRPr="00E92A16">
        <w:rPr>
          <w:rFonts w:ascii="Times New Roman" w:hAnsi="Times New Roman" w:cs="Times New Roman"/>
          <w:sz w:val="24"/>
          <w:szCs w:val="24"/>
        </w:rPr>
        <w:t xml:space="preserve"> as t</w:t>
      </w:r>
      <w:r w:rsidR="00E92A16" w:rsidRPr="00B31CB3">
        <w:rPr>
          <w:rFonts w:ascii="Times New Roman" w:hAnsi="Times New Roman" w:cs="Times New Roman"/>
          <w:sz w:val="24"/>
          <w:szCs w:val="24"/>
        </w:rPr>
        <w:t xml:space="preserve">he plant community composition in </w:t>
      </w:r>
      <w:r w:rsidR="00E92A16" w:rsidRPr="00B31CB3">
        <w:rPr>
          <w:rFonts w:ascii="Times New Roman" w:hAnsi="Times New Roman" w:cs="Times New Roman"/>
          <w:i/>
          <w:iCs/>
          <w:sz w:val="24"/>
          <w:szCs w:val="24"/>
        </w:rPr>
        <w:t>N. tenellus</w:t>
      </w:r>
      <w:r w:rsidR="00E92A16" w:rsidRPr="00B31CB3">
        <w:rPr>
          <w:rFonts w:ascii="Times New Roman" w:hAnsi="Times New Roman" w:cs="Times New Roman"/>
          <w:sz w:val="24"/>
          <w:szCs w:val="24"/>
        </w:rPr>
        <w:t xml:space="preserve"> guts was not influenced by CPt infection status (F₁ = </w:t>
      </w:r>
      <w:del w:id="443" w:author="Anderson, Riley Morgan" w:date="2025-12-09T13:00:00Z" w16du:dateUtc="2025-12-09T18:00:00Z">
        <w:r w:rsidR="00E92A16" w:rsidRPr="00B31CB3" w:rsidDel="00ED2761">
          <w:rPr>
            <w:rFonts w:ascii="Times New Roman" w:hAnsi="Times New Roman" w:cs="Times New Roman"/>
            <w:sz w:val="24"/>
            <w:szCs w:val="24"/>
          </w:rPr>
          <w:delText>0.72</w:delText>
        </w:r>
      </w:del>
      <w:ins w:id="444" w:author="Anderson, Riley Morgan" w:date="2025-12-09T13:00:00Z" w16du:dateUtc="2025-12-09T18:00:00Z">
        <w:r w:rsidR="00ED2761">
          <w:rPr>
            <w:rFonts w:ascii="Times New Roman" w:hAnsi="Times New Roman" w:cs="Times New Roman"/>
            <w:sz w:val="24"/>
            <w:szCs w:val="24"/>
          </w:rPr>
          <w:t>1.44</w:t>
        </w:r>
      </w:ins>
      <w:r w:rsidR="00E92A16" w:rsidRPr="00B31CB3">
        <w:rPr>
          <w:rFonts w:ascii="Times New Roman" w:hAnsi="Times New Roman" w:cs="Times New Roman"/>
          <w:sz w:val="24"/>
          <w:szCs w:val="24"/>
        </w:rPr>
        <w:t>, P</w:t>
      </w:r>
      <w:r w:rsidR="00E92A16" w:rsidRPr="003B0956">
        <w:rPr>
          <w:rFonts w:ascii="Times New Roman" w:hAnsi="Times New Roman" w:cs="Times New Roman"/>
          <w:i/>
          <w:iCs/>
          <w:sz w:val="24"/>
          <w:szCs w:val="24"/>
        </w:rPr>
        <w:t xml:space="preserve"> </w:t>
      </w:r>
      <w:r w:rsidR="00E92A16" w:rsidRPr="00B31CB3">
        <w:rPr>
          <w:rFonts w:ascii="Times New Roman" w:hAnsi="Times New Roman" w:cs="Times New Roman"/>
          <w:sz w:val="24"/>
          <w:szCs w:val="24"/>
        </w:rPr>
        <w:t>= 0.</w:t>
      </w:r>
      <w:del w:id="445" w:author="Anderson, Riley Morgan" w:date="2025-12-09T13:00:00Z" w16du:dateUtc="2025-12-09T18:00:00Z">
        <w:r w:rsidR="00E92A16" w:rsidRPr="00B31CB3" w:rsidDel="00ED2761">
          <w:rPr>
            <w:rFonts w:ascii="Times New Roman" w:hAnsi="Times New Roman" w:cs="Times New Roman"/>
            <w:sz w:val="24"/>
            <w:szCs w:val="24"/>
          </w:rPr>
          <w:delText>68</w:delText>
        </w:r>
      </w:del>
      <w:ins w:id="446" w:author="Anderson, Riley Morgan" w:date="2025-12-09T13:00:00Z" w16du:dateUtc="2025-12-09T18:00:00Z">
        <w:r w:rsidR="00ED2761">
          <w:rPr>
            <w:rFonts w:ascii="Times New Roman" w:hAnsi="Times New Roman" w:cs="Times New Roman"/>
            <w:sz w:val="24"/>
            <w:szCs w:val="24"/>
          </w:rPr>
          <w:t>30</w:t>
        </w:r>
      </w:ins>
      <w:r w:rsidR="00E92A16" w:rsidRPr="00B31CB3">
        <w:rPr>
          <w:rFonts w:ascii="Times New Roman" w:hAnsi="Times New Roman" w:cs="Times New Roman"/>
          <w:sz w:val="24"/>
          <w:szCs w:val="24"/>
        </w:rPr>
        <w:t>) or region (F₄ = 1.</w:t>
      </w:r>
      <w:del w:id="447" w:author="Anderson, Riley Morgan" w:date="2025-12-09T13:00:00Z" w16du:dateUtc="2025-12-09T18:00:00Z">
        <w:r w:rsidR="00E92A16" w:rsidRPr="00B31CB3" w:rsidDel="00ED2761">
          <w:rPr>
            <w:rFonts w:ascii="Times New Roman" w:hAnsi="Times New Roman" w:cs="Times New Roman"/>
            <w:sz w:val="24"/>
            <w:szCs w:val="24"/>
          </w:rPr>
          <w:delText>08</w:delText>
        </w:r>
      </w:del>
      <w:ins w:id="448" w:author="Anderson, Riley Morgan" w:date="2025-12-09T13:00:00Z" w16du:dateUtc="2025-12-09T18:00:00Z">
        <w:r w:rsidR="00ED2761">
          <w:rPr>
            <w:rFonts w:ascii="Times New Roman" w:hAnsi="Times New Roman" w:cs="Times New Roman"/>
            <w:sz w:val="24"/>
            <w:szCs w:val="24"/>
          </w:rPr>
          <w:t>3</w:t>
        </w:r>
        <w:r w:rsidR="00ED2761" w:rsidRPr="00B31CB3">
          <w:rPr>
            <w:rFonts w:ascii="Times New Roman" w:hAnsi="Times New Roman" w:cs="Times New Roman"/>
            <w:sz w:val="24"/>
            <w:szCs w:val="24"/>
          </w:rPr>
          <w:t>8</w:t>
        </w:r>
      </w:ins>
      <w:r w:rsidR="00E92A16" w:rsidRPr="00B31CB3">
        <w:rPr>
          <w:rFonts w:ascii="Times New Roman" w:hAnsi="Times New Roman" w:cs="Times New Roman"/>
          <w:sz w:val="24"/>
          <w:szCs w:val="24"/>
        </w:rPr>
        <w:t xml:space="preserve">, </w:t>
      </w:r>
      <w:r w:rsidR="00E92A16" w:rsidRPr="003B0956">
        <w:rPr>
          <w:rFonts w:ascii="Times New Roman" w:hAnsi="Times New Roman" w:cs="Times New Roman"/>
          <w:i/>
          <w:iCs/>
          <w:sz w:val="24"/>
          <w:szCs w:val="24"/>
        </w:rPr>
        <w:t>P</w:t>
      </w:r>
      <w:r w:rsidR="00E92A16" w:rsidRPr="00B31CB3">
        <w:rPr>
          <w:rFonts w:ascii="Times New Roman" w:hAnsi="Times New Roman" w:cs="Times New Roman"/>
          <w:sz w:val="24"/>
          <w:szCs w:val="24"/>
        </w:rPr>
        <w:t xml:space="preserve"> = 0.</w:t>
      </w:r>
      <w:del w:id="449" w:author="Anderson, Riley Morgan" w:date="2025-12-09T13:01:00Z" w16du:dateUtc="2025-12-09T18:01:00Z">
        <w:r w:rsidR="00E92A16" w:rsidRPr="00B31CB3" w:rsidDel="00ED2761">
          <w:rPr>
            <w:rFonts w:ascii="Times New Roman" w:hAnsi="Times New Roman" w:cs="Times New Roman"/>
            <w:sz w:val="24"/>
            <w:szCs w:val="24"/>
          </w:rPr>
          <w:delText>60</w:delText>
        </w:r>
      </w:del>
      <w:ins w:id="450" w:author="Anderson, Riley Morgan" w:date="2025-12-09T13:01:00Z" w16du:dateUtc="2025-12-09T18:01:00Z">
        <w:r w:rsidR="00ED2761">
          <w:rPr>
            <w:rFonts w:ascii="Times New Roman" w:hAnsi="Times New Roman" w:cs="Times New Roman"/>
            <w:sz w:val="24"/>
            <w:szCs w:val="24"/>
          </w:rPr>
          <w:t>38</w:t>
        </w:r>
      </w:ins>
      <w:r w:rsidR="00E92A16" w:rsidRPr="00B31CB3">
        <w:rPr>
          <w:rFonts w:ascii="Times New Roman" w:hAnsi="Times New Roman" w:cs="Times New Roman"/>
          <w:sz w:val="24"/>
          <w:szCs w:val="24"/>
        </w:rPr>
        <w:t xml:space="preserve">). In contrast, BCTV infection status had a statistically significant </w:t>
      </w:r>
      <w:del w:id="451" w:author="Anderson, Riley Morgan" w:date="2025-12-09T12:23:00Z" w16du:dateUtc="2025-12-09T17:23:00Z">
        <w:r w:rsidR="00E92A16" w:rsidRPr="00B31CB3" w:rsidDel="00405B8E">
          <w:rPr>
            <w:rFonts w:ascii="Times New Roman" w:hAnsi="Times New Roman" w:cs="Times New Roman"/>
            <w:sz w:val="24"/>
            <w:szCs w:val="24"/>
          </w:rPr>
          <w:delText xml:space="preserve">but </w:delText>
        </w:r>
        <w:commentRangeStart w:id="452"/>
        <w:r w:rsidR="00E92A16" w:rsidRPr="00B31CB3" w:rsidDel="00405B8E">
          <w:rPr>
            <w:rFonts w:ascii="Times New Roman" w:hAnsi="Times New Roman" w:cs="Times New Roman"/>
            <w:sz w:val="24"/>
            <w:szCs w:val="24"/>
          </w:rPr>
          <w:delText>biologically</w:delText>
        </w:r>
      </w:del>
      <w:commentRangeEnd w:id="452"/>
      <w:r w:rsidR="00405B8E">
        <w:rPr>
          <w:rStyle w:val="CommentReference"/>
        </w:rPr>
        <w:commentReference w:id="452"/>
      </w:r>
      <w:del w:id="453" w:author="Anderson, Riley Morgan" w:date="2025-12-09T12:23:00Z" w16du:dateUtc="2025-12-09T17:23:00Z">
        <w:r w:rsidR="00E92A16" w:rsidRPr="00B31CB3" w:rsidDel="00405B8E">
          <w:rPr>
            <w:rFonts w:ascii="Times New Roman" w:hAnsi="Times New Roman" w:cs="Times New Roman"/>
            <w:sz w:val="24"/>
            <w:szCs w:val="24"/>
          </w:rPr>
          <w:delText xml:space="preserve"> minimal </w:delText>
        </w:r>
      </w:del>
      <w:r w:rsidR="00E92A16" w:rsidRPr="00B31CB3">
        <w:rPr>
          <w:rFonts w:ascii="Times New Roman" w:hAnsi="Times New Roman" w:cs="Times New Roman"/>
          <w:sz w:val="24"/>
          <w:szCs w:val="24"/>
        </w:rPr>
        <w:t>effect on gut plant composition (F₁ = 3.</w:t>
      </w:r>
      <w:del w:id="454" w:author="Anderson, Riley Morgan" w:date="2025-12-09T13:01:00Z" w16du:dateUtc="2025-12-09T18:01:00Z">
        <w:r w:rsidR="00E92A16" w:rsidRPr="00B31CB3" w:rsidDel="00ED2761">
          <w:rPr>
            <w:rFonts w:ascii="Times New Roman" w:hAnsi="Times New Roman" w:cs="Times New Roman"/>
            <w:sz w:val="24"/>
            <w:szCs w:val="24"/>
          </w:rPr>
          <w:delText>95</w:delText>
        </w:r>
      </w:del>
      <w:ins w:id="455" w:author="Anderson, Riley Morgan" w:date="2025-12-09T13:01:00Z" w16du:dateUtc="2025-12-09T18:01:00Z">
        <w:r w:rsidR="00ED2761">
          <w:rPr>
            <w:rFonts w:ascii="Times New Roman" w:hAnsi="Times New Roman" w:cs="Times New Roman"/>
            <w:sz w:val="24"/>
            <w:szCs w:val="24"/>
          </w:rPr>
          <w:t>62</w:t>
        </w:r>
      </w:ins>
      <w:r w:rsidR="00E92A16" w:rsidRPr="00B31CB3">
        <w:rPr>
          <w:rFonts w:ascii="Times New Roman" w:hAnsi="Times New Roman" w:cs="Times New Roman"/>
          <w:sz w:val="24"/>
          <w:szCs w:val="24"/>
        </w:rPr>
        <w:t xml:space="preserve">, </w:t>
      </w:r>
      <w:r w:rsidR="00E92A16" w:rsidRPr="003B0956">
        <w:rPr>
          <w:rFonts w:ascii="Times New Roman" w:hAnsi="Times New Roman" w:cs="Times New Roman"/>
          <w:i/>
          <w:iCs/>
          <w:sz w:val="24"/>
          <w:szCs w:val="24"/>
        </w:rPr>
        <w:t>P</w:t>
      </w:r>
      <w:r w:rsidR="00E92A16" w:rsidRPr="00B31CB3">
        <w:rPr>
          <w:rFonts w:ascii="Times New Roman" w:hAnsi="Times New Roman" w:cs="Times New Roman"/>
          <w:sz w:val="24"/>
          <w:szCs w:val="24"/>
        </w:rPr>
        <w:t xml:space="preserve"> = 0.0</w:t>
      </w:r>
      <w:ins w:id="456" w:author="Anderson, Riley Morgan" w:date="2025-12-09T13:01:00Z" w16du:dateUtc="2025-12-09T18:01:00Z">
        <w:r w:rsidR="00ED2761">
          <w:rPr>
            <w:rFonts w:ascii="Times New Roman" w:hAnsi="Times New Roman" w:cs="Times New Roman"/>
            <w:sz w:val="24"/>
            <w:szCs w:val="24"/>
          </w:rPr>
          <w:t>1</w:t>
        </w:r>
      </w:ins>
      <w:del w:id="457" w:author="Anderson, Riley Morgan" w:date="2025-12-09T13:01:00Z" w16du:dateUtc="2025-12-09T18:01:00Z">
        <w:r w:rsidR="00E92A16" w:rsidRPr="00B31CB3" w:rsidDel="00ED2761">
          <w:rPr>
            <w:rFonts w:ascii="Times New Roman" w:hAnsi="Times New Roman" w:cs="Times New Roman"/>
            <w:sz w:val="24"/>
            <w:szCs w:val="24"/>
          </w:rPr>
          <w:delText>02</w:delText>
        </w:r>
      </w:del>
      <w:r w:rsidR="00E92A16" w:rsidRPr="00B31CB3">
        <w:rPr>
          <w:rFonts w:ascii="Times New Roman" w:hAnsi="Times New Roman" w:cs="Times New Roman"/>
          <w:sz w:val="24"/>
          <w:szCs w:val="24"/>
        </w:rPr>
        <w:t xml:space="preserve">). This effect was not due to differences in within-group variability, as confirmed by permutation tests for homogeneity of multivariate dispersions (F = </w:t>
      </w:r>
      <w:del w:id="458" w:author="Anderson, Riley Morgan" w:date="2025-12-09T13:02:00Z" w16du:dateUtc="2025-12-09T18:02:00Z">
        <w:r w:rsidR="00E92A16" w:rsidRPr="00B31CB3" w:rsidDel="00ED2761">
          <w:rPr>
            <w:rFonts w:ascii="Times New Roman" w:hAnsi="Times New Roman" w:cs="Times New Roman"/>
            <w:sz w:val="24"/>
            <w:szCs w:val="24"/>
          </w:rPr>
          <w:delText>1.41</w:delText>
        </w:r>
      </w:del>
      <w:ins w:id="459" w:author="Anderson, Riley Morgan" w:date="2025-12-09T13:02:00Z" w16du:dateUtc="2025-12-09T18:02:00Z">
        <w:r w:rsidR="00ED2761">
          <w:rPr>
            <w:rFonts w:ascii="Times New Roman" w:hAnsi="Times New Roman" w:cs="Times New Roman"/>
            <w:sz w:val="24"/>
            <w:szCs w:val="24"/>
          </w:rPr>
          <w:t>2.39</w:t>
        </w:r>
      </w:ins>
      <w:r w:rsidR="00E92A16" w:rsidRPr="00B31CB3">
        <w:rPr>
          <w:rFonts w:ascii="Times New Roman" w:hAnsi="Times New Roman" w:cs="Times New Roman"/>
          <w:sz w:val="24"/>
          <w:szCs w:val="24"/>
        </w:rPr>
        <w:t xml:space="preserve">, </w:t>
      </w:r>
      <w:r w:rsidR="00E92A16" w:rsidRPr="003B0956">
        <w:rPr>
          <w:rFonts w:ascii="Times New Roman" w:hAnsi="Times New Roman" w:cs="Times New Roman"/>
          <w:i/>
          <w:iCs/>
          <w:sz w:val="24"/>
          <w:szCs w:val="24"/>
        </w:rPr>
        <w:t>P</w:t>
      </w:r>
      <w:r w:rsidR="00E92A16" w:rsidRPr="00B31CB3">
        <w:rPr>
          <w:rFonts w:ascii="Times New Roman" w:hAnsi="Times New Roman" w:cs="Times New Roman"/>
          <w:sz w:val="24"/>
          <w:szCs w:val="24"/>
        </w:rPr>
        <w:t xml:space="preserve"> = 0.</w:t>
      </w:r>
      <w:del w:id="460" w:author="Anderson, Riley Morgan" w:date="2025-12-09T13:02:00Z" w16du:dateUtc="2025-12-09T18:02:00Z">
        <w:r w:rsidR="009E556A" w:rsidRPr="00B31CB3" w:rsidDel="00ED2761">
          <w:rPr>
            <w:rFonts w:ascii="Times New Roman" w:hAnsi="Times New Roman" w:cs="Times New Roman"/>
            <w:sz w:val="24"/>
            <w:szCs w:val="24"/>
          </w:rPr>
          <w:delText>2</w:delText>
        </w:r>
        <w:r w:rsidR="009E556A" w:rsidDel="00ED2761">
          <w:rPr>
            <w:rFonts w:ascii="Times New Roman" w:hAnsi="Times New Roman" w:cs="Times New Roman"/>
            <w:sz w:val="24"/>
            <w:szCs w:val="24"/>
          </w:rPr>
          <w:delText>2</w:delText>
        </w:r>
      </w:del>
      <w:ins w:id="461" w:author="Anderson, Riley Morgan" w:date="2025-12-09T13:02:00Z" w16du:dateUtc="2025-12-09T18:02:00Z">
        <w:r w:rsidR="00ED2761">
          <w:rPr>
            <w:rFonts w:ascii="Times New Roman" w:hAnsi="Times New Roman" w:cs="Times New Roman"/>
            <w:sz w:val="24"/>
            <w:szCs w:val="24"/>
          </w:rPr>
          <w:t>13</w:t>
        </w:r>
      </w:ins>
      <w:r w:rsidR="00E92A16" w:rsidRPr="00B31CB3">
        <w:rPr>
          <w:rFonts w:ascii="Times New Roman" w:hAnsi="Times New Roman" w:cs="Times New Roman"/>
          <w:sz w:val="24"/>
          <w:szCs w:val="24"/>
        </w:rPr>
        <w:t>, permutations = 999).</w:t>
      </w:r>
      <w:ins w:id="462" w:author="Anderson, Riley Morgan" w:date="2025-12-09T12:25:00Z" w16du:dateUtc="2025-12-09T17:25:00Z">
        <w:r w:rsidR="00405B8E">
          <w:rPr>
            <w:rFonts w:ascii="Times New Roman" w:hAnsi="Times New Roman" w:cs="Times New Roman"/>
            <w:sz w:val="24"/>
            <w:szCs w:val="24"/>
          </w:rPr>
          <w:t xml:space="preserve"> See table XX for a tabular version of t</w:t>
        </w:r>
      </w:ins>
      <w:ins w:id="463" w:author="Anderson, Riley Morgan" w:date="2025-12-09T12:26:00Z" w16du:dateUtc="2025-12-09T17:26:00Z">
        <w:r w:rsidR="00405B8E">
          <w:rPr>
            <w:rFonts w:ascii="Times New Roman" w:hAnsi="Times New Roman" w:cs="Times New Roman"/>
            <w:sz w:val="24"/>
            <w:szCs w:val="24"/>
          </w:rPr>
          <w:t>hese multivariate results.</w:t>
        </w:r>
      </w:ins>
    </w:p>
    <w:tbl>
      <w:tblPr>
        <w:tblW w:w="7287" w:type="dxa"/>
        <w:tblLook w:val="04A0" w:firstRow="1" w:lastRow="0" w:firstColumn="1" w:lastColumn="0" w:noHBand="0" w:noVBand="1"/>
      </w:tblPr>
      <w:tblGrid>
        <w:gridCol w:w="2480"/>
        <w:gridCol w:w="960"/>
        <w:gridCol w:w="1153"/>
        <w:gridCol w:w="960"/>
        <w:gridCol w:w="960"/>
        <w:gridCol w:w="960"/>
      </w:tblGrid>
      <w:tr w:rsidR="004B0DA0" w:rsidRPr="004B0DA0" w14:paraId="010617FA" w14:textId="77777777" w:rsidTr="004B0DA0">
        <w:trPr>
          <w:trHeight w:val="330"/>
          <w:ins w:id="464" w:author="Anderson, Riley Morgan" w:date="2025-12-09T12:43:00Z" w16du:dateUtc="2025-12-09T17:43:00Z"/>
        </w:trPr>
        <w:tc>
          <w:tcPr>
            <w:tcW w:w="2480" w:type="dxa"/>
            <w:tcBorders>
              <w:top w:val="nil"/>
              <w:left w:val="nil"/>
              <w:bottom w:val="nil"/>
              <w:right w:val="nil"/>
            </w:tcBorders>
            <w:noWrap/>
            <w:vAlign w:val="bottom"/>
            <w:hideMark/>
          </w:tcPr>
          <w:p w14:paraId="2B4F29A0" w14:textId="77777777" w:rsidR="004B0DA0" w:rsidRPr="004B0DA0" w:rsidRDefault="004B0DA0" w:rsidP="004B0DA0">
            <w:pPr>
              <w:spacing w:after="0" w:line="240" w:lineRule="auto"/>
              <w:rPr>
                <w:ins w:id="465" w:author="Anderson, Riley Morgan" w:date="2025-12-09T12:43:00Z" w16du:dateUtc="2025-12-09T17:43:00Z"/>
                <w:rFonts w:ascii="Times New Roman" w:eastAsia="Times New Roman" w:hAnsi="Times New Roman" w:cs="Times New Roman"/>
                <w:kern w:val="0"/>
                <w:sz w:val="24"/>
                <w:szCs w:val="24"/>
                <w14:ligatures w14:val="none"/>
              </w:rPr>
            </w:pPr>
          </w:p>
        </w:tc>
        <w:tc>
          <w:tcPr>
            <w:tcW w:w="960" w:type="dxa"/>
            <w:tcBorders>
              <w:top w:val="nil"/>
              <w:left w:val="nil"/>
              <w:bottom w:val="nil"/>
              <w:right w:val="nil"/>
            </w:tcBorders>
            <w:noWrap/>
            <w:vAlign w:val="bottom"/>
            <w:hideMark/>
          </w:tcPr>
          <w:p w14:paraId="16FCB60B" w14:textId="77777777" w:rsidR="004B0DA0" w:rsidRPr="004B0DA0" w:rsidRDefault="004B0DA0" w:rsidP="004B0DA0">
            <w:pPr>
              <w:spacing w:after="0" w:line="240" w:lineRule="auto"/>
              <w:jc w:val="center"/>
              <w:rPr>
                <w:ins w:id="466" w:author="Anderson, Riley Morgan" w:date="2025-12-09T12:43:00Z" w16du:dateUtc="2025-12-09T17:43:00Z"/>
                <w:rFonts w:ascii="Aptos Narrow" w:eastAsia="Times New Roman" w:hAnsi="Aptos Narrow" w:cs="Times New Roman"/>
                <w:i/>
                <w:iCs/>
                <w:color w:val="000000"/>
                <w:kern w:val="0"/>
                <w14:ligatures w14:val="none"/>
              </w:rPr>
            </w:pPr>
            <w:proofErr w:type="spellStart"/>
            <w:ins w:id="467" w:author="Anderson, Riley Morgan" w:date="2025-12-09T12:43:00Z" w16du:dateUtc="2025-12-09T17:43:00Z">
              <w:r w:rsidRPr="004B0DA0">
                <w:rPr>
                  <w:rFonts w:ascii="Aptos Narrow" w:eastAsia="Times New Roman" w:hAnsi="Aptos Narrow" w:cs="Times New Roman"/>
                  <w:i/>
                  <w:iCs/>
                  <w:color w:val="000000"/>
                  <w:kern w:val="0"/>
                  <w14:ligatures w14:val="none"/>
                </w:rPr>
                <w:t>df</w:t>
              </w:r>
              <w:proofErr w:type="spellEnd"/>
            </w:ins>
          </w:p>
        </w:tc>
        <w:tc>
          <w:tcPr>
            <w:tcW w:w="967" w:type="dxa"/>
            <w:tcBorders>
              <w:top w:val="nil"/>
              <w:left w:val="nil"/>
              <w:bottom w:val="nil"/>
              <w:right w:val="nil"/>
            </w:tcBorders>
            <w:noWrap/>
            <w:vAlign w:val="bottom"/>
            <w:hideMark/>
          </w:tcPr>
          <w:p w14:paraId="77E09271" w14:textId="77777777" w:rsidR="004B0DA0" w:rsidRPr="004B0DA0" w:rsidRDefault="004B0DA0" w:rsidP="004B0DA0">
            <w:pPr>
              <w:spacing w:after="0" w:line="240" w:lineRule="auto"/>
              <w:jc w:val="center"/>
              <w:rPr>
                <w:ins w:id="468" w:author="Anderson, Riley Morgan" w:date="2025-12-09T12:43:00Z" w16du:dateUtc="2025-12-09T17:43:00Z"/>
                <w:rFonts w:ascii="Aptos Narrow" w:eastAsia="Times New Roman" w:hAnsi="Aptos Narrow" w:cs="Times New Roman"/>
                <w:color w:val="000000"/>
                <w:kern w:val="0"/>
                <w14:ligatures w14:val="none"/>
              </w:rPr>
            </w:pPr>
            <w:ins w:id="469" w:author="Anderson, Riley Morgan" w:date="2025-12-09T12:43:00Z" w16du:dateUtc="2025-12-09T17:43:00Z">
              <w:r w:rsidRPr="004B0DA0">
                <w:rPr>
                  <w:rFonts w:ascii="Aptos Narrow" w:eastAsia="Times New Roman" w:hAnsi="Aptos Narrow" w:cs="Times New Roman"/>
                  <w:color w:val="000000"/>
                  <w:kern w:val="0"/>
                  <w14:ligatures w14:val="none"/>
                </w:rPr>
                <w:t>∑(squares)</w:t>
              </w:r>
            </w:ins>
          </w:p>
        </w:tc>
        <w:tc>
          <w:tcPr>
            <w:tcW w:w="960" w:type="dxa"/>
            <w:tcBorders>
              <w:top w:val="nil"/>
              <w:left w:val="nil"/>
              <w:bottom w:val="nil"/>
              <w:right w:val="nil"/>
            </w:tcBorders>
            <w:noWrap/>
            <w:vAlign w:val="bottom"/>
            <w:hideMark/>
          </w:tcPr>
          <w:p w14:paraId="7D5F0011" w14:textId="77777777" w:rsidR="004B0DA0" w:rsidRPr="004B0DA0" w:rsidRDefault="004B0DA0" w:rsidP="004B0DA0">
            <w:pPr>
              <w:spacing w:after="0" w:line="240" w:lineRule="auto"/>
              <w:jc w:val="center"/>
              <w:rPr>
                <w:ins w:id="470" w:author="Anderson, Riley Morgan" w:date="2025-12-09T12:43:00Z" w16du:dateUtc="2025-12-09T17:43:00Z"/>
                <w:rFonts w:ascii="Aptos Narrow" w:eastAsia="Times New Roman" w:hAnsi="Aptos Narrow" w:cs="Times New Roman"/>
                <w:color w:val="000000"/>
                <w:kern w:val="0"/>
                <w14:ligatures w14:val="none"/>
              </w:rPr>
            </w:pPr>
            <w:ins w:id="471" w:author="Anderson, Riley Morgan" w:date="2025-12-09T12:43:00Z" w16du:dateUtc="2025-12-09T17:43:00Z">
              <w:r w:rsidRPr="004B0DA0">
                <w:rPr>
                  <w:rFonts w:ascii="Aptos Narrow" w:eastAsia="Times New Roman" w:hAnsi="Aptos Narrow" w:cs="Times New Roman"/>
                  <w:color w:val="000000"/>
                  <w:kern w:val="0"/>
                  <w14:ligatures w14:val="none"/>
                </w:rPr>
                <w:t>R</w:t>
              </w:r>
              <w:r w:rsidRPr="004B0DA0">
                <w:rPr>
                  <w:rFonts w:ascii="Aptos Narrow" w:eastAsia="Times New Roman" w:hAnsi="Aptos Narrow" w:cs="Times New Roman"/>
                  <w:color w:val="000000"/>
                  <w:kern w:val="0"/>
                  <w:vertAlign w:val="superscript"/>
                  <w14:ligatures w14:val="none"/>
                </w:rPr>
                <w:t>2</w:t>
              </w:r>
            </w:ins>
          </w:p>
        </w:tc>
        <w:tc>
          <w:tcPr>
            <w:tcW w:w="960" w:type="dxa"/>
            <w:tcBorders>
              <w:top w:val="nil"/>
              <w:left w:val="nil"/>
              <w:bottom w:val="nil"/>
              <w:right w:val="nil"/>
            </w:tcBorders>
            <w:noWrap/>
            <w:vAlign w:val="bottom"/>
            <w:hideMark/>
          </w:tcPr>
          <w:p w14:paraId="409298AB" w14:textId="77777777" w:rsidR="004B0DA0" w:rsidRPr="004B0DA0" w:rsidRDefault="004B0DA0" w:rsidP="004B0DA0">
            <w:pPr>
              <w:spacing w:after="0" w:line="240" w:lineRule="auto"/>
              <w:jc w:val="center"/>
              <w:rPr>
                <w:ins w:id="472" w:author="Anderson, Riley Morgan" w:date="2025-12-09T12:43:00Z" w16du:dateUtc="2025-12-09T17:43:00Z"/>
                <w:rFonts w:ascii="Aptos Narrow" w:eastAsia="Times New Roman" w:hAnsi="Aptos Narrow" w:cs="Times New Roman"/>
                <w:i/>
                <w:iCs/>
                <w:color w:val="000000"/>
                <w:kern w:val="0"/>
                <w14:ligatures w14:val="none"/>
              </w:rPr>
            </w:pPr>
            <w:ins w:id="473" w:author="Anderson, Riley Morgan" w:date="2025-12-09T12:43:00Z" w16du:dateUtc="2025-12-09T17:43:00Z">
              <w:r w:rsidRPr="004B0DA0">
                <w:rPr>
                  <w:rFonts w:ascii="Aptos Narrow" w:eastAsia="Times New Roman" w:hAnsi="Aptos Narrow" w:cs="Times New Roman"/>
                  <w:i/>
                  <w:iCs/>
                  <w:color w:val="000000"/>
                  <w:kern w:val="0"/>
                  <w14:ligatures w14:val="none"/>
                </w:rPr>
                <w:t>F</w:t>
              </w:r>
            </w:ins>
          </w:p>
        </w:tc>
        <w:tc>
          <w:tcPr>
            <w:tcW w:w="960" w:type="dxa"/>
            <w:tcBorders>
              <w:top w:val="nil"/>
              <w:left w:val="nil"/>
              <w:bottom w:val="nil"/>
              <w:right w:val="nil"/>
            </w:tcBorders>
            <w:noWrap/>
            <w:vAlign w:val="bottom"/>
            <w:hideMark/>
          </w:tcPr>
          <w:p w14:paraId="52F7A1C6" w14:textId="77777777" w:rsidR="004B0DA0" w:rsidRPr="004B0DA0" w:rsidRDefault="004B0DA0" w:rsidP="004B0DA0">
            <w:pPr>
              <w:spacing w:after="0" w:line="240" w:lineRule="auto"/>
              <w:jc w:val="center"/>
              <w:rPr>
                <w:ins w:id="474" w:author="Anderson, Riley Morgan" w:date="2025-12-09T12:43:00Z" w16du:dateUtc="2025-12-09T17:43:00Z"/>
                <w:rFonts w:ascii="Aptos Narrow" w:eastAsia="Times New Roman" w:hAnsi="Aptos Narrow" w:cs="Times New Roman"/>
                <w:i/>
                <w:iCs/>
                <w:color w:val="000000"/>
                <w:kern w:val="0"/>
                <w14:ligatures w14:val="none"/>
              </w:rPr>
            </w:pPr>
            <w:ins w:id="475" w:author="Anderson, Riley Morgan" w:date="2025-12-09T12:43:00Z" w16du:dateUtc="2025-12-09T17:43:00Z">
              <w:r w:rsidRPr="004B0DA0">
                <w:rPr>
                  <w:rFonts w:ascii="Aptos Narrow" w:eastAsia="Times New Roman" w:hAnsi="Aptos Narrow" w:cs="Times New Roman"/>
                  <w:i/>
                  <w:iCs/>
                  <w:color w:val="000000"/>
                  <w:kern w:val="0"/>
                  <w14:ligatures w14:val="none"/>
                </w:rPr>
                <w:t>P</w:t>
              </w:r>
            </w:ins>
          </w:p>
        </w:tc>
      </w:tr>
      <w:tr w:rsidR="004B0DA0" w:rsidRPr="004B0DA0" w14:paraId="2A3E1343" w14:textId="77777777" w:rsidTr="004B0DA0">
        <w:trPr>
          <w:trHeight w:val="290"/>
          <w:ins w:id="476" w:author="Anderson, Riley Morgan" w:date="2025-12-09T12:43:00Z" w16du:dateUtc="2025-12-09T17:43:00Z"/>
        </w:trPr>
        <w:tc>
          <w:tcPr>
            <w:tcW w:w="2480" w:type="dxa"/>
            <w:tcBorders>
              <w:top w:val="nil"/>
              <w:left w:val="nil"/>
              <w:bottom w:val="nil"/>
              <w:right w:val="nil"/>
            </w:tcBorders>
            <w:noWrap/>
            <w:vAlign w:val="bottom"/>
            <w:hideMark/>
          </w:tcPr>
          <w:p w14:paraId="61D28CA3" w14:textId="77777777" w:rsidR="004B0DA0" w:rsidRPr="004B0DA0" w:rsidRDefault="004B0DA0" w:rsidP="004B0DA0">
            <w:pPr>
              <w:spacing w:after="0" w:line="240" w:lineRule="auto"/>
              <w:rPr>
                <w:ins w:id="477" w:author="Anderson, Riley Morgan" w:date="2025-12-09T12:43:00Z" w16du:dateUtc="2025-12-09T17:43:00Z"/>
                <w:rFonts w:ascii="Aptos Narrow" w:eastAsia="Times New Roman" w:hAnsi="Aptos Narrow" w:cs="Times New Roman"/>
                <w:color w:val="000000"/>
                <w:kern w:val="0"/>
                <w14:ligatures w14:val="none"/>
              </w:rPr>
            </w:pPr>
            <w:ins w:id="478" w:author="Anderson, Riley Morgan" w:date="2025-12-09T12:43:00Z" w16du:dateUtc="2025-12-09T17:43:00Z">
              <w:r w:rsidRPr="004B0DA0">
                <w:rPr>
                  <w:rFonts w:ascii="Aptos Narrow" w:eastAsia="Times New Roman" w:hAnsi="Aptos Narrow" w:cs="Times New Roman"/>
                  <w:color w:val="000000"/>
                  <w:kern w:val="0"/>
                  <w14:ligatures w14:val="none"/>
                </w:rPr>
                <w:t>sample date (spline)</w:t>
              </w:r>
            </w:ins>
          </w:p>
        </w:tc>
        <w:tc>
          <w:tcPr>
            <w:tcW w:w="960" w:type="dxa"/>
            <w:tcBorders>
              <w:top w:val="nil"/>
              <w:left w:val="nil"/>
              <w:bottom w:val="nil"/>
              <w:right w:val="nil"/>
            </w:tcBorders>
            <w:noWrap/>
            <w:vAlign w:val="bottom"/>
            <w:hideMark/>
          </w:tcPr>
          <w:p w14:paraId="656A399B" w14:textId="77777777" w:rsidR="004B0DA0" w:rsidRPr="004B0DA0" w:rsidRDefault="004B0DA0" w:rsidP="004B0DA0">
            <w:pPr>
              <w:spacing w:after="0" w:line="240" w:lineRule="auto"/>
              <w:jc w:val="center"/>
              <w:rPr>
                <w:ins w:id="479" w:author="Anderson, Riley Morgan" w:date="2025-12-09T12:43:00Z" w16du:dateUtc="2025-12-09T17:43:00Z"/>
                <w:rFonts w:ascii="Aptos Narrow" w:eastAsia="Times New Roman" w:hAnsi="Aptos Narrow" w:cs="Times New Roman"/>
                <w:color w:val="000000"/>
                <w:kern w:val="0"/>
                <w14:ligatures w14:val="none"/>
              </w:rPr>
            </w:pPr>
            <w:ins w:id="480" w:author="Anderson, Riley Morgan" w:date="2025-12-09T12:43:00Z" w16du:dateUtc="2025-12-09T17:43:00Z">
              <w:r w:rsidRPr="004B0DA0">
                <w:rPr>
                  <w:rFonts w:ascii="Aptos Narrow" w:eastAsia="Times New Roman" w:hAnsi="Aptos Narrow" w:cs="Times New Roman"/>
                  <w:color w:val="000000"/>
                  <w:kern w:val="0"/>
                  <w14:ligatures w14:val="none"/>
                </w:rPr>
                <w:t>5</w:t>
              </w:r>
            </w:ins>
          </w:p>
        </w:tc>
        <w:tc>
          <w:tcPr>
            <w:tcW w:w="967" w:type="dxa"/>
            <w:tcBorders>
              <w:top w:val="nil"/>
              <w:left w:val="nil"/>
              <w:bottom w:val="nil"/>
              <w:right w:val="nil"/>
            </w:tcBorders>
            <w:noWrap/>
            <w:vAlign w:val="bottom"/>
            <w:hideMark/>
          </w:tcPr>
          <w:p w14:paraId="3730E64C" w14:textId="77777777" w:rsidR="004B0DA0" w:rsidRPr="004B0DA0" w:rsidRDefault="004B0DA0" w:rsidP="004B0DA0">
            <w:pPr>
              <w:spacing w:after="0" w:line="240" w:lineRule="auto"/>
              <w:jc w:val="center"/>
              <w:rPr>
                <w:ins w:id="481" w:author="Anderson, Riley Morgan" w:date="2025-12-09T12:43:00Z" w16du:dateUtc="2025-12-09T17:43:00Z"/>
                <w:rFonts w:ascii="Aptos Narrow" w:eastAsia="Times New Roman" w:hAnsi="Aptos Narrow" w:cs="Times New Roman"/>
                <w:color w:val="000000"/>
                <w:kern w:val="0"/>
                <w14:ligatures w14:val="none"/>
              </w:rPr>
            </w:pPr>
            <w:ins w:id="482" w:author="Anderson, Riley Morgan" w:date="2025-12-09T12:43:00Z" w16du:dateUtc="2025-12-09T17:43:00Z">
              <w:r w:rsidRPr="004B0DA0">
                <w:rPr>
                  <w:rFonts w:ascii="Aptos Narrow" w:eastAsia="Times New Roman" w:hAnsi="Aptos Narrow" w:cs="Times New Roman"/>
                  <w:color w:val="000000"/>
                  <w:kern w:val="0"/>
                  <w14:ligatures w14:val="none"/>
                </w:rPr>
                <w:t>10.00</w:t>
              </w:r>
            </w:ins>
          </w:p>
        </w:tc>
        <w:tc>
          <w:tcPr>
            <w:tcW w:w="960" w:type="dxa"/>
            <w:tcBorders>
              <w:top w:val="nil"/>
              <w:left w:val="nil"/>
              <w:bottom w:val="nil"/>
              <w:right w:val="nil"/>
            </w:tcBorders>
            <w:noWrap/>
            <w:vAlign w:val="bottom"/>
            <w:hideMark/>
          </w:tcPr>
          <w:p w14:paraId="69FFB62B" w14:textId="77777777" w:rsidR="004B0DA0" w:rsidRPr="004B0DA0" w:rsidRDefault="004B0DA0" w:rsidP="004B0DA0">
            <w:pPr>
              <w:spacing w:after="0" w:line="240" w:lineRule="auto"/>
              <w:jc w:val="center"/>
              <w:rPr>
                <w:ins w:id="483" w:author="Anderson, Riley Morgan" w:date="2025-12-09T12:43:00Z" w16du:dateUtc="2025-12-09T17:43:00Z"/>
                <w:rFonts w:ascii="Aptos Narrow" w:eastAsia="Times New Roman" w:hAnsi="Aptos Narrow" w:cs="Times New Roman"/>
                <w:color w:val="000000"/>
                <w:kern w:val="0"/>
                <w14:ligatures w14:val="none"/>
              </w:rPr>
            </w:pPr>
            <w:ins w:id="484" w:author="Anderson, Riley Morgan" w:date="2025-12-09T12:43:00Z" w16du:dateUtc="2025-12-09T17:43:00Z">
              <w:r w:rsidRPr="004B0DA0">
                <w:rPr>
                  <w:rFonts w:ascii="Aptos Narrow" w:eastAsia="Times New Roman" w:hAnsi="Aptos Narrow" w:cs="Times New Roman"/>
                  <w:color w:val="000000"/>
                  <w:kern w:val="0"/>
                  <w14:ligatures w14:val="none"/>
                </w:rPr>
                <w:t>0.16</w:t>
              </w:r>
            </w:ins>
          </w:p>
        </w:tc>
        <w:tc>
          <w:tcPr>
            <w:tcW w:w="960" w:type="dxa"/>
            <w:tcBorders>
              <w:top w:val="nil"/>
              <w:left w:val="nil"/>
              <w:bottom w:val="nil"/>
              <w:right w:val="nil"/>
            </w:tcBorders>
            <w:noWrap/>
            <w:vAlign w:val="bottom"/>
            <w:hideMark/>
          </w:tcPr>
          <w:p w14:paraId="11FC712E" w14:textId="77777777" w:rsidR="004B0DA0" w:rsidRPr="004B0DA0" w:rsidRDefault="004B0DA0" w:rsidP="004B0DA0">
            <w:pPr>
              <w:spacing w:after="0" w:line="240" w:lineRule="auto"/>
              <w:jc w:val="center"/>
              <w:rPr>
                <w:ins w:id="485" w:author="Anderson, Riley Morgan" w:date="2025-12-09T12:43:00Z" w16du:dateUtc="2025-12-09T17:43:00Z"/>
                <w:rFonts w:ascii="Aptos Narrow" w:eastAsia="Times New Roman" w:hAnsi="Aptos Narrow" w:cs="Times New Roman"/>
                <w:color w:val="000000"/>
                <w:kern w:val="0"/>
                <w14:ligatures w14:val="none"/>
              </w:rPr>
            </w:pPr>
            <w:ins w:id="486" w:author="Anderson, Riley Morgan" w:date="2025-12-09T12:43:00Z" w16du:dateUtc="2025-12-09T17:43:00Z">
              <w:r w:rsidRPr="004B0DA0">
                <w:rPr>
                  <w:rFonts w:ascii="Aptos Narrow" w:eastAsia="Times New Roman" w:hAnsi="Aptos Narrow" w:cs="Times New Roman"/>
                  <w:color w:val="000000"/>
                  <w:kern w:val="0"/>
                  <w14:ligatures w14:val="none"/>
                </w:rPr>
                <w:t>10.29</w:t>
              </w:r>
            </w:ins>
          </w:p>
        </w:tc>
        <w:tc>
          <w:tcPr>
            <w:tcW w:w="960" w:type="dxa"/>
            <w:tcBorders>
              <w:top w:val="nil"/>
              <w:left w:val="nil"/>
              <w:bottom w:val="nil"/>
              <w:right w:val="nil"/>
            </w:tcBorders>
            <w:noWrap/>
            <w:vAlign w:val="bottom"/>
            <w:hideMark/>
          </w:tcPr>
          <w:p w14:paraId="1C8EB839" w14:textId="77777777" w:rsidR="004B0DA0" w:rsidRPr="004B0DA0" w:rsidRDefault="004B0DA0" w:rsidP="004B0DA0">
            <w:pPr>
              <w:spacing w:after="0" w:line="240" w:lineRule="auto"/>
              <w:jc w:val="center"/>
              <w:rPr>
                <w:ins w:id="487" w:author="Anderson, Riley Morgan" w:date="2025-12-09T12:43:00Z" w16du:dateUtc="2025-12-09T17:43:00Z"/>
                <w:rFonts w:ascii="Aptos Narrow" w:eastAsia="Times New Roman" w:hAnsi="Aptos Narrow" w:cs="Times New Roman"/>
                <w:color w:val="000000"/>
                <w:kern w:val="0"/>
                <w14:ligatures w14:val="none"/>
              </w:rPr>
            </w:pPr>
            <w:ins w:id="488" w:author="Anderson, Riley Morgan" w:date="2025-12-09T12:43:00Z" w16du:dateUtc="2025-12-09T17:43:00Z">
              <w:r w:rsidRPr="004B0DA0">
                <w:rPr>
                  <w:rFonts w:ascii="Aptos Narrow" w:eastAsia="Times New Roman" w:hAnsi="Aptos Narrow" w:cs="Times New Roman"/>
                  <w:color w:val="000000"/>
                  <w:kern w:val="0"/>
                  <w14:ligatures w14:val="none"/>
                </w:rPr>
                <w:t>0.00</w:t>
              </w:r>
            </w:ins>
          </w:p>
        </w:tc>
      </w:tr>
      <w:tr w:rsidR="004B0DA0" w:rsidRPr="004B0DA0" w14:paraId="676E24B1" w14:textId="77777777" w:rsidTr="004B0DA0">
        <w:trPr>
          <w:trHeight w:val="290"/>
          <w:ins w:id="489" w:author="Anderson, Riley Morgan" w:date="2025-12-09T12:43:00Z" w16du:dateUtc="2025-12-09T17:43:00Z"/>
        </w:trPr>
        <w:tc>
          <w:tcPr>
            <w:tcW w:w="2480" w:type="dxa"/>
            <w:tcBorders>
              <w:top w:val="nil"/>
              <w:left w:val="nil"/>
              <w:bottom w:val="nil"/>
              <w:right w:val="nil"/>
            </w:tcBorders>
            <w:noWrap/>
            <w:vAlign w:val="bottom"/>
            <w:hideMark/>
          </w:tcPr>
          <w:p w14:paraId="2A75BFCB" w14:textId="77777777" w:rsidR="004B0DA0" w:rsidRPr="004B0DA0" w:rsidRDefault="004B0DA0" w:rsidP="004B0DA0">
            <w:pPr>
              <w:spacing w:after="0" w:line="240" w:lineRule="auto"/>
              <w:rPr>
                <w:ins w:id="490" w:author="Anderson, Riley Morgan" w:date="2025-12-09T12:43:00Z" w16du:dateUtc="2025-12-09T17:43:00Z"/>
                <w:rFonts w:ascii="Aptos Narrow" w:eastAsia="Times New Roman" w:hAnsi="Aptos Narrow" w:cs="Times New Roman"/>
                <w:color w:val="000000"/>
                <w:kern w:val="0"/>
                <w14:ligatures w14:val="none"/>
              </w:rPr>
            </w:pPr>
            <w:ins w:id="491" w:author="Anderson, Riley Morgan" w:date="2025-12-09T12:43:00Z" w16du:dateUtc="2025-12-09T17:43:00Z">
              <w:r w:rsidRPr="004B0DA0">
                <w:rPr>
                  <w:rFonts w:ascii="Aptos Narrow" w:eastAsia="Times New Roman" w:hAnsi="Aptos Narrow" w:cs="Times New Roman"/>
                  <w:color w:val="000000"/>
                  <w:kern w:val="0"/>
                  <w14:ligatures w14:val="none"/>
                </w:rPr>
                <w:t>BCTV</w:t>
              </w:r>
            </w:ins>
          </w:p>
        </w:tc>
        <w:tc>
          <w:tcPr>
            <w:tcW w:w="960" w:type="dxa"/>
            <w:tcBorders>
              <w:top w:val="nil"/>
              <w:left w:val="nil"/>
              <w:bottom w:val="nil"/>
              <w:right w:val="nil"/>
            </w:tcBorders>
            <w:noWrap/>
            <w:vAlign w:val="bottom"/>
            <w:hideMark/>
          </w:tcPr>
          <w:p w14:paraId="024B890B" w14:textId="77777777" w:rsidR="004B0DA0" w:rsidRPr="004B0DA0" w:rsidRDefault="004B0DA0" w:rsidP="004B0DA0">
            <w:pPr>
              <w:spacing w:after="0" w:line="240" w:lineRule="auto"/>
              <w:jc w:val="center"/>
              <w:rPr>
                <w:ins w:id="492" w:author="Anderson, Riley Morgan" w:date="2025-12-09T12:43:00Z" w16du:dateUtc="2025-12-09T17:43:00Z"/>
                <w:rFonts w:ascii="Aptos Narrow" w:eastAsia="Times New Roman" w:hAnsi="Aptos Narrow" w:cs="Times New Roman"/>
                <w:color w:val="000000"/>
                <w:kern w:val="0"/>
                <w14:ligatures w14:val="none"/>
              </w:rPr>
            </w:pPr>
            <w:ins w:id="493" w:author="Anderson, Riley Morgan" w:date="2025-12-09T12:43:00Z" w16du:dateUtc="2025-12-09T17:43:00Z">
              <w:r w:rsidRPr="004B0DA0">
                <w:rPr>
                  <w:rFonts w:ascii="Aptos Narrow" w:eastAsia="Times New Roman" w:hAnsi="Aptos Narrow" w:cs="Times New Roman"/>
                  <w:color w:val="000000"/>
                  <w:kern w:val="0"/>
                  <w14:ligatures w14:val="none"/>
                </w:rPr>
                <w:t>1</w:t>
              </w:r>
            </w:ins>
          </w:p>
        </w:tc>
        <w:tc>
          <w:tcPr>
            <w:tcW w:w="967" w:type="dxa"/>
            <w:tcBorders>
              <w:top w:val="nil"/>
              <w:left w:val="nil"/>
              <w:bottom w:val="nil"/>
              <w:right w:val="nil"/>
            </w:tcBorders>
            <w:noWrap/>
            <w:vAlign w:val="bottom"/>
            <w:hideMark/>
          </w:tcPr>
          <w:p w14:paraId="26D52A9D" w14:textId="77777777" w:rsidR="004B0DA0" w:rsidRPr="004B0DA0" w:rsidRDefault="004B0DA0" w:rsidP="004B0DA0">
            <w:pPr>
              <w:spacing w:after="0" w:line="240" w:lineRule="auto"/>
              <w:jc w:val="center"/>
              <w:rPr>
                <w:ins w:id="494" w:author="Anderson, Riley Morgan" w:date="2025-12-09T12:43:00Z" w16du:dateUtc="2025-12-09T17:43:00Z"/>
                <w:rFonts w:ascii="Aptos Narrow" w:eastAsia="Times New Roman" w:hAnsi="Aptos Narrow" w:cs="Times New Roman"/>
                <w:color w:val="000000"/>
                <w:kern w:val="0"/>
                <w14:ligatures w14:val="none"/>
              </w:rPr>
            </w:pPr>
            <w:ins w:id="495" w:author="Anderson, Riley Morgan" w:date="2025-12-09T12:43:00Z" w16du:dateUtc="2025-12-09T17:43:00Z">
              <w:r w:rsidRPr="004B0DA0">
                <w:rPr>
                  <w:rFonts w:ascii="Aptos Narrow" w:eastAsia="Times New Roman" w:hAnsi="Aptos Narrow" w:cs="Times New Roman"/>
                  <w:color w:val="000000"/>
                  <w:kern w:val="0"/>
                  <w14:ligatures w14:val="none"/>
                </w:rPr>
                <w:t>0.70</w:t>
              </w:r>
            </w:ins>
          </w:p>
        </w:tc>
        <w:tc>
          <w:tcPr>
            <w:tcW w:w="960" w:type="dxa"/>
            <w:tcBorders>
              <w:top w:val="nil"/>
              <w:left w:val="nil"/>
              <w:bottom w:val="nil"/>
              <w:right w:val="nil"/>
            </w:tcBorders>
            <w:noWrap/>
            <w:vAlign w:val="bottom"/>
            <w:hideMark/>
          </w:tcPr>
          <w:p w14:paraId="5AD084AE" w14:textId="77777777" w:rsidR="004B0DA0" w:rsidRPr="004B0DA0" w:rsidRDefault="004B0DA0" w:rsidP="004B0DA0">
            <w:pPr>
              <w:spacing w:after="0" w:line="240" w:lineRule="auto"/>
              <w:jc w:val="center"/>
              <w:rPr>
                <w:ins w:id="496" w:author="Anderson, Riley Morgan" w:date="2025-12-09T12:43:00Z" w16du:dateUtc="2025-12-09T17:43:00Z"/>
                <w:rFonts w:ascii="Aptos Narrow" w:eastAsia="Times New Roman" w:hAnsi="Aptos Narrow" w:cs="Times New Roman"/>
                <w:color w:val="000000"/>
                <w:kern w:val="0"/>
                <w14:ligatures w14:val="none"/>
              </w:rPr>
            </w:pPr>
            <w:ins w:id="497" w:author="Anderson, Riley Morgan" w:date="2025-12-09T12:43:00Z" w16du:dateUtc="2025-12-09T17:43:00Z">
              <w:r w:rsidRPr="004B0DA0">
                <w:rPr>
                  <w:rFonts w:ascii="Aptos Narrow" w:eastAsia="Times New Roman" w:hAnsi="Aptos Narrow" w:cs="Times New Roman"/>
                  <w:color w:val="000000"/>
                  <w:kern w:val="0"/>
                  <w14:ligatures w14:val="none"/>
                </w:rPr>
                <w:t>0.01</w:t>
              </w:r>
            </w:ins>
          </w:p>
        </w:tc>
        <w:tc>
          <w:tcPr>
            <w:tcW w:w="960" w:type="dxa"/>
            <w:tcBorders>
              <w:top w:val="nil"/>
              <w:left w:val="nil"/>
              <w:bottom w:val="nil"/>
              <w:right w:val="nil"/>
            </w:tcBorders>
            <w:noWrap/>
            <w:vAlign w:val="bottom"/>
            <w:hideMark/>
          </w:tcPr>
          <w:p w14:paraId="0C7EE82C" w14:textId="77777777" w:rsidR="004B0DA0" w:rsidRPr="004B0DA0" w:rsidRDefault="004B0DA0" w:rsidP="004B0DA0">
            <w:pPr>
              <w:spacing w:after="0" w:line="240" w:lineRule="auto"/>
              <w:jc w:val="center"/>
              <w:rPr>
                <w:ins w:id="498" w:author="Anderson, Riley Morgan" w:date="2025-12-09T12:43:00Z" w16du:dateUtc="2025-12-09T17:43:00Z"/>
                <w:rFonts w:ascii="Aptos Narrow" w:eastAsia="Times New Roman" w:hAnsi="Aptos Narrow" w:cs="Times New Roman"/>
                <w:color w:val="000000"/>
                <w:kern w:val="0"/>
                <w14:ligatures w14:val="none"/>
              </w:rPr>
            </w:pPr>
            <w:ins w:id="499" w:author="Anderson, Riley Morgan" w:date="2025-12-09T12:43:00Z" w16du:dateUtc="2025-12-09T17:43:00Z">
              <w:r w:rsidRPr="004B0DA0">
                <w:rPr>
                  <w:rFonts w:ascii="Aptos Narrow" w:eastAsia="Times New Roman" w:hAnsi="Aptos Narrow" w:cs="Times New Roman"/>
                  <w:color w:val="000000"/>
                  <w:kern w:val="0"/>
                  <w14:ligatures w14:val="none"/>
                </w:rPr>
                <w:t>3.62</w:t>
              </w:r>
            </w:ins>
          </w:p>
        </w:tc>
        <w:tc>
          <w:tcPr>
            <w:tcW w:w="960" w:type="dxa"/>
            <w:tcBorders>
              <w:top w:val="nil"/>
              <w:left w:val="nil"/>
              <w:bottom w:val="nil"/>
              <w:right w:val="nil"/>
            </w:tcBorders>
            <w:noWrap/>
            <w:vAlign w:val="bottom"/>
            <w:hideMark/>
          </w:tcPr>
          <w:p w14:paraId="7B9D951B" w14:textId="77777777" w:rsidR="004B0DA0" w:rsidRPr="004B0DA0" w:rsidRDefault="004B0DA0" w:rsidP="004B0DA0">
            <w:pPr>
              <w:spacing w:after="0" w:line="240" w:lineRule="auto"/>
              <w:jc w:val="center"/>
              <w:rPr>
                <w:ins w:id="500" w:author="Anderson, Riley Morgan" w:date="2025-12-09T12:43:00Z" w16du:dateUtc="2025-12-09T17:43:00Z"/>
                <w:rFonts w:ascii="Aptos Narrow" w:eastAsia="Times New Roman" w:hAnsi="Aptos Narrow" w:cs="Times New Roman"/>
                <w:color w:val="000000"/>
                <w:kern w:val="0"/>
                <w14:ligatures w14:val="none"/>
              </w:rPr>
            </w:pPr>
            <w:ins w:id="501" w:author="Anderson, Riley Morgan" w:date="2025-12-09T12:43:00Z" w16du:dateUtc="2025-12-09T17:43:00Z">
              <w:r w:rsidRPr="004B0DA0">
                <w:rPr>
                  <w:rFonts w:ascii="Aptos Narrow" w:eastAsia="Times New Roman" w:hAnsi="Aptos Narrow" w:cs="Times New Roman"/>
                  <w:color w:val="000000"/>
                  <w:kern w:val="0"/>
                  <w14:ligatures w14:val="none"/>
                </w:rPr>
                <w:t>0.01</w:t>
              </w:r>
            </w:ins>
          </w:p>
        </w:tc>
      </w:tr>
      <w:tr w:rsidR="004B0DA0" w:rsidRPr="004B0DA0" w14:paraId="4694B122" w14:textId="77777777" w:rsidTr="004B0DA0">
        <w:trPr>
          <w:trHeight w:val="290"/>
          <w:ins w:id="502" w:author="Anderson, Riley Morgan" w:date="2025-12-09T12:43:00Z" w16du:dateUtc="2025-12-09T17:43:00Z"/>
        </w:trPr>
        <w:tc>
          <w:tcPr>
            <w:tcW w:w="2480" w:type="dxa"/>
            <w:tcBorders>
              <w:top w:val="nil"/>
              <w:left w:val="nil"/>
              <w:bottom w:val="nil"/>
              <w:right w:val="nil"/>
            </w:tcBorders>
            <w:noWrap/>
            <w:vAlign w:val="bottom"/>
            <w:hideMark/>
          </w:tcPr>
          <w:p w14:paraId="07828C1F" w14:textId="77777777" w:rsidR="004B0DA0" w:rsidRPr="004B0DA0" w:rsidRDefault="004B0DA0" w:rsidP="004B0DA0">
            <w:pPr>
              <w:spacing w:after="0" w:line="240" w:lineRule="auto"/>
              <w:rPr>
                <w:ins w:id="503" w:author="Anderson, Riley Morgan" w:date="2025-12-09T12:43:00Z" w16du:dateUtc="2025-12-09T17:43:00Z"/>
                <w:rFonts w:ascii="Aptos Narrow" w:eastAsia="Times New Roman" w:hAnsi="Aptos Narrow" w:cs="Times New Roman"/>
                <w:color w:val="000000"/>
                <w:kern w:val="0"/>
                <w14:ligatures w14:val="none"/>
              </w:rPr>
            </w:pPr>
            <w:ins w:id="504" w:author="Anderson, Riley Morgan" w:date="2025-12-09T12:43:00Z" w16du:dateUtc="2025-12-09T17:43:00Z">
              <w:r w:rsidRPr="004B0DA0">
                <w:rPr>
                  <w:rFonts w:ascii="Aptos Narrow" w:eastAsia="Times New Roman" w:hAnsi="Aptos Narrow" w:cs="Times New Roman"/>
                  <w:color w:val="000000"/>
                  <w:kern w:val="0"/>
                  <w14:ligatures w14:val="none"/>
                </w:rPr>
                <w:t>Year</w:t>
              </w:r>
            </w:ins>
          </w:p>
        </w:tc>
        <w:tc>
          <w:tcPr>
            <w:tcW w:w="960" w:type="dxa"/>
            <w:tcBorders>
              <w:top w:val="nil"/>
              <w:left w:val="nil"/>
              <w:bottom w:val="nil"/>
              <w:right w:val="nil"/>
            </w:tcBorders>
            <w:noWrap/>
            <w:vAlign w:val="bottom"/>
            <w:hideMark/>
          </w:tcPr>
          <w:p w14:paraId="3646315E" w14:textId="77777777" w:rsidR="004B0DA0" w:rsidRPr="004B0DA0" w:rsidRDefault="004B0DA0" w:rsidP="004B0DA0">
            <w:pPr>
              <w:spacing w:after="0" w:line="240" w:lineRule="auto"/>
              <w:jc w:val="center"/>
              <w:rPr>
                <w:ins w:id="505" w:author="Anderson, Riley Morgan" w:date="2025-12-09T12:43:00Z" w16du:dateUtc="2025-12-09T17:43:00Z"/>
                <w:rFonts w:ascii="Aptos Narrow" w:eastAsia="Times New Roman" w:hAnsi="Aptos Narrow" w:cs="Times New Roman"/>
                <w:color w:val="000000"/>
                <w:kern w:val="0"/>
                <w14:ligatures w14:val="none"/>
              </w:rPr>
            </w:pPr>
            <w:ins w:id="506" w:author="Anderson, Riley Morgan" w:date="2025-12-09T12:43:00Z" w16du:dateUtc="2025-12-09T17:43:00Z">
              <w:r w:rsidRPr="004B0DA0">
                <w:rPr>
                  <w:rFonts w:ascii="Aptos Narrow" w:eastAsia="Times New Roman" w:hAnsi="Aptos Narrow" w:cs="Times New Roman"/>
                  <w:color w:val="000000"/>
                  <w:kern w:val="0"/>
                  <w14:ligatures w14:val="none"/>
                </w:rPr>
                <w:t>2</w:t>
              </w:r>
            </w:ins>
          </w:p>
        </w:tc>
        <w:tc>
          <w:tcPr>
            <w:tcW w:w="967" w:type="dxa"/>
            <w:tcBorders>
              <w:top w:val="nil"/>
              <w:left w:val="nil"/>
              <w:bottom w:val="nil"/>
              <w:right w:val="nil"/>
            </w:tcBorders>
            <w:noWrap/>
            <w:vAlign w:val="bottom"/>
            <w:hideMark/>
          </w:tcPr>
          <w:p w14:paraId="3DE0AE27" w14:textId="77777777" w:rsidR="004B0DA0" w:rsidRPr="004B0DA0" w:rsidRDefault="004B0DA0" w:rsidP="004B0DA0">
            <w:pPr>
              <w:spacing w:after="0" w:line="240" w:lineRule="auto"/>
              <w:jc w:val="center"/>
              <w:rPr>
                <w:ins w:id="507" w:author="Anderson, Riley Morgan" w:date="2025-12-09T12:43:00Z" w16du:dateUtc="2025-12-09T17:43:00Z"/>
                <w:rFonts w:ascii="Aptos Narrow" w:eastAsia="Times New Roman" w:hAnsi="Aptos Narrow" w:cs="Times New Roman"/>
                <w:color w:val="000000"/>
                <w:kern w:val="0"/>
                <w14:ligatures w14:val="none"/>
              </w:rPr>
            </w:pPr>
            <w:ins w:id="508" w:author="Anderson, Riley Morgan" w:date="2025-12-09T12:43:00Z" w16du:dateUtc="2025-12-09T17:43:00Z">
              <w:r w:rsidRPr="004B0DA0">
                <w:rPr>
                  <w:rFonts w:ascii="Aptos Narrow" w:eastAsia="Times New Roman" w:hAnsi="Aptos Narrow" w:cs="Times New Roman"/>
                  <w:color w:val="000000"/>
                  <w:kern w:val="0"/>
                  <w14:ligatures w14:val="none"/>
                </w:rPr>
                <w:t>8.16</w:t>
              </w:r>
            </w:ins>
          </w:p>
        </w:tc>
        <w:tc>
          <w:tcPr>
            <w:tcW w:w="960" w:type="dxa"/>
            <w:tcBorders>
              <w:top w:val="nil"/>
              <w:left w:val="nil"/>
              <w:bottom w:val="nil"/>
              <w:right w:val="nil"/>
            </w:tcBorders>
            <w:noWrap/>
            <w:vAlign w:val="bottom"/>
            <w:hideMark/>
          </w:tcPr>
          <w:p w14:paraId="6F85E130" w14:textId="77777777" w:rsidR="004B0DA0" w:rsidRPr="004B0DA0" w:rsidRDefault="004B0DA0" w:rsidP="004B0DA0">
            <w:pPr>
              <w:spacing w:after="0" w:line="240" w:lineRule="auto"/>
              <w:jc w:val="center"/>
              <w:rPr>
                <w:ins w:id="509" w:author="Anderson, Riley Morgan" w:date="2025-12-09T12:43:00Z" w16du:dateUtc="2025-12-09T17:43:00Z"/>
                <w:rFonts w:ascii="Aptos Narrow" w:eastAsia="Times New Roman" w:hAnsi="Aptos Narrow" w:cs="Times New Roman"/>
                <w:color w:val="000000"/>
                <w:kern w:val="0"/>
                <w14:ligatures w14:val="none"/>
              </w:rPr>
            </w:pPr>
            <w:ins w:id="510" w:author="Anderson, Riley Morgan" w:date="2025-12-09T12:43:00Z" w16du:dateUtc="2025-12-09T17:43:00Z">
              <w:r w:rsidRPr="004B0DA0">
                <w:rPr>
                  <w:rFonts w:ascii="Aptos Narrow" w:eastAsia="Times New Roman" w:hAnsi="Aptos Narrow" w:cs="Times New Roman"/>
                  <w:color w:val="000000"/>
                  <w:kern w:val="0"/>
                  <w14:ligatures w14:val="none"/>
                </w:rPr>
                <w:t>0.13</w:t>
              </w:r>
            </w:ins>
          </w:p>
        </w:tc>
        <w:tc>
          <w:tcPr>
            <w:tcW w:w="960" w:type="dxa"/>
            <w:tcBorders>
              <w:top w:val="nil"/>
              <w:left w:val="nil"/>
              <w:bottom w:val="nil"/>
              <w:right w:val="nil"/>
            </w:tcBorders>
            <w:noWrap/>
            <w:vAlign w:val="bottom"/>
            <w:hideMark/>
          </w:tcPr>
          <w:p w14:paraId="7E1CD22A" w14:textId="77777777" w:rsidR="004B0DA0" w:rsidRPr="004B0DA0" w:rsidRDefault="004B0DA0" w:rsidP="004B0DA0">
            <w:pPr>
              <w:spacing w:after="0" w:line="240" w:lineRule="auto"/>
              <w:jc w:val="center"/>
              <w:rPr>
                <w:ins w:id="511" w:author="Anderson, Riley Morgan" w:date="2025-12-09T12:43:00Z" w16du:dateUtc="2025-12-09T17:43:00Z"/>
                <w:rFonts w:ascii="Aptos Narrow" w:eastAsia="Times New Roman" w:hAnsi="Aptos Narrow" w:cs="Times New Roman"/>
                <w:color w:val="000000"/>
                <w:kern w:val="0"/>
                <w14:ligatures w14:val="none"/>
              </w:rPr>
            </w:pPr>
            <w:ins w:id="512" w:author="Anderson, Riley Morgan" w:date="2025-12-09T12:43:00Z" w16du:dateUtc="2025-12-09T17:43:00Z">
              <w:r w:rsidRPr="004B0DA0">
                <w:rPr>
                  <w:rFonts w:ascii="Aptos Narrow" w:eastAsia="Times New Roman" w:hAnsi="Aptos Narrow" w:cs="Times New Roman"/>
                  <w:color w:val="000000"/>
                  <w:kern w:val="0"/>
                  <w14:ligatures w14:val="none"/>
                </w:rPr>
                <w:t>21.01</w:t>
              </w:r>
            </w:ins>
          </w:p>
        </w:tc>
        <w:tc>
          <w:tcPr>
            <w:tcW w:w="960" w:type="dxa"/>
            <w:tcBorders>
              <w:top w:val="nil"/>
              <w:left w:val="nil"/>
              <w:bottom w:val="nil"/>
              <w:right w:val="nil"/>
            </w:tcBorders>
            <w:noWrap/>
            <w:vAlign w:val="bottom"/>
            <w:hideMark/>
          </w:tcPr>
          <w:p w14:paraId="32B78C78" w14:textId="77777777" w:rsidR="004B0DA0" w:rsidRPr="004B0DA0" w:rsidRDefault="004B0DA0" w:rsidP="004B0DA0">
            <w:pPr>
              <w:spacing w:after="0" w:line="240" w:lineRule="auto"/>
              <w:jc w:val="center"/>
              <w:rPr>
                <w:ins w:id="513" w:author="Anderson, Riley Morgan" w:date="2025-12-09T12:43:00Z" w16du:dateUtc="2025-12-09T17:43:00Z"/>
                <w:rFonts w:ascii="Aptos Narrow" w:eastAsia="Times New Roman" w:hAnsi="Aptos Narrow" w:cs="Times New Roman"/>
                <w:color w:val="000000"/>
                <w:kern w:val="0"/>
                <w14:ligatures w14:val="none"/>
              </w:rPr>
            </w:pPr>
            <w:ins w:id="514" w:author="Anderson, Riley Morgan" w:date="2025-12-09T12:43:00Z" w16du:dateUtc="2025-12-09T17:43:00Z">
              <w:r w:rsidRPr="004B0DA0">
                <w:rPr>
                  <w:rFonts w:ascii="Aptos Narrow" w:eastAsia="Times New Roman" w:hAnsi="Aptos Narrow" w:cs="Times New Roman"/>
                  <w:color w:val="000000"/>
                  <w:kern w:val="0"/>
                  <w14:ligatures w14:val="none"/>
                </w:rPr>
                <w:t>0.00</w:t>
              </w:r>
            </w:ins>
          </w:p>
        </w:tc>
      </w:tr>
      <w:tr w:rsidR="004B0DA0" w:rsidRPr="004B0DA0" w14:paraId="592548D1" w14:textId="77777777" w:rsidTr="004B0DA0">
        <w:trPr>
          <w:trHeight w:val="290"/>
          <w:ins w:id="515" w:author="Anderson, Riley Morgan" w:date="2025-12-09T12:43:00Z" w16du:dateUtc="2025-12-09T17:43:00Z"/>
        </w:trPr>
        <w:tc>
          <w:tcPr>
            <w:tcW w:w="2480" w:type="dxa"/>
            <w:tcBorders>
              <w:top w:val="nil"/>
              <w:left w:val="nil"/>
              <w:bottom w:val="nil"/>
              <w:right w:val="nil"/>
            </w:tcBorders>
            <w:noWrap/>
            <w:vAlign w:val="bottom"/>
            <w:hideMark/>
          </w:tcPr>
          <w:p w14:paraId="515C4183" w14:textId="77777777" w:rsidR="004B0DA0" w:rsidRPr="004B0DA0" w:rsidRDefault="004B0DA0" w:rsidP="004B0DA0">
            <w:pPr>
              <w:spacing w:after="0" w:line="240" w:lineRule="auto"/>
              <w:rPr>
                <w:ins w:id="516" w:author="Anderson, Riley Morgan" w:date="2025-12-09T12:43:00Z" w16du:dateUtc="2025-12-09T17:43:00Z"/>
                <w:rFonts w:ascii="Aptos Narrow" w:eastAsia="Times New Roman" w:hAnsi="Aptos Narrow" w:cs="Times New Roman"/>
                <w:color w:val="000000"/>
                <w:kern w:val="0"/>
                <w14:ligatures w14:val="none"/>
              </w:rPr>
            </w:pPr>
            <w:ins w:id="517" w:author="Anderson, Riley Morgan" w:date="2025-12-09T12:43:00Z" w16du:dateUtc="2025-12-09T17:43:00Z">
              <w:r w:rsidRPr="004B0DA0">
                <w:rPr>
                  <w:rFonts w:ascii="Aptos Narrow" w:eastAsia="Times New Roman" w:hAnsi="Aptos Narrow" w:cs="Times New Roman"/>
                  <w:color w:val="000000"/>
                  <w:kern w:val="0"/>
                  <w14:ligatures w14:val="none"/>
                </w:rPr>
                <w:t>CPt</w:t>
              </w:r>
            </w:ins>
          </w:p>
        </w:tc>
        <w:tc>
          <w:tcPr>
            <w:tcW w:w="960" w:type="dxa"/>
            <w:tcBorders>
              <w:top w:val="nil"/>
              <w:left w:val="nil"/>
              <w:bottom w:val="nil"/>
              <w:right w:val="nil"/>
            </w:tcBorders>
            <w:noWrap/>
            <w:vAlign w:val="bottom"/>
            <w:hideMark/>
          </w:tcPr>
          <w:p w14:paraId="5B4A2876" w14:textId="77777777" w:rsidR="004B0DA0" w:rsidRPr="004B0DA0" w:rsidRDefault="004B0DA0" w:rsidP="004B0DA0">
            <w:pPr>
              <w:spacing w:after="0" w:line="240" w:lineRule="auto"/>
              <w:jc w:val="center"/>
              <w:rPr>
                <w:ins w:id="518" w:author="Anderson, Riley Morgan" w:date="2025-12-09T12:43:00Z" w16du:dateUtc="2025-12-09T17:43:00Z"/>
                <w:rFonts w:ascii="Aptos Narrow" w:eastAsia="Times New Roman" w:hAnsi="Aptos Narrow" w:cs="Times New Roman"/>
                <w:color w:val="000000"/>
                <w:kern w:val="0"/>
                <w14:ligatures w14:val="none"/>
              </w:rPr>
            </w:pPr>
            <w:ins w:id="519" w:author="Anderson, Riley Morgan" w:date="2025-12-09T12:43:00Z" w16du:dateUtc="2025-12-09T17:43:00Z">
              <w:r w:rsidRPr="004B0DA0">
                <w:rPr>
                  <w:rFonts w:ascii="Aptos Narrow" w:eastAsia="Times New Roman" w:hAnsi="Aptos Narrow" w:cs="Times New Roman"/>
                  <w:color w:val="000000"/>
                  <w:kern w:val="0"/>
                  <w14:ligatures w14:val="none"/>
                </w:rPr>
                <w:t>1</w:t>
              </w:r>
            </w:ins>
          </w:p>
        </w:tc>
        <w:tc>
          <w:tcPr>
            <w:tcW w:w="967" w:type="dxa"/>
            <w:tcBorders>
              <w:top w:val="nil"/>
              <w:left w:val="nil"/>
              <w:bottom w:val="nil"/>
              <w:right w:val="nil"/>
            </w:tcBorders>
            <w:noWrap/>
            <w:vAlign w:val="bottom"/>
            <w:hideMark/>
          </w:tcPr>
          <w:p w14:paraId="46FF29F5" w14:textId="77777777" w:rsidR="004B0DA0" w:rsidRPr="004B0DA0" w:rsidRDefault="004B0DA0" w:rsidP="004B0DA0">
            <w:pPr>
              <w:spacing w:after="0" w:line="240" w:lineRule="auto"/>
              <w:jc w:val="center"/>
              <w:rPr>
                <w:ins w:id="520" w:author="Anderson, Riley Morgan" w:date="2025-12-09T12:43:00Z" w16du:dateUtc="2025-12-09T17:43:00Z"/>
                <w:rFonts w:ascii="Aptos Narrow" w:eastAsia="Times New Roman" w:hAnsi="Aptos Narrow" w:cs="Times New Roman"/>
                <w:color w:val="000000"/>
                <w:kern w:val="0"/>
                <w14:ligatures w14:val="none"/>
              </w:rPr>
            </w:pPr>
            <w:ins w:id="521" w:author="Anderson, Riley Morgan" w:date="2025-12-09T12:43:00Z" w16du:dateUtc="2025-12-09T17:43:00Z">
              <w:r w:rsidRPr="004B0DA0">
                <w:rPr>
                  <w:rFonts w:ascii="Aptos Narrow" w:eastAsia="Times New Roman" w:hAnsi="Aptos Narrow" w:cs="Times New Roman"/>
                  <w:color w:val="000000"/>
                  <w:kern w:val="0"/>
                  <w14:ligatures w14:val="none"/>
                </w:rPr>
                <w:t>0.28</w:t>
              </w:r>
            </w:ins>
          </w:p>
        </w:tc>
        <w:tc>
          <w:tcPr>
            <w:tcW w:w="960" w:type="dxa"/>
            <w:tcBorders>
              <w:top w:val="nil"/>
              <w:left w:val="nil"/>
              <w:bottom w:val="nil"/>
              <w:right w:val="nil"/>
            </w:tcBorders>
            <w:noWrap/>
            <w:vAlign w:val="bottom"/>
            <w:hideMark/>
          </w:tcPr>
          <w:p w14:paraId="45F975D8" w14:textId="77777777" w:rsidR="004B0DA0" w:rsidRPr="004B0DA0" w:rsidRDefault="004B0DA0" w:rsidP="004B0DA0">
            <w:pPr>
              <w:spacing w:after="0" w:line="240" w:lineRule="auto"/>
              <w:jc w:val="center"/>
              <w:rPr>
                <w:ins w:id="522" w:author="Anderson, Riley Morgan" w:date="2025-12-09T12:43:00Z" w16du:dateUtc="2025-12-09T17:43:00Z"/>
                <w:rFonts w:ascii="Aptos Narrow" w:eastAsia="Times New Roman" w:hAnsi="Aptos Narrow" w:cs="Times New Roman"/>
                <w:color w:val="000000"/>
                <w:kern w:val="0"/>
                <w14:ligatures w14:val="none"/>
              </w:rPr>
            </w:pPr>
            <w:ins w:id="523" w:author="Anderson, Riley Morgan" w:date="2025-12-09T12:43:00Z" w16du:dateUtc="2025-12-09T17:43:00Z">
              <w:r w:rsidRPr="004B0DA0">
                <w:rPr>
                  <w:rFonts w:ascii="Aptos Narrow" w:eastAsia="Times New Roman" w:hAnsi="Aptos Narrow" w:cs="Times New Roman"/>
                  <w:color w:val="000000"/>
                  <w:kern w:val="0"/>
                  <w14:ligatures w14:val="none"/>
                </w:rPr>
                <w:t>0.00</w:t>
              </w:r>
            </w:ins>
          </w:p>
        </w:tc>
        <w:tc>
          <w:tcPr>
            <w:tcW w:w="960" w:type="dxa"/>
            <w:tcBorders>
              <w:top w:val="nil"/>
              <w:left w:val="nil"/>
              <w:bottom w:val="nil"/>
              <w:right w:val="nil"/>
            </w:tcBorders>
            <w:noWrap/>
            <w:vAlign w:val="bottom"/>
            <w:hideMark/>
          </w:tcPr>
          <w:p w14:paraId="0E2AB125" w14:textId="77777777" w:rsidR="004B0DA0" w:rsidRPr="004B0DA0" w:rsidRDefault="004B0DA0" w:rsidP="004B0DA0">
            <w:pPr>
              <w:spacing w:after="0" w:line="240" w:lineRule="auto"/>
              <w:jc w:val="center"/>
              <w:rPr>
                <w:ins w:id="524" w:author="Anderson, Riley Morgan" w:date="2025-12-09T12:43:00Z" w16du:dateUtc="2025-12-09T17:43:00Z"/>
                <w:rFonts w:ascii="Aptos Narrow" w:eastAsia="Times New Roman" w:hAnsi="Aptos Narrow" w:cs="Times New Roman"/>
                <w:color w:val="000000"/>
                <w:kern w:val="0"/>
                <w14:ligatures w14:val="none"/>
              </w:rPr>
            </w:pPr>
            <w:ins w:id="525" w:author="Anderson, Riley Morgan" w:date="2025-12-09T12:43:00Z" w16du:dateUtc="2025-12-09T17:43:00Z">
              <w:r w:rsidRPr="004B0DA0">
                <w:rPr>
                  <w:rFonts w:ascii="Aptos Narrow" w:eastAsia="Times New Roman" w:hAnsi="Aptos Narrow" w:cs="Times New Roman"/>
                  <w:color w:val="000000"/>
                  <w:kern w:val="0"/>
                  <w14:ligatures w14:val="none"/>
                </w:rPr>
                <w:t>1.44</w:t>
              </w:r>
            </w:ins>
          </w:p>
        </w:tc>
        <w:tc>
          <w:tcPr>
            <w:tcW w:w="960" w:type="dxa"/>
            <w:tcBorders>
              <w:top w:val="nil"/>
              <w:left w:val="nil"/>
              <w:bottom w:val="nil"/>
              <w:right w:val="nil"/>
            </w:tcBorders>
            <w:noWrap/>
            <w:vAlign w:val="bottom"/>
            <w:hideMark/>
          </w:tcPr>
          <w:p w14:paraId="16DA8B78" w14:textId="77777777" w:rsidR="004B0DA0" w:rsidRPr="004B0DA0" w:rsidRDefault="004B0DA0" w:rsidP="004B0DA0">
            <w:pPr>
              <w:spacing w:after="0" w:line="240" w:lineRule="auto"/>
              <w:jc w:val="center"/>
              <w:rPr>
                <w:ins w:id="526" w:author="Anderson, Riley Morgan" w:date="2025-12-09T12:43:00Z" w16du:dateUtc="2025-12-09T17:43:00Z"/>
                <w:rFonts w:ascii="Aptos Narrow" w:eastAsia="Times New Roman" w:hAnsi="Aptos Narrow" w:cs="Times New Roman"/>
                <w:color w:val="000000"/>
                <w:kern w:val="0"/>
                <w14:ligatures w14:val="none"/>
              </w:rPr>
            </w:pPr>
            <w:ins w:id="527" w:author="Anderson, Riley Morgan" w:date="2025-12-09T12:43:00Z" w16du:dateUtc="2025-12-09T17:43:00Z">
              <w:r w:rsidRPr="004B0DA0">
                <w:rPr>
                  <w:rFonts w:ascii="Aptos Narrow" w:eastAsia="Times New Roman" w:hAnsi="Aptos Narrow" w:cs="Times New Roman"/>
                  <w:color w:val="000000"/>
                  <w:kern w:val="0"/>
                  <w14:ligatures w14:val="none"/>
                </w:rPr>
                <w:t>0.30</w:t>
              </w:r>
            </w:ins>
          </w:p>
        </w:tc>
      </w:tr>
      <w:tr w:rsidR="004B0DA0" w:rsidRPr="004B0DA0" w14:paraId="3B10A86E" w14:textId="77777777" w:rsidTr="004B0DA0">
        <w:trPr>
          <w:trHeight w:val="290"/>
          <w:ins w:id="528" w:author="Anderson, Riley Morgan" w:date="2025-12-09T12:43:00Z" w16du:dateUtc="2025-12-09T17:43:00Z"/>
        </w:trPr>
        <w:tc>
          <w:tcPr>
            <w:tcW w:w="2480" w:type="dxa"/>
            <w:tcBorders>
              <w:top w:val="nil"/>
              <w:left w:val="nil"/>
              <w:bottom w:val="nil"/>
              <w:right w:val="nil"/>
            </w:tcBorders>
            <w:noWrap/>
            <w:vAlign w:val="bottom"/>
            <w:hideMark/>
          </w:tcPr>
          <w:p w14:paraId="06676C0C" w14:textId="77777777" w:rsidR="004B0DA0" w:rsidRPr="004B0DA0" w:rsidRDefault="004B0DA0" w:rsidP="004B0DA0">
            <w:pPr>
              <w:spacing w:after="0" w:line="240" w:lineRule="auto"/>
              <w:rPr>
                <w:ins w:id="529" w:author="Anderson, Riley Morgan" w:date="2025-12-09T12:43:00Z" w16du:dateUtc="2025-12-09T17:43:00Z"/>
                <w:rFonts w:ascii="Aptos Narrow" w:eastAsia="Times New Roman" w:hAnsi="Aptos Narrow" w:cs="Times New Roman"/>
                <w:color w:val="000000"/>
                <w:kern w:val="0"/>
                <w14:ligatures w14:val="none"/>
              </w:rPr>
            </w:pPr>
            <w:ins w:id="530" w:author="Anderson, Riley Morgan" w:date="2025-12-09T12:43:00Z" w16du:dateUtc="2025-12-09T17:43:00Z">
              <w:r w:rsidRPr="004B0DA0">
                <w:rPr>
                  <w:rFonts w:ascii="Aptos Narrow" w:eastAsia="Times New Roman" w:hAnsi="Aptos Narrow" w:cs="Times New Roman"/>
                  <w:color w:val="000000"/>
                  <w:kern w:val="0"/>
                  <w14:ligatures w14:val="none"/>
                </w:rPr>
                <w:t>region</w:t>
              </w:r>
            </w:ins>
          </w:p>
        </w:tc>
        <w:tc>
          <w:tcPr>
            <w:tcW w:w="960" w:type="dxa"/>
            <w:tcBorders>
              <w:top w:val="nil"/>
              <w:left w:val="nil"/>
              <w:bottom w:val="nil"/>
              <w:right w:val="nil"/>
            </w:tcBorders>
            <w:noWrap/>
            <w:vAlign w:val="bottom"/>
            <w:hideMark/>
          </w:tcPr>
          <w:p w14:paraId="48A8ADF9" w14:textId="77777777" w:rsidR="004B0DA0" w:rsidRPr="004B0DA0" w:rsidRDefault="004B0DA0" w:rsidP="004B0DA0">
            <w:pPr>
              <w:spacing w:after="0" w:line="240" w:lineRule="auto"/>
              <w:jc w:val="center"/>
              <w:rPr>
                <w:ins w:id="531" w:author="Anderson, Riley Morgan" w:date="2025-12-09T12:43:00Z" w16du:dateUtc="2025-12-09T17:43:00Z"/>
                <w:rFonts w:ascii="Aptos Narrow" w:eastAsia="Times New Roman" w:hAnsi="Aptos Narrow" w:cs="Times New Roman"/>
                <w:color w:val="000000"/>
                <w:kern w:val="0"/>
                <w14:ligatures w14:val="none"/>
              </w:rPr>
            </w:pPr>
            <w:ins w:id="532" w:author="Anderson, Riley Morgan" w:date="2025-12-09T12:43:00Z" w16du:dateUtc="2025-12-09T17:43:00Z">
              <w:r w:rsidRPr="004B0DA0">
                <w:rPr>
                  <w:rFonts w:ascii="Aptos Narrow" w:eastAsia="Times New Roman" w:hAnsi="Aptos Narrow" w:cs="Times New Roman"/>
                  <w:color w:val="000000"/>
                  <w:kern w:val="0"/>
                  <w14:ligatures w14:val="none"/>
                </w:rPr>
                <w:t>4</w:t>
              </w:r>
            </w:ins>
          </w:p>
        </w:tc>
        <w:tc>
          <w:tcPr>
            <w:tcW w:w="967" w:type="dxa"/>
            <w:tcBorders>
              <w:top w:val="nil"/>
              <w:left w:val="nil"/>
              <w:bottom w:val="nil"/>
              <w:right w:val="nil"/>
            </w:tcBorders>
            <w:noWrap/>
            <w:vAlign w:val="bottom"/>
            <w:hideMark/>
          </w:tcPr>
          <w:p w14:paraId="0A270A58" w14:textId="77777777" w:rsidR="004B0DA0" w:rsidRPr="004B0DA0" w:rsidRDefault="004B0DA0" w:rsidP="004B0DA0">
            <w:pPr>
              <w:spacing w:after="0" w:line="240" w:lineRule="auto"/>
              <w:jc w:val="center"/>
              <w:rPr>
                <w:ins w:id="533" w:author="Anderson, Riley Morgan" w:date="2025-12-09T12:43:00Z" w16du:dateUtc="2025-12-09T17:43:00Z"/>
                <w:rFonts w:ascii="Aptos Narrow" w:eastAsia="Times New Roman" w:hAnsi="Aptos Narrow" w:cs="Times New Roman"/>
                <w:color w:val="000000"/>
                <w:kern w:val="0"/>
                <w14:ligatures w14:val="none"/>
              </w:rPr>
            </w:pPr>
            <w:ins w:id="534" w:author="Anderson, Riley Morgan" w:date="2025-12-09T12:43:00Z" w16du:dateUtc="2025-12-09T17:43:00Z">
              <w:r w:rsidRPr="004B0DA0">
                <w:rPr>
                  <w:rFonts w:ascii="Aptos Narrow" w:eastAsia="Times New Roman" w:hAnsi="Aptos Narrow" w:cs="Times New Roman"/>
                  <w:color w:val="000000"/>
                  <w:kern w:val="0"/>
                  <w14:ligatures w14:val="none"/>
                </w:rPr>
                <w:t>1.07</w:t>
              </w:r>
            </w:ins>
          </w:p>
        </w:tc>
        <w:tc>
          <w:tcPr>
            <w:tcW w:w="960" w:type="dxa"/>
            <w:tcBorders>
              <w:top w:val="nil"/>
              <w:left w:val="nil"/>
              <w:bottom w:val="nil"/>
              <w:right w:val="nil"/>
            </w:tcBorders>
            <w:noWrap/>
            <w:vAlign w:val="bottom"/>
            <w:hideMark/>
          </w:tcPr>
          <w:p w14:paraId="16C48021" w14:textId="77777777" w:rsidR="004B0DA0" w:rsidRPr="004B0DA0" w:rsidRDefault="004B0DA0" w:rsidP="004B0DA0">
            <w:pPr>
              <w:spacing w:after="0" w:line="240" w:lineRule="auto"/>
              <w:jc w:val="center"/>
              <w:rPr>
                <w:ins w:id="535" w:author="Anderson, Riley Morgan" w:date="2025-12-09T12:43:00Z" w16du:dateUtc="2025-12-09T17:43:00Z"/>
                <w:rFonts w:ascii="Aptos Narrow" w:eastAsia="Times New Roman" w:hAnsi="Aptos Narrow" w:cs="Times New Roman"/>
                <w:color w:val="000000"/>
                <w:kern w:val="0"/>
                <w14:ligatures w14:val="none"/>
              </w:rPr>
            </w:pPr>
            <w:ins w:id="536" w:author="Anderson, Riley Morgan" w:date="2025-12-09T12:43:00Z" w16du:dateUtc="2025-12-09T17:43:00Z">
              <w:r w:rsidRPr="004B0DA0">
                <w:rPr>
                  <w:rFonts w:ascii="Aptos Narrow" w:eastAsia="Times New Roman" w:hAnsi="Aptos Narrow" w:cs="Times New Roman"/>
                  <w:color w:val="000000"/>
                  <w:kern w:val="0"/>
                  <w14:ligatures w14:val="none"/>
                </w:rPr>
                <w:t>0.02</w:t>
              </w:r>
            </w:ins>
          </w:p>
        </w:tc>
        <w:tc>
          <w:tcPr>
            <w:tcW w:w="960" w:type="dxa"/>
            <w:tcBorders>
              <w:top w:val="nil"/>
              <w:left w:val="nil"/>
              <w:bottom w:val="nil"/>
              <w:right w:val="nil"/>
            </w:tcBorders>
            <w:noWrap/>
            <w:vAlign w:val="bottom"/>
            <w:hideMark/>
          </w:tcPr>
          <w:p w14:paraId="0B742146" w14:textId="77777777" w:rsidR="004B0DA0" w:rsidRPr="004B0DA0" w:rsidRDefault="004B0DA0" w:rsidP="004B0DA0">
            <w:pPr>
              <w:spacing w:after="0" w:line="240" w:lineRule="auto"/>
              <w:jc w:val="center"/>
              <w:rPr>
                <w:ins w:id="537" w:author="Anderson, Riley Morgan" w:date="2025-12-09T12:43:00Z" w16du:dateUtc="2025-12-09T17:43:00Z"/>
                <w:rFonts w:ascii="Aptos Narrow" w:eastAsia="Times New Roman" w:hAnsi="Aptos Narrow" w:cs="Times New Roman"/>
                <w:color w:val="000000"/>
                <w:kern w:val="0"/>
                <w14:ligatures w14:val="none"/>
              </w:rPr>
            </w:pPr>
            <w:ins w:id="538" w:author="Anderson, Riley Morgan" w:date="2025-12-09T12:43:00Z" w16du:dateUtc="2025-12-09T17:43:00Z">
              <w:r w:rsidRPr="004B0DA0">
                <w:rPr>
                  <w:rFonts w:ascii="Aptos Narrow" w:eastAsia="Times New Roman" w:hAnsi="Aptos Narrow" w:cs="Times New Roman"/>
                  <w:color w:val="000000"/>
                  <w:kern w:val="0"/>
                  <w14:ligatures w14:val="none"/>
                </w:rPr>
                <w:t>1.38</w:t>
              </w:r>
            </w:ins>
          </w:p>
        </w:tc>
        <w:tc>
          <w:tcPr>
            <w:tcW w:w="960" w:type="dxa"/>
            <w:tcBorders>
              <w:top w:val="nil"/>
              <w:left w:val="nil"/>
              <w:bottom w:val="nil"/>
              <w:right w:val="nil"/>
            </w:tcBorders>
            <w:noWrap/>
            <w:vAlign w:val="bottom"/>
            <w:hideMark/>
          </w:tcPr>
          <w:p w14:paraId="012D1F26" w14:textId="77777777" w:rsidR="004B0DA0" w:rsidRPr="004B0DA0" w:rsidRDefault="004B0DA0" w:rsidP="004B0DA0">
            <w:pPr>
              <w:spacing w:after="0" w:line="240" w:lineRule="auto"/>
              <w:jc w:val="center"/>
              <w:rPr>
                <w:ins w:id="539" w:author="Anderson, Riley Morgan" w:date="2025-12-09T12:43:00Z" w16du:dateUtc="2025-12-09T17:43:00Z"/>
                <w:rFonts w:ascii="Aptos Narrow" w:eastAsia="Times New Roman" w:hAnsi="Aptos Narrow" w:cs="Times New Roman"/>
                <w:color w:val="000000"/>
                <w:kern w:val="0"/>
                <w14:ligatures w14:val="none"/>
              </w:rPr>
            </w:pPr>
            <w:ins w:id="540" w:author="Anderson, Riley Morgan" w:date="2025-12-09T12:43:00Z" w16du:dateUtc="2025-12-09T17:43:00Z">
              <w:r w:rsidRPr="004B0DA0">
                <w:rPr>
                  <w:rFonts w:ascii="Aptos Narrow" w:eastAsia="Times New Roman" w:hAnsi="Aptos Narrow" w:cs="Times New Roman"/>
                  <w:color w:val="000000"/>
                  <w:kern w:val="0"/>
                  <w14:ligatures w14:val="none"/>
                </w:rPr>
                <w:t>0.38</w:t>
              </w:r>
            </w:ins>
          </w:p>
        </w:tc>
      </w:tr>
      <w:tr w:rsidR="004B0DA0" w:rsidRPr="004B0DA0" w14:paraId="5D7C69CA" w14:textId="77777777" w:rsidTr="004B0DA0">
        <w:trPr>
          <w:trHeight w:val="290"/>
          <w:ins w:id="541" w:author="Anderson, Riley Morgan" w:date="2025-12-09T12:43:00Z" w16du:dateUtc="2025-12-09T17:43:00Z"/>
        </w:trPr>
        <w:tc>
          <w:tcPr>
            <w:tcW w:w="2480" w:type="dxa"/>
            <w:tcBorders>
              <w:top w:val="nil"/>
              <w:left w:val="nil"/>
              <w:bottom w:val="nil"/>
              <w:right w:val="nil"/>
            </w:tcBorders>
            <w:noWrap/>
            <w:vAlign w:val="bottom"/>
            <w:hideMark/>
          </w:tcPr>
          <w:p w14:paraId="091A6393" w14:textId="54546303" w:rsidR="004B0DA0" w:rsidRPr="004B0DA0" w:rsidRDefault="004B0DA0" w:rsidP="004B0DA0">
            <w:pPr>
              <w:spacing w:after="0" w:line="240" w:lineRule="auto"/>
              <w:rPr>
                <w:ins w:id="542" w:author="Anderson, Riley Morgan" w:date="2025-12-09T12:43:00Z" w16du:dateUtc="2025-12-09T17:43:00Z"/>
                <w:rFonts w:ascii="Aptos Narrow" w:eastAsia="Times New Roman" w:hAnsi="Aptos Narrow" w:cs="Times New Roman"/>
                <w:color w:val="000000"/>
                <w:kern w:val="0"/>
                <w14:ligatures w14:val="none"/>
              </w:rPr>
            </w:pPr>
            <w:ins w:id="543" w:author="Anderson, Riley Morgan" w:date="2025-12-09T12:43:00Z" w16du:dateUtc="2025-12-09T17:43:00Z">
              <w:r w:rsidRPr="004B0DA0">
                <w:rPr>
                  <w:rFonts w:ascii="Aptos Narrow" w:eastAsia="Times New Roman" w:hAnsi="Aptos Narrow" w:cs="Times New Roman"/>
                  <w:color w:val="000000"/>
                  <w:kern w:val="0"/>
                  <w14:ligatures w14:val="none"/>
                </w:rPr>
                <w:t>BCTV</w:t>
              </w:r>
            </w:ins>
            <w:ins w:id="544" w:author="Anderson, Riley Morgan" w:date="2025-12-09T12:44:00Z" w16du:dateUtc="2025-12-09T17:44:00Z">
              <w:r>
                <w:rPr>
                  <w:rFonts w:ascii="Aptos Narrow" w:eastAsia="Times New Roman" w:hAnsi="Aptos Narrow" w:cs="Times New Roman"/>
                  <w:color w:val="000000"/>
                  <w:kern w:val="0"/>
                  <w14:ligatures w14:val="none"/>
                </w:rPr>
                <w:t xml:space="preserve"> x </w:t>
              </w:r>
            </w:ins>
            <w:ins w:id="545" w:author="Anderson, Riley Morgan" w:date="2025-12-09T12:43:00Z" w16du:dateUtc="2025-12-09T17:43:00Z">
              <w:r w:rsidRPr="004B0DA0">
                <w:rPr>
                  <w:rFonts w:ascii="Aptos Narrow" w:eastAsia="Times New Roman" w:hAnsi="Aptos Narrow" w:cs="Times New Roman"/>
                  <w:color w:val="000000"/>
                  <w:kern w:val="0"/>
                  <w14:ligatures w14:val="none"/>
                </w:rPr>
                <w:t>Year</w:t>
              </w:r>
            </w:ins>
          </w:p>
        </w:tc>
        <w:tc>
          <w:tcPr>
            <w:tcW w:w="960" w:type="dxa"/>
            <w:tcBorders>
              <w:top w:val="nil"/>
              <w:left w:val="nil"/>
              <w:bottom w:val="nil"/>
              <w:right w:val="nil"/>
            </w:tcBorders>
            <w:noWrap/>
            <w:vAlign w:val="bottom"/>
            <w:hideMark/>
          </w:tcPr>
          <w:p w14:paraId="546AB4A6" w14:textId="77777777" w:rsidR="004B0DA0" w:rsidRPr="004B0DA0" w:rsidRDefault="004B0DA0" w:rsidP="004B0DA0">
            <w:pPr>
              <w:spacing w:after="0" w:line="240" w:lineRule="auto"/>
              <w:jc w:val="center"/>
              <w:rPr>
                <w:ins w:id="546" w:author="Anderson, Riley Morgan" w:date="2025-12-09T12:43:00Z" w16du:dateUtc="2025-12-09T17:43:00Z"/>
                <w:rFonts w:ascii="Aptos Narrow" w:eastAsia="Times New Roman" w:hAnsi="Aptos Narrow" w:cs="Times New Roman"/>
                <w:color w:val="000000"/>
                <w:kern w:val="0"/>
                <w14:ligatures w14:val="none"/>
              </w:rPr>
            </w:pPr>
            <w:ins w:id="547" w:author="Anderson, Riley Morgan" w:date="2025-12-09T12:43:00Z" w16du:dateUtc="2025-12-09T17:43:00Z">
              <w:r w:rsidRPr="004B0DA0">
                <w:rPr>
                  <w:rFonts w:ascii="Aptos Narrow" w:eastAsia="Times New Roman" w:hAnsi="Aptos Narrow" w:cs="Times New Roman"/>
                  <w:color w:val="000000"/>
                  <w:kern w:val="0"/>
                  <w14:ligatures w14:val="none"/>
                </w:rPr>
                <w:t>2</w:t>
              </w:r>
            </w:ins>
          </w:p>
        </w:tc>
        <w:tc>
          <w:tcPr>
            <w:tcW w:w="967" w:type="dxa"/>
            <w:tcBorders>
              <w:top w:val="nil"/>
              <w:left w:val="nil"/>
              <w:bottom w:val="nil"/>
              <w:right w:val="nil"/>
            </w:tcBorders>
            <w:noWrap/>
            <w:vAlign w:val="bottom"/>
            <w:hideMark/>
          </w:tcPr>
          <w:p w14:paraId="1CA131A1" w14:textId="77777777" w:rsidR="004B0DA0" w:rsidRPr="004B0DA0" w:rsidRDefault="004B0DA0" w:rsidP="004B0DA0">
            <w:pPr>
              <w:spacing w:after="0" w:line="240" w:lineRule="auto"/>
              <w:jc w:val="center"/>
              <w:rPr>
                <w:ins w:id="548" w:author="Anderson, Riley Morgan" w:date="2025-12-09T12:43:00Z" w16du:dateUtc="2025-12-09T17:43:00Z"/>
                <w:rFonts w:ascii="Aptos Narrow" w:eastAsia="Times New Roman" w:hAnsi="Aptos Narrow" w:cs="Times New Roman"/>
                <w:color w:val="000000"/>
                <w:kern w:val="0"/>
                <w14:ligatures w14:val="none"/>
              </w:rPr>
            </w:pPr>
            <w:ins w:id="549" w:author="Anderson, Riley Morgan" w:date="2025-12-09T12:43:00Z" w16du:dateUtc="2025-12-09T17:43:00Z">
              <w:r w:rsidRPr="004B0DA0">
                <w:rPr>
                  <w:rFonts w:ascii="Aptos Narrow" w:eastAsia="Times New Roman" w:hAnsi="Aptos Narrow" w:cs="Times New Roman"/>
                  <w:color w:val="000000"/>
                  <w:kern w:val="0"/>
                  <w14:ligatures w14:val="none"/>
                </w:rPr>
                <w:t>0.63</w:t>
              </w:r>
            </w:ins>
          </w:p>
        </w:tc>
        <w:tc>
          <w:tcPr>
            <w:tcW w:w="960" w:type="dxa"/>
            <w:tcBorders>
              <w:top w:val="nil"/>
              <w:left w:val="nil"/>
              <w:bottom w:val="nil"/>
              <w:right w:val="nil"/>
            </w:tcBorders>
            <w:noWrap/>
            <w:vAlign w:val="bottom"/>
            <w:hideMark/>
          </w:tcPr>
          <w:p w14:paraId="6EF9A17C" w14:textId="77777777" w:rsidR="004B0DA0" w:rsidRPr="004B0DA0" w:rsidRDefault="004B0DA0" w:rsidP="004B0DA0">
            <w:pPr>
              <w:spacing w:after="0" w:line="240" w:lineRule="auto"/>
              <w:jc w:val="center"/>
              <w:rPr>
                <w:ins w:id="550" w:author="Anderson, Riley Morgan" w:date="2025-12-09T12:43:00Z" w16du:dateUtc="2025-12-09T17:43:00Z"/>
                <w:rFonts w:ascii="Aptos Narrow" w:eastAsia="Times New Roman" w:hAnsi="Aptos Narrow" w:cs="Times New Roman"/>
                <w:color w:val="000000"/>
                <w:kern w:val="0"/>
                <w14:ligatures w14:val="none"/>
              </w:rPr>
            </w:pPr>
            <w:ins w:id="551" w:author="Anderson, Riley Morgan" w:date="2025-12-09T12:43:00Z" w16du:dateUtc="2025-12-09T17:43:00Z">
              <w:r w:rsidRPr="004B0DA0">
                <w:rPr>
                  <w:rFonts w:ascii="Aptos Narrow" w:eastAsia="Times New Roman" w:hAnsi="Aptos Narrow" w:cs="Times New Roman"/>
                  <w:color w:val="000000"/>
                  <w:kern w:val="0"/>
                  <w14:ligatures w14:val="none"/>
                </w:rPr>
                <w:t>0.01</w:t>
              </w:r>
            </w:ins>
          </w:p>
        </w:tc>
        <w:tc>
          <w:tcPr>
            <w:tcW w:w="960" w:type="dxa"/>
            <w:tcBorders>
              <w:top w:val="nil"/>
              <w:left w:val="nil"/>
              <w:bottom w:val="nil"/>
              <w:right w:val="nil"/>
            </w:tcBorders>
            <w:noWrap/>
            <w:vAlign w:val="bottom"/>
            <w:hideMark/>
          </w:tcPr>
          <w:p w14:paraId="79B5147E" w14:textId="77777777" w:rsidR="004B0DA0" w:rsidRPr="004B0DA0" w:rsidRDefault="004B0DA0" w:rsidP="004B0DA0">
            <w:pPr>
              <w:spacing w:after="0" w:line="240" w:lineRule="auto"/>
              <w:jc w:val="center"/>
              <w:rPr>
                <w:ins w:id="552" w:author="Anderson, Riley Morgan" w:date="2025-12-09T12:43:00Z" w16du:dateUtc="2025-12-09T17:43:00Z"/>
                <w:rFonts w:ascii="Aptos Narrow" w:eastAsia="Times New Roman" w:hAnsi="Aptos Narrow" w:cs="Times New Roman"/>
                <w:color w:val="000000"/>
                <w:kern w:val="0"/>
                <w14:ligatures w14:val="none"/>
              </w:rPr>
            </w:pPr>
            <w:ins w:id="553" w:author="Anderson, Riley Morgan" w:date="2025-12-09T12:43:00Z" w16du:dateUtc="2025-12-09T17:43:00Z">
              <w:r w:rsidRPr="004B0DA0">
                <w:rPr>
                  <w:rFonts w:ascii="Aptos Narrow" w:eastAsia="Times New Roman" w:hAnsi="Aptos Narrow" w:cs="Times New Roman"/>
                  <w:color w:val="000000"/>
                  <w:kern w:val="0"/>
                  <w14:ligatures w14:val="none"/>
                </w:rPr>
                <w:t>1.63</w:t>
              </w:r>
            </w:ins>
          </w:p>
        </w:tc>
        <w:tc>
          <w:tcPr>
            <w:tcW w:w="960" w:type="dxa"/>
            <w:tcBorders>
              <w:top w:val="nil"/>
              <w:left w:val="nil"/>
              <w:bottom w:val="nil"/>
              <w:right w:val="nil"/>
            </w:tcBorders>
            <w:noWrap/>
            <w:vAlign w:val="bottom"/>
            <w:hideMark/>
          </w:tcPr>
          <w:p w14:paraId="32E02F1E" w14:textId="77777777" w:rsidR="004B0DA0" w:rsidRPr="004B0DA0" w:rsidRDefault="004B0DA0" w:rsidP="004B0DA0">
            <w:pPr>
              <w:spacing w:after="0" w:line="240" w:lineRule="auto"/>
              <w:jc w:val="center"/>
              <w:rPr>
                <w:ins w:id="554" w:author="Anderson, Riley Morgan" w:date="2025-12-09T12:43:00Z" w16du:dateUtc="2025-12-09T17:43:00Z"/>
                <w:rFonts w:ascii="Aptos Narrow" w:eastAsia="Times New Roman" w:hAnsi="Aptos Narrow" w:cs="Times New Roman"/>
                <w:color w:val="000000"/>
                <w:kern w:val="0"/>
                <w14:ligatures w14:val="none"/>
              </w:rPr>
            </w:pPr>
            <w:ins w:id="555" w:author="Anderson, Riley Morgan" w:date="2025-12-09T12:43:00Z" w16du:dateUtc="2025-12-09T17:43:00Z">
              <w:r w:rsidRPr="004B0DA0">
                <w:rPr>
                  <w:rFonts w:ascii="Aptos Narrow" w:eastAsia="Times New Roman" w:hAnsi="Aptos Narrow" w:cs="Times New Roman"/>
                  <w:color w:val="000000"/>
                  <w:kern w:val="0"/>
                  <w14:ligatures w14:val="none"/>
                </w:rPr>
                <w:t>0.23</w:t>
              </w:r>
            </w:ins>
          </w:p>
        </w:tc>
      </w:tr>
      <w:tr w:rsidR="004B0DA0" w:rsidRPr="004B0DA0" w14:paraId="74E56750" w14:textId="77777777" w:rsidTr="004B0DA0">
        <w:trPr>
          <w:trHeight w:val="290"/>
          <w:ins w:id="556" w:author="Anderson, Riley Morgan" w:date="2025-12-09T12:43:00Z" w16du:dateUtc="2025-12-09T17:43:00Z"/>
        </w:trPr>
        <w:tc>
          <w:tcPr>
            <w:tcW w:w="2480" w:type="dxa"/>
            <w:tcBorders>
              <w:top w:val="nil"/>
              <w:left w:val="nil"/>
              <w:bottom w:val="nil"/>
              <w:right w:val="nil"/>
            </w:tcBorders>
            <w:noWrap/>
            <w:vAlign w:val="bottom"/>
            <w:hideMark/>
          </w:tcPr>
          <w:p w14:paraId="08F346B3" w14:textId="77777777" w:rsidR="004B0DA0" w:rsidRPr="004B0DA0" w:rsidRDefault="004B0DA0" w:rsidP="004B0DA0">
            <w:pPr>
              <w:spacing w:after="0" w:line="240" w:lineRule="auto"/>
              <w:rPr>
                <w:ins w:id="557" w:author="Anderson, Riley Morgan" w:date="2025-12-09T12:43:00Z" w16du:dateUtc="2025-12-09T17:43:00Z"/>
                <w:rFonts w:ascii="Aptos Narrow" w:eastAsia="Times New Roman" w:hAnsi="Aptos Narrow" w:cs="Times New Roman"/>
                <w:color w:val="000000"/>
                <w:kern w:val="0"/>
                <w14:ligatures w14:val="none"/>
              </w:rPr>
            </w:pPr>
            <w:ins w:id="558" w:author="Anderson, Riley Morgan" w:date="2025-12-09T12:43:00Z" w16du:dateUtc="2025-12-09T17:43:00Z">
              <w:r w:rsidRPr="004B0DA0">
                <w:rPr>
                  <w:rFonts w:ascii="Aptos Narrow" w:eastAsia="Times New Roman" w:hAnsi="Aptos Narrow" w:cs="Times New Roman"/>
                  <w:color w:val="000000"/>
                  <w:kern w:val="0"/>
                  <w14:ligatures w14:val="none"/>
                </w:rPr>
                <w:t>Residual</w:t>
              </w:r>
            </w:ins>
          </w:p>
        </w:tc>
        <w:tc>
          <w:tcPr>
            <w:tcW w:w="960" w:type="dxa"/>
            <w:tcBorders>
              <w:top w:val="nil"/>
              <w:left w:val="nil"/>
              <w:bottom w:val="nil"/>
              <w:right w:val="nil"/>
            </w:tcBorders>
            <w:noWrap/>
            <w:vAlign w:val="bottom"/>
            <w:hideMark/>
          </w:tcPr>
          <w:p w14:paraId="77EBEC1C" w14:textId="77777777" w:rsidR="004B0DA0" w:rsidRPr="004B0DA0" w:rsidRDefault="004B0DA0" w:rsidP="004B0DA0">
            <w:pPr>
              <w:spacing w:after="0" w:line="240" w:lineRule="auto"/>
              <w:jc w:val="center"/>
              <w:rPr>
                <w:ins w:id="559" w:author="Anderson, Riley Morgan" w:date="2025-12-09T12:43:00Z" w16du:dateUtc="2025-12-09T17:43:00Z"/>
                <w:rFonts w:ascii="Aptos Narrow" w:eastAsia="Times New Roman" w:hAnsi="Aptos Narrow" w:cs="Times New Roman"/>
                <w:color w:val="000000"/>
                <w:kern w:val="0"/>
                <w14:ligatures w14:val="none"/>
              </w:rPr>
            </w:pPr>
            <w:ins w:id="560" w:author="Anderson, Riley Morgan" w:date="2025-12-09T12:43:00Z" w16du:dateUtc="2025-12-09T17:43:00Z">
              <w:r w:rsidRPr="004B0DA0">
                <w:rPr>
                  <w:rFonts w:ascii="Aptos Narrow" w:eastAsia="Times New Roman" w:hAnsi="Aptos Narrow" w:cs="Times New Roman"/>
                  <w:color w:val="000000"/>
                  <w:kern w:val="0"/>
                  <w14:ligatures w14:val="none"/>
                </w:rPr>
                <w:t>211</w:t>
              </w:r>
            </w:ins>
          </w:p>
        </w:tc>
        <w:tc>
          <w:tcPr>
            <w:tcW w:w="967" w:type="dxa"/>
            <w:tcBorders>
              <w:top w:val="nil"/>
              <w:left w:val="nil"/>
              <w:bottom w:val="nil"/>
              <w:right w:val="nil"/>
            </w:tcBorders>
            <w:noWrap/>
            <w:vAlign w:val="bottom"/>
            <w:hideMark/>
          </w:tcPr>
          <w:p w14:paraId="30CDD905" w14:textId="77777777" w:rsidR="004B0DA0" w:rsidRPr="004B0DA0" w:rsidRDefault="004B0DA0" w:rsidP="004B0DA0">
            <w:pPr>
              <w:spacing w:after="0" w:line="240" w:lineRule="auto"/>
              <w:jc w:val="center"/>
              <w:rPr>
                <w:ins w:id="561" w:author="Anderson, Riley Morgan" w:date="2025-12-09T12:43:00Z" w16du:dateUtc="2025-12-09T17:43:00Z"/>
                <w:rFonts w:ascii="Aptos Narrow" w:eastAsia="Times New Roman" w:hAnsi="Aptos Narrow" w:cs="Times New Roman"/>
                <w:color w:val="000000"/>
                <w:kern w:val="0"/>
                <w14:ligatures w14:val="none"/>
              </w:rPr>
            </w:pPr>
            <w:ins w:id="562" w:author="Anderson, Riley Morgan" w:date="2025-12-09T12:43:00Z" w16du:dateUtc="2025-12-09T17:43:00Z">
              <w:r w:rsidRPr="004B0DA0">
                <w:rPr>
                  <w:rFonts w:ascii="Aptos Narrow" w:eastAsia="Times New Roman" w:hAnsi="Aptos Narrow" w:cs="Times New Roman"/>
                  <w:color w:val="000000"/>
                  <w:kern w:val="0"/>
                  <w14:ligatures w14:val="none"/>
                </w:rPr>
                <w:t>40.99</w:t>
              </w:r>
            </w:ins>
          </w:p>
        </w:tc>
        <w:tc>
          <w:tcPr>
            <w:tcW w:w="960" w:type="dxa"/>
            <w:tcBorders>
              <w:top w:val="nil"/>
              <w:left w:val="nil"/>
              <w:bottom w:val="nil"/>
              <w:right w:val="nil"/>
            </w:tcBorders>
            <w:noWrap/>
            <w:vAlign w:val="bottom"/>
            <w:hideMark/>
          </w:tcPr>
          <w:p w14:paraId="640B6F8D" w14:textId="77777777" w:rsidR="004B0DA0" w:rsidRPr="004B0DA0" w:rsidRDefault="004B0DA0" w:rsidP="004B0DA0">
            <w:pPr>
              <w:spacing w:after="0" w:line="240" w:lineRule="auto"/>
              <w:jc w:val="center"/>
              <w:rPr>
                <w:ins w:id="563" w:author="Anderson, Riley Morgan" w:date="2025-12-09T12:43:00Z" w16du:dateUtc="2025-12-09T17:43:00Z"/>
                <w:rFonts w:ascii="Aptos Narrow" w:eastAsia="Times New Roman" w:hAnsi="Aptos Narrow" w:cs="Times New Roman"/>
                <w:color w:val="000000"/>
                <w:kern w:val="0"/>
                <w14:ligatures w14:val="none"/>
              </w:rPr>
            </w:pPr>
            <w:ins w:id="564" w:author="Anderson, Riley Morgan" w:date="2025-12-09T12:43:00Z" w16du:dateUtc="2025-12-09T17:43:00Z">
              <w:r w:rsidRPr="004B0DA0">
                <w:rPr>
                  <w:rFonts w:ascii="Aptos Narrow" w:eastAsia="Times New Roman" w:hAnsi="Aptos Narrow" w:cs="Times New Roman"/>
                  <w:color w:val="000000"/>
                  <w:kern w:val="0"/>
                  <w14:ligatures w14:val="none"/>
                </w:rPr>
                <w:t>0.66</w:t>
              </w:r>
            </w:ins>
          </w:p>
        </w:tc>
        <w:tc>
          <w:tcPr>
            <w:tcW w:w="960" w:type="dxa"/>
            <w:tcBorders>
              <w:top w:val="nil"/>
              <w:left w:val="nil"/>
              <w:bottom w:val="nil"/>
              <w:right w:val="nil"/>
            </w:tcBorders>
            <w:noWrap/>
            <w:vAlign w:val="bottom"/>
            <w:hideMark/>
          </w:tcPr>
          <w:p w14:paraId="25C37327" w14:textId="77777777" w:rsidR="004B0DA0" w:rsidRPr="004B0DA0" w:rsidRDefault="004B0DA0" w:rsidP="004B0DA0">
            <w:pPr>
              <w:spacing w:after="0" w:line="240" w:lineRule="auto"/>
              <w:jc w:val="center"/>
              <w:rPr>
                <w:ins w:id="565" w:author="Anderson, Riley Morgan" w:date="2025-12-09T12:43:00Z" w16du:dateUtc="2025-12-09T17:43:00Z"/>
                <w:rFonts w:ascii="Aptos Narrow" w:eastAsia="Times New Roman" w:hAnsi="Aptos Narrow" w:cs="Times New Roman"/>
                <w:color w:val="000000"/>
                <w:kern w:val="0"/>
                <w14:ligatures w14:val="none"/>
              </w:rPr>
            </w:pPr>
            <w:ins w:id="566" w:author="Anderson, Riley Morgan" w:date="2025-12-09T12:43:00Z" w16du:dateUtc="2025-12-09T17:43:00Z">
              <w:r w:rsidRPr="004B0DA0">
                <w:rPr>
                  <w:rFonts w:ascii="Aptos Narrow" w:eastAsia="Times New Roman" w:hAnsi="Aptos Narrow" w:cs="Times New Roman"/>
                  <w:color w:val="000000"/>
                  <w:kern w:val="0"/>
                  <w14:ligatures w14:val="none"/>
                </w:rPr>
                <w:t>-</w:t>
              </w:r>
            </w:ins>
          </w:p>
        </w:tc>
        <w:tc>
          <w:tcPr>
            <w:tcW w:w="960" w:type="dxa"/>
            <w:tcBorders>
              <w:top w:val="nil"/>
              <w:left w:val="nil"/>
              <w:bottom w:val="nil"/>
              <w:right w:val="nil"/>
            </w:tcBorders>
            <w:noWrap/>
            <w:vAlign w:val="bottom"/>
            <w:hideMark/>
          </w:tcPr>
          <w:p w14:paraId="56256D78" w14:textId="77777777" w:rsidR="004B0DA0" w:rsidRPr="004B0DA0" w:rsidRDefault="004B0DA0" w:rsidP="004B0DA0">
            <w:pPr>
              <w:spacing w:after="0" w:line="240" w:lineRule="auto"/>
              <w:jc w:val="center"/>
              <w:rPr>
                <w:ins w:id="567" w:author="Anderson, Riley Morgan" w:date="2025-12-09T12:43:00Z" w16du:dateUtc="2025-12-09T17:43:00Z"/>
                <w:rFonts w:ascii="Aptos Narrow" w:eastAsia="Times New Roman" w:hAnsi="Aptos Narrow" w:cs="Times New Roman"/>
                <w:color w:val="000000"/>
                <w:kern w:val="0"/>
                <w14:ligatures w14:val="none"/>
              </w:rPr>
            </w:pPr>
            <w:ins w:id="568" w:author="Anderson, Riley Morgan" w:date="2025-12-09T12:43:00Z" w16du:dateUtc="2025-12-09T17:43:00Z">
              <w:r w:rsidRPr="004B0DA0">
                <w:rPr>
                  <w:rFonts w:ascii="Aptos Narrow" w:eastAsia="Times New Roman" w:hAnsi="Aptos Narrow" w:cs="Times New Roman"/>
                  <w:color w:val="000000"/>
                  <w:kern w:val="0"/>
                  <w14:ligatures w14:val="none"/>
                </w:rPr>
                <w:t>-</w:t>
              </w:r>
            </w:ins>
          </w:p>
        </w:tc>
      </w:tr>
      <w:tr w:rsidR="004B0DA0" w:rsidRPr="004B0DA0" w14:paraId="29EB94CD" w14:textId="77777777" w:rsidTr="004B0DA0">
        <w:trPr>
          <w:trHeight w:val="290"/>
          <w:ins w:id="569" w:author="Anderson, Riley Morgan" w:date="2025-12-09T12:43:00Z" w16du:dateUtc="2025-12-09T17:43:00Z"/>
        </w:trPr>
        <w:tc>
          <w:tcPr>
            <w:tcW w:w="2480" w:type="dxa"/>
            <w:tcBorders>
              <w:top w:val="nil"/>
              <w:left w:val="nil"/>
              <w:bottom w:val="nil"/>
              <w:right w:val="nil"/>
            </w:tcBorders>
            <w:noWrap/>
            <w:vAlign w:val="bottom"/>
            <w:hideMark/>
          </w:tcPr>
          <w:p w14:paraId="1FB95649" w14:textId="77777777" w:rsidR="004B0DA0" w:rsidRPr="004B0DA0" w:rsidRDefault="004B0DA0" w:rsidP="004B0DA0">
            <w:pPr>
              <w:spacing w:after="0" w:line="240" w:lineRule="auto"/>
              <w:rPr>
                <w:ins w:id="570" w:author="Anderson, Riley Morgan" w:date="2025-12-09T12:43:00Z" w16du:dateUtc="2025-12-09T17:43:00Z"/>
                <w:rFonts w:ascii="Aptos Narrow" w:eastAsia="Times New Roman" w:hAnsi="Aptos Narrow" w:cs="Times New Roman"/>
                <w:color w:val="000000"/>
                <w:kern w:val="0"/>
                <w14:ligatures w14:val="none"/>
              </w:rPr>
            </w:pPr>
            <w:ins w:id="571" w:author="Anderson, Riley Morgan" w:date="2025-12-09T12:43:00Z" w16du:dateUtc="2025-12-09T17:43:00Z">
              <w:r w:rsidRPr="004B0DA0">
                <w:rPr>
                  <w:rFonts w:ascii="Aptos Narrow" w:eastAsia="Times New Roman" w:hAnsi="Aptos Narrow" w:cs="Times New Roman"/>
                  <w:color w:val="000000"/>
                  <w:kern w:val="0"/>
                  <w14:ligatures w14:val="none"/>
                </w:rPr>
                <w:t>Total</w:t>
              </w:r>
            </w:ins>
          </w:p>
        </w:tc>
        <w:tc>
          <w:tcPr>
            <w:tcW w:w="960" w:type="dxa"/>
            <w:tcBorders>
              <w:top w:val="nil"/>
              <w:left w:val="nil"/>
              <w:bottom w:val="nil"/>
              <w:right w:val="nil"/>
            </w:tcBorders>
            <w:noWrap/>
            <w:vAlign w:val="bottom"/>
            <w:hideMark/>
          </w:tcPr>
          <w:p w14:paraId="242FE97D" w14:textId="77777777" w:rsidR="004B0DA0" w:rsidRPr="004B0DA0" w:rsidRDefault="004B0DA0" w:rsidP="004B0DA0">
            <w:pPr>
              <w:spacing w:after="0" w:line="240" w:lineRule="auto"/>
              <w:jc w:val="center"/>
              <w:rPr>
                <w:ins w:id="572" w:author="Anderson, Riley Morgan" w:date="2025-12-09T12:43:00Z" w16du:dateUtc="2025-12-09T17:43:00Z"/>
                <w:rFonts w:ascii="Aptos Narrow" w:eastAsia="Times New Roman" w:hAnsi="Aptos Narrow" w:cs="Times New Roman"/>
                <w:color w:val="000000"/>
                <w:kern w:val="0"/>
                <w14:ligatures w14:val="none"/>
              </w:rPr>
            </w:pPr>
            <w:ins w:id="573" w:author="Anderson, Riley Morgan" w:date="2025-12-09T12:43:00Z" w16du:dateUtc="2025-12-09T17:43:00Z">
              <w:r w:rsidRPr="004B0DA0">
                <w:rPr>
                  <w:rFonts w:ascii="Aptos Narrow" w:eastAsia="Times New Roman" w:hAnsi="Aptos Narrow" w:cs="Times New Roman"/>
                  <w:color w:val="000000"/>
                  <w:kern w:val="0"/>
                  <w14:ligatures w14:val="none"/>
                </w:rPr>
                <w:t>226</w:t>
              </w:r>
            </w:ins>
          </w:p>
        </w:tc>
        <w:tc>
          <w:tcPr>
            <w:tcW w:w="967" w:type="dxa"/>
            <w:tcBorders>
              <w:top w:val="nil"/>
              <w:left w:val="nil"/>
              <w:bottom w:val="nil"/>
              <w:right w:val="nil"/>
            </w:tcBorders>
            <w:noWrap/>
            <w:vAlign w:val="bottom"/>
            <w:hideMark/>
          </w:tcPr>
          <w:p w14:paraId="5D1D3860" w14:textId="77777777" w:rsidR="004B0DA0" w:rsidRPr="004B0DA0" w:rsidRDefault="004B0DA0" w:rsidP="004B0DA0">
            <w:pPr>
              <w:spacing w:after="0" w:line="240" w:lineRule="auto"/>
              <w:jc w:val="center"/>
              <w:rPr>
                <w:ins w:id="574" w:author="Anderson, Riley Morgan" w:date="2025-12-09T12:43:00Z" w16du:dateUtc="2025-12-09T17:43:00Z"/>
                <w:rFonts w:ascii="Aptos Narrow" w:eastAsia="Times New Roman" w:hAnsi="Aptos Narrow" w:cs="Times New Roman"/>
                <w:color w:val="000000"/>
                <w:kern w:val="0"/>
                <w14:ligatures w14:val="none"/>
              </w:rPr>
            </w:pPr>
            <w:ins w:id="575" w:author="Anderson, Riley Morgan" w:date="2025-12-09T12:43:00Z" w16du:dateUtc="2025-12-09T17:43:00Z">
              <w:r w:rsidRPr="004B0DA0">
                <w:rPr>
                  <w:rFonts w:ascii="Aptos Narrow" w:eastAsia="Times New Roman" w:hAnsi="Aptos Narrow" w:cs="Times New Roman"/>
                  <w:color w:val="000000"/>
                  <w:kern w:val="0"/>
                  <w14:ligatures w14:val="none"/>
                </w:rPr>
                <w:t>61.84</w:t>
              </w:r>
            </w:ins>
          </w:p>
        </w:tc>
        <w:tc>
          <w:tcPr>
            <w:tcW w:w="960" w:type="dxa"/>
            <w:tcBorders>
              <w:top w:val="nil"/>
              <w:left w:val="nil"/>
              <w:bottom w:val="nil"/>
              <w:right w:val="nil"/>
            </w:tcBorders>
            <w:noWrap/>
            <w:vAlign w:val="bottom"/>
            <w:hideMark/>
          </w:tcPr>
          <w:p w14:paraId="45089E28" w14:textId="77777777" w:rsidR="004B0DA0" w:rsidRPr="004B0DA0" w:rsidRDefault="004B0DA0" w:rsidP="004B0DA0">
            <w:pPr>
              <w:spacing w:after="0" w:line="240" w:lineRule="auto"/>
              <w:jc w:val="center"/>
              <w:rPr>
                <w:ins w:id="576" w:author="Anderson, Riley Morgan" w:date="2025-12-09T12:43:00Z" w16du:dateUtc="2025-12-09T17:43:00Z"/>
                <w:rFonts w:ascii="Aptos Narrow" w:eastAsia="Times New Roman" w:hAnsi="Aptos Narrow" w:cs="Times New Roman"/>
                <w:color w:val="000000"/>
                <w:kern w:val="0"/>
                <w14:ligatures w14:val="none"/>
              </w:rPr>
            </w:pPr>
            <w:ins w:id="577" w:author="Anderson, Riley Morgan" w:date="2025-12-09T12:43:00Z" w16du:dateUtc="2025-12-09T17:43:00Z">
              <w:r w:rsidRPr="004B0DA0">
                <w:rPr>
                  <w:rFonts w:ascii="Aptos Narrow" w:eastAsia="Times New Roman" w:hAnsi="Aptos Narrow" w:cs="Times New Roman"/>
                  <w:color w:val="000000"/>
                  <w:kern w:val="0"/>
                  <w14:ligatures w14:val="none"/>
                </w:rPr>
                <w:t>1.00</w:t>
              </w:r>
            </w:ins>
          </w:p>
        </w:tc>
        <w:tc>
          <w:tcPr>
            <w:tcW w:w="960" w:type="dxa"/>
            <w:tcBorders>
              <w:top w:val="nil"/>
              <w:left w:val="nil"/>
              <w:bottom w:val="nil"/>
              <w:right w:val="nil"/>
            </w:tcBorders>
            <w:noWrap/>
            <w:vAlign w:val="bottom"/>
            <w:hideMark/>
          </w:tcPr>
          <w:p w14:paraId="76A831DB" w14:textId="77777777" w:rsidR="004B0DA0" w:rsidRPr="004B0DA0" w:rsidRDefault="004B0DA0" w:rsidP="004B0DA0">
            <w:pPr>
              <w:spacing w:after="0" w:line="240" w:lineRule="auto"/>
              <w:jc w:val="center"/>
              <w:rPr>
                <w:ins w:id="578" w:author="Anderson, Riley Morgan" w:date="2025-12-09T12:43:00Z" w16du:dateUtc="2025-12-09T17:43:00Z"/>
                <w:rFonts w:ascii="Aptos Narrow" w:eastAsia="Times New Roman" w:hAnsi="Aptos Narrow" w:cs="Times New Roman"/>
                <w:color w:val="000000"/>
                <w:kern w:val="0"/>
                <w14:ligatures w14:val="none"/>
              </w:rPr>
            </w:pPr>
            <w:ins w:id="579" w:author="Anderson, Riley Morgan" w:date="2025-12-09T12:43:00Z" w16du:dateUtc="2025-12-09T17:43:00Z">
              <w:r w:rsidRPr="004B0DA0">
                <w:rPr>
                  <w:rFonts w:ascii="Aptos Narrow" w:eastAsia="Times New Roman" w:hAnsi="Aptos Narrow" w:cs="Times New Roman"/>
                  <w:color w:val="000000"/>
                  <w:kern w:val="0"/>
                  <w14:ligatures w14:val="none"/>
                </w:rPr>
                <w:t>-</w:t>
              </w:r>
            </w:ins>
          </w:p>
        </w:tc>
        <w:tc>
          <w:tcPr>
            <w:tcW w:w="960" w:type="dxa"/>
            <w:tcBorders>
              <w:top w:val="nil"/>
              <w:left w:val="nil"/>
              <w:bottom w:val="nil"/>
              <w:right w:val="nil"/>
            </w:tcBorders>
            <w:noWrap/>
            <w:vAlign w:val="bottom"/>
            <w:hideMark/>
          </w:tcPr>
          <w:p w14:paraId="2D8D89C8" w14:textId="77777777" w:rsidR="004B0DA0" w:rsidRPr="004B0DA0" w:rsidRDefault="004B0DA0" w:rsidP="004B0DA0">
            <w:pPr>
              <w:spacing w:after="0" w:line="240" w:lineRule="auto"/>
              <w:jc w:val="center"/>
              <w:rPr>
                <w:ins w:id="580" w:author="Anderson, Riley Morgan" w:date="2025-12-09T12:43:00Z" w16du:dateUtc="2025-12-09T17:43:00Z"/>
                <w:rFonts w:ascii="Aptos Narrow" w:eastAsia="Times New Roman" w:hAnsi="Aptos Narrow" w:cs="Times New Roman"/>
                <w:color w:val="000000"/>
                <w:kern w:val="0"/>
                <w14:ligatures w14:val="none"/>
              </w:rPr>
            </w:pPr>
            <w:ins w:id="581" w:author="Anderson, Riley Morgan" w:date="2025-12-09T12:43:00Z" w16du:dateUtc="2025-12-09T17:43:00Z">
              <w:r w:rsidRPr="004B0DA0">
                <w:rPr>
                  <w:rFonts w:ascii="Aptos Narrow" w:eastAsia="Times New Roman" w:hAnsi="Aptos Narrow" w:cs="Times New Roman"/>
                  <w:color w:val="000000"/>
                  <w:kern w:val="0"/>
                  <w14:ligatures w14:val="none"/>
                </w:rPr>
                <w:t>-</w:t>
              </w:r>
            </w:ins>
          </w:p>
        </w:tc>
      </w:tr>
    </w:tbl>
    <w:p w14:paraId="1C486C02" w14:textId="5CAAD6ED" w:rsidR="004B0DA0" w:rsidRPr="004B0DA0" w:rsidRDefault="004B0DA0" w:rsidP="00635904">
      <w:pPr>
        <w:spacing w:after="0" w:line="480" w:lineRule="auto"/>
        <w:ind w:firstLine="540"/>
        <w:rPr>
          <w:rFonts w:ascii="Times New Roman" w:hAnsi="Times New Roman" w:cs="Times New Roman"/>
          <w:sz w:val="24"/>
          <w:szCs w:val="24"/>
        </w:rPr>
      </w:pPr>
      <w:ins w:id="582" w:author="Anderson, Riley Morgan" w:date="2025-12-09T12:45:00Z" w16du:dateUtc="2025-12-09T17:45:00Z">
        <w:r>
          <w:rPr>
            <w:rFonts w:ascii="Times New Roman" w:hAnsi="Times New Roman" w:cs="Times New Roman"/>
            <w:sz w:val="24"/>
            <w:szCs w:val="24"/>
          </w:rPr>
          <w:t xml:space="preserve">Table XX. Summary statistics from the PERMANOVA fitting a matrix of plant community composition in </w:t>
        </w:r>
        <w:r>
          <w:rPr>
            <w:rFonts w:ascii="Times New Roman" w:hAnsi="Times New Roman" w:cs="Times New Roman"/>
            <w:i/>
            <w:iCs/>
            <w:sz w:val="24"/>
            <w:szCs w:val="24"/>
          </w:rPr>
          <w:t>N. tenellus</w:t>
        </w:r>
        <w:r>
          <w:rPr>
            <w:rFonts w:ascii="Times New Roman" w:hAnsi="Times New Roman" w:cs="Times New Roman"/>
            <w:sz w:val="24"/>
            <w:szCs w:val="24"/>
          </w:rPr>
          <w:t xml:space="preserve"> guts as a function of sa</w:t>
        </w:r>
      </w:ins>
      <w:ins w:id="583" w:author="Anderson, Riley Morgan" w:date="2025-12-09T12:46:00Z" w16du:dateUtc="2025-12-09T17:46:00Z">
        <w:r>
          <w:rPr>
            <w:rFonts w:ascii="Times New Roman" w:hAnsi="Times New Roman" w:cs="Times New Roman"/>
            <w:sz w:val="24"/>
            <w:szCs w:val="24"/>
          </w:rPr>
          <w:t xml:space="preserve">mple date (a spline term with </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 xml:space="preserve"> = 5), BCTV infection status, collection year, CPt infection status, collection region, </w:t>
        </w:r>
      </w:ins>
      <w:ins w:id="584" w:author="Anderson, Riley Morgan" w:date="2025-12-09T12:47:00Z" w16du:dateUtc="2025-12-09T17:47:00Z">
        <w:r>
          <w:rPr>
            <w:rFonts w:ascii="Times New Roman" w:hAnsi="Times New Roman" w:cs="Times New Roman"/>
            <w:sz w:val="24"/>
            <w:szCs w:val="24"/>
          </w:rPr>
          <w:t xml:space="preserve">and the </w:t>
        </w:r>
      </w:ins>
      <w:ins w:id="585" w:author="Anderson, Riley Morgan" w:date="2025-12-09T12:46:00Z" w16du:dateUtc="2025-12-09T17:46:00Z">
        <w:r>
          <w:rPr>
            <w:rFonts w:ascii="Times New Roman" w:hAnsi="Times New Roman" w:cs="Times New Roman"/>
            <w:sz w:val="24"/>
            <w:szCs w:val="24"/>
          </w:rPr>
          <w:t>BCT</w:t>
        </w:r>
      </w:ins>
      <w:ins w:id="586" w:author="Anderson, Riley Morgan" w:date="2025-12-09T12:47:00Z" w16du:dateUtc="2025-12-09T17:47:00Z">
        <w:r>
          <w:rPr>
            <w:rFonts w:ascii="Times New Roman" w:hAnsi="Times New Roman" w:cs="Times New Roman"/>
            <w:sz w:val="24"/>
            <w:szCs w:val="24"/>
          </w:rPr>
          <w:t xml:space="preserve">V x year interaction. The host plant from which each </w:t>
        </w:r>
        <w:r>
          <w:rPr>
            <w:rFonts w:ascii="Times New Roman" w:hAnsi="Times New Roman" w:cs="Times New Roman"/>
            <w:i/>
            <w:iCs/>
            <w:sz w:val="24"/>
            <w:szCs w:val="24"/>
          </w:rPr>
          <w:t>N. tenellus</w:t>
        </w:r>
        <w:r>
          <w:rPr>
            <w:rFonts w:ascii="Times New Roman" w:hAnsi="Times New Roman" w:cs="Times New Roman"/>
            <w:sz w:val="24"/>
            <w:szCs w:val="24"/>
          </w:rPr>
          <w:t xml:space="preserve"> was collected was used to stratify the PERMANOVA </w:t>
        </w:r>
      </w:ins>
      <w:ins w:id="587" w:author="Anderson, Riley Morgan" w:date="2025-12-09T12:48:00Z" w16du:dateUtc="2025-12-09T17:48:00Z">
        <w:r>
          <w:rPr>
            <w:rFonts w:ascii="Times New Roman" w:hAnsi="Times New Roman" w:cs="Times New Roman"/>
            <w:sz w:val="24"/>
            <w:szCs w:val="24"/>
          </w:rPr>
          <w:t>with</w:t>
        </w:r>
      </w:ins>
      <w:ins w:id="588" w:author="Anderson, Riley Morgan" w:date="2025-12-09T12:47:00Z" w16du:dateUtc="2025-12-09T17:47:00Z">
        <w:r>
          <w:rPr>
            <w:rFonts w:ascii="Times New Roman" w:hAnsi="Times New Roman" w:cs="Times New Roman"/>
            <w:sz w:val="24"/>
            <w:szCs w:val="24"/>
          </w:rPr>
          <w:t xml:space="preserve"> a random interce</w:t>
        </w:r>
      </w:ins>
      <w:ins w:id="589" w:author="Anderson, Riley Morgan" w:date="2025-12-09T12:48:00Z" w16du:dateUtc="2025-12-09T17:48:00Z">
        <w:r>
          <w:rPr>
            <w:rFonts w:ascii="Times New Roman" w:hAnsi="Times New Roman" w:cs="Times New Roman"/>
            <w:sz w:val="24"/>
            <w:szCs w:val="24"/>
          </w:rPr>
          <w:t>pt.</w:t>
        </w:r>
      </w:ins>
    </w:p>
    <w:p w14:paraId="01382CD6" w14:textId="7705BCF6" w:rsidR="00E92A16" w:rsidRDefault="00E92A16" w:rsidP="003B0956">
      <w:pPr>
        <w:spacing w:after="0" w:line="480" w:lineRule="auto"/>
        <w:ind w:firstLine="540"/>
        <w:rPr>
          <w:rFonts w:ascii="Times New Roman" w:hAnsi="Times New Roman" w:cs="Times New Roman"/>
          <w:sz w:val="24"/>
          <w:szCs w:val="24"/>
        </w:rPr>
      </w:pPr>
      <w:r w:rsidRPr="00B31CB3">
        <w:rPr>
          <w:rFonts w:ascii="Times New Roman" w:hAnsi="Times New Roman" w:cs="Times New Roman"/>
          <w:sz w:val="24"/>
          <w:szCs w:val="24"/>
        </w:rPr>
        <w:t xml:space="preserve">Despite the statistical significance of </w:t>
      </w:r>
      <w:ins w:id="590" w:author="Anderson, Riley Morgan" w:date="2025-12-09T12:50:00Z" w16du:dateUtc="2025-12-09T17:50:00Z">
        <w:r w:rsidR="004B0DA0">
          <w:rPr>
            <w:rFonts w:ascii="Times New Roman" w:hAnsi="Times New Roman" w:cs="Times New Roman"/>
            <w:sz w:val="24"/>
            <w:szCs w:val="24"/>
          </w:rPr>
          <w:t xml:space="preserve">the </w:t>
        </w:r>
      </w:ins>
      <w:r w:rsidRPr="00B31CB3">
        <w:rPr>
          <w:rFonts w:ascii="Times New Roman" w:hAnsi="Times New Roman" w:cs="Times New Roman"/>
          <w:sz w:val="24"/>
          <w:szCs w:val="24"/>
        </w:rPr>
        <w:t>BCTV infection</w:t>
      </w:r>
      <w:ins w:id="591" w:author="Anderson, Riley Morgan" w:date="2025-12-09T12:50:00Z" w16du:dateUtc="2025-12-09T17:50:00Z">
        <w:r w:rsidR="004B0DA0">
          <w:rPr>
            <w:rFonts w:ascii="Times New Roman" w:hAnsi="Times New Roman" w:cs="Times New Roman"/>
            <w:sz w:val="24"/>
            <w:szCs w:val="24"/>
          </w:rPr>
          <w:t xml:space="preserve"> term</w:t>
        </w:r>
      </w:ins>
      <w:r w:rsidRPr="00B31CB3">
        <w:rPr>
          <w:rFonts w:ascii="Times New Roman" w:hAnsi="Times New Roman" w:cs="Times New Roman"/>
          <w:sz w:val="24"/>
          <w:szCs w:val="24"/>
        </w:rPr>
        <w:t xml:space="preserve">, </w:t>
      </w:r>
      <w:ins w:id="592" w:author="Anderson, Riley Morgan" w:date="2025-12-09T12:50:00Z" w16du:dateUtc="2025-12-09T17:50:00Z">
        <w:r w:rsidR="004B0DA0">
          <w:rPr>
            <w:rFonts w:ascii="Times New Roman" w:hAnsi="Times New Roman" w:cs="Times New Roman"/>
            <w:sz w:val="24"/>
            <w:szCs w:val="24"/>
          </w:rPr>
          <w:t xml:space="preserve">this term </w:t>
        </w:r>
      </w:ins>
      <w:del w:id="593" w:author="Anderson, Riley Morgan" w:date="2025-12-09T12:50:00Z" w16du:dateUtc="2025-12-09T17:50:00Z">
        <w:r w:rsidRPr="00B31CB3" w:rsidDel="004B0DA0">
          <w:rPr>
            <w:rFonts w:ascii="Times New Roman" w:hAnsi="Times New Roman" w:cs="Times New Roman"/>
            <w:sz w:val="24"/>
            <w:szCs w:val="24"/>
          </w:rPr>
          <w:delText xml:space="preserve">constrained ordination showed that it </w:delText>
        </w:r>
      </w:del>
      <w:r w:rsidRPr="00B31CB3">
        <w:rPr>
          <w:rFonts w:ascii="Times New Roman" w:hAnsi="Times New Roman" w:cs="Times New Roman"/>
          <w:sz w:val="24"/>
          <w:szCs w:val="24"/>
        </w:rPr>
        <w:t>explained only 1.0% of the variation in gut content composition</w:t>
      </w:r>
      <w:ins w:id="594" w:author="Anderson, Riley Morgan" w:date="2025-12-09T12:51:00Z" w16du:dateUtc="2025-12-09T17:51:00Z">
        <w:r w:rsidR="004B0DA0">
          <w:rPr>
            <w:rFonts w:ascii="Times New Roman" w:hAnsi="Times New Roman" w:cs="Times New Roman"/>
            <w:sz w:val="24"/>
            <w:szCs w:val="24"/>
          </w:rPr>
          <w:t xml:space="preserve"> (Table XX)</w:t>
        </w:r>
      </w:ins>
      <w:r w:rsidRPr="00B31CB3">
        <w:rPr>
          <w:rFonts w:ascii="Times New Roman" w:hAnsi="Times New Roman" w:cs="Times New Roman"/>
          <w:sz w:val="24"/>
          <w:szCs w:val="24"/>
        </w:rPr>
        <w:t>.</w:t>
      </w:r>
      <w:r w:rsidRPr="00E92A16">
        <w:rPr>
          <w:rFonts w:ascii="Times New Roman" w:hAnsi="Times New Roman" w:cs="Times New Roman"/>
          <w:sz w:val="24"/>
          <w:szCs w:val="24"/>
        </w:rPr>
        <w:t xml:space="preserve"> </w:t>
      </w:r>
      <w:r w:rsidRPr="00B31CB3">
        <w:rPr>
          <w:rFonts w:ascii="Times New Roman" w:hAnsi="Times New Roman" w:cs="Times New Roman"/>
          <w:sz w:val="24"/>
          <w:szCs w:val="24"/>
        </w:rPr>
        <w:t xml:space="preserve">In comparison, </w:t>
      </w:r>
      <w:ins w:id="595" w:author="Anderson, Riley Morgan" w:date="2025-12-09T12:51:00Z" w16du:dateUtc="2025-12-09T17:51:00Z">
        <w:r w:rsidR="004B0DA0">
          <w:rPr>
            <w:rFonts w:ascii="Times New Roman" w:hAnsi="Times New Roman" w:cs="Times New Roman"/>
            <w:sz w:val="24"/>
            <w:szCs w:val="24"/>
          </w:rPr>
          <w:t xml:space="preserve">our constrained ordination </w:t>
        </w:r>
      </w:ins>
      <w:ins w:id="596" w:author="Anderson, Riley Morgan" w:date="2025-12-09T12:52:00Z" w16du:dateUtc="2025-12-09T17:52:00Z">
        <w:r w:rsidR="004B0DA0">
          <w:rPr>
            <w:rFonts w:ascii="Times New Roman" w:hAnsi="Times New Roman" w:cs="Times New Roman"/>
            <w:sz w:val="24"/>
            <w:szCs w:val="24"/>
          </w:rPr>
          <w:t xml:space="preserve">showed that </w:t>
        </w:r>
      </w:ins>
      <w:r w:rsidRPr="00B31CB3">
        <w:rPr>
          <w:rFonts w:ascii="Times New Roman" w:hAnsi="Times New Roman" w:cs="Times New Roman"/>
          <w:sz w:val="24"/>
          <w:szCs w:val="24"/>
        </w:rPr>
        <w:t>the first unconstrained axis (MDS1) captured 24.1% of residual variation (Fig. 3).</w:t>
      </w:r>
      <w:r w:rsidRPr="00E92A16">
        <w:rPr>
          <w:rFonts w:ascii="Times New Roman" w:hAnsi="Times New Roman" w:cs="Times New Roman"/>
          <w:sz w:val="24"/>
          <w:szCs w:val="24"/>
        </w:rPr>
        <w:t xml:space="preserve"> </w:t>
      </w:r>
      <w:ins w:id="597" w:author="Anderson, Riley Morgan" w:date="2025-12-09T12:53:00Z" w16du:dateUtc="2025-12-09T17:53:00Z">
        <w:r w:rsidR="00ED2761">
          <w:rPr>
            <w:rFonts w:ascii="Times New Roman" w:hAnsi="Times New Roman" w:cs="Times New Roman"/>
            <w:sz w:val="24"/>
            <w:szCs w:val="24"/>
          </w:rPr>
          <w:t>Moreover, in constrain</w:t>
        </w:r>
      </w:ins>
      <w:ins w:id="598" w:author="Anderson, Riley Morgan" w:date="2025-12-09T12:54:00Z" w16du:dateUtc="2025-12-09T17:54:00Z">
        <w:r w:rsidR="00ED2761">
          <w:rPr>
            <w:rFonts w:ascii="Times New Roman" w:hAnsi="Times New Roman" w:cs="Times New Roman"/>
            <w:sz w:val="24"/>
            <w:szCs w:val="24"/>
          </w:rPr>
          <w:t xml:space="preserve">ed ordination, </w:t>
        </w:r>
        <w:r w:rsidR="00ED2761" w:rsidRPr="00E92A16">
          <w:rPr>
            <w:rFonts w:ascii="Times New Roman" w:hAnsi="Times New Roman" w:cs="Times New Roman"/>
            <w:sz w:val="24"/>
            <w:szCs w:val="24"/>
          </w:rPr>
          <w:t>p</w:t>
        </w:r>
        <w:r w:rsidR="00ED2761" w:rsidRPr="00B31CB3">
          <w:rPr>
            <w:rFonts w:ascii="Times New Roman" w:hAnsi="Times New Roman" w:cs="Times New Roman"/>
            <w:sz w:val="24"/>
            <w:szCs w:val="24"/>
          </w:rPr>
          <w:t xml:space="preserve">lant species vectors aligned primarily along the unconstrained axis, </w:t>
        </w:r>
        <w:r w:rsidR="00ED2761" w:rsidRPr="00E92A16">
          <w:rPr>
            <w:rFonts w:ascii="Times New Roman" w:hAnsi="Times New Roman" w:cs="Times New Roman"/>
            <w:sz w:val="24"/>
            <w:szCs w:val="24"/>
          </w:rPr>
          <w:t>orthogonal</w:t>
        </w:r>
        <w:r w:rsidR="00ED2761" w:rsidRPr="00B31CB3">
          <w:rPr>
            <w:rFonts w:ascii="Times New Roman" w:hAnsi="Times New Roman" w:cs="Times New Roman"/>
            <w:sz w:val="24"/>
            <w:szCs w:val="24"/>
          </w:rPr>
          <w:t xml:space="preserve"> to the constrained BCTV axis</w:t>
        </w:r>
        <w:r w:rsidR="00ED2761">
          <w:rPr>
            <w:rFonts w:ascii="Times New Roman" w:hAnsi="Times New Roman" w:cs="Times New Roman"/>
            <w:sz w:val="24"/>
            <w:szCs w:val="24"/>
          </w:rPr>
          <w:t>. This evidence suggest</w:t>
        </w:r>
      </w:ins>
      <w:ins w:id="599" w:author="Anderson, Riley Morgan" w:date="2025-12-09T12:55:00Z" w16du:dateUtc="2025-12-09T17:55:00Z">
        <w:r w:rsidR="00ED2761">
          <w:rPr>
            <w:rFonts w:ascii="Times New Roman" w:hAnsi="Times New Roman" w:cs="Times New Roman"/>
            <w:sz w:val="24"/>
            <w:szCs w:val="24"/>
          </w:rPr>
          <w:t>s</w:t>
        </w:r>
      </w:ins>
      <w:ins w:id="600" w:author="Anderson, Riley Morgan" w:date="2025-12-09T12:54:00Z" w16du:dateUtc="2025-12-09T17:54:00Z">
        <w:r w:rsidR="00ED2761">
          <w:rPr>
            <w:rFonts w:ascii="Times New Roman" w:hAnsi="Times New Roman" w:cs="Times New Roman"/>
            <w:sz w:val="24"/>
            <w:szCs w:val="24"/>
          </w:rPr>
          <w:t xml:space="preserve"> that while PERMANOVA </w:t>
        </w:r>
      </w:ins>
      <w:ins w:id="601" w:author="Anderson, Riley Morgan" w:date="2025-12-09T12:55:00Z" w16du:dateUtc="2025-12-09T17:55:00Z">
        <w:r w:rsidR="00ED2761">
          <w:rPr>
            <w:rFonts w:ascii="Times New Roman" w:hAnsi="Times New Roman" w:cs="Times New Roman"/>
            <w:sz w:val="24"/>
            <w:szCs w:val="24"/>
          </w:rPr>
          <w:t>has</w:t>
        </w:r>
      </w:ins>
      <w:ins w:id="602" w:author="Anderson, Riley Morgan" w:date="2025-12-09T12:54:00Z" w16du:dateUtc="2025-12-09T17:54:00Z">
        <w:r w:rsidR="00ED2761">
          <w:rPr>
            <w:rFonts w:ascii="Times New Roman" w:hAnsi="Times New Roman" w:cs="Times New Roman"/>
            <w:sz w:val="24"/>
            <w:szCs w:val="24"/>
          </w:rPr>
          <w:t xml:space="preserve"> d</w:t>
        </w:r>
      </w:ins>
      <w:ins w:id="603" w:author="Anderson, Riley Morgan" w:date="2025-12-09T12:55:00Z" w16du:dateUtc="2025-12-09T17:55:00Z">
        <w:r w:rsidR="00ED2761">
          <w:rPr>
            <w:rFonts w:ascii="Times New Roman" w:hAnsi="Times New Roman" w:cs="Times New Roman"/>
            <w:sz w:val="24"/>
            <w:szCs w:val="24"/>
          </w:rPr>
          <w:t xml:space="preserve">etected subtle differences in BCTV infection status associated with certain plant species, the majority of variation in </w:t>
        </w:r>
      </w:ins>
      <w:ins w:id="604" w:author="Anderson, Riley Morgan" w:date="2025-12-09T12:56:00Z" w16du:dateUtc="2025-12-09T17:56:00Z">
        <w:r w:rsidR="00ED2761">
          <w:rPr>
            <w:rFonts w:ascii="Times New Roman" w:hAnsi="Times New Roman" w:cs="Times New Roman"/>
            <w:sz w:val="24"/>
            <w:szCs w:val="24"/>
          </w:rPr>
          <w:t>plant community composition is not aligned with BCTV infection status</w:t>
        </w:r>
      </w:ins>
      <w:del w:id="605" w:author="Anderson, Riley Morgan" w:date="2025-12-09T12:57:00Z" w16du:dateUtc="2025-12-09T17:57:00Z">
        <w:r w:rsidRPr="00E92A16" w:rsidDel="00ED2761">
          <w:rPr>
            <w:rFonts w:ascii="Times New Roman" w:hAnsi="Times New Roman" w:cs="Times New Roman"/>
            <w:sz w:val="24"/>
            <w:szCs w:val="24"/>
          </w:rPr>
          <w:delText>F</w:delText>
        </w:r>
        <w:r w:rsidRPr="00B31CB3" w:rsidDel="00ED2761">
          <w:rPr>
            <w:rFonts w:ascii="Times New Roman" w:hAnsi="Times New Roman" w:cs="Times New Roman"/>
            <w:sz w:val="24"/>
            <w:szCs w:val="24"/>
          </w:rPr>
          <w:delText xml:space="preserve">urther support that BCTV infection </w:delText>
        </w:r>
        <w:r w:rsidR="00014E6D" w:rsidDel="00ED2761">
          <w:rPr>
            <w:rFonts w:ascii="Times New Roman" w:hAnsi="Times New Roman" w:cs="Times New Roman"/>
            <w:sz w:val="24"/>
            <w:szCs w:val="24"/>
          </w:rPr>
          <w:delText>may</w:delText>
        </w:r>
        <w:r w:rsidRPr="00B31CB3" w:rsidDel="00ED2761">
          <w:rPr>
            <w:rFonts w:ascii="Times New Roman" w:hAnsi="Times New Roman" w:cs="Times New Roman"/>
            <w:sz w:val="24"/>
            <w:szCs w:val="24"/>
          </w:rPr>
          <w:delText xml:space="preserve"> not drive community separation</w:delText>
        </w:r>
        <w:r w:rsidRPr="00E92A16" w:rsidDel="00ED2761">
          <w:rPr>
            <w:rFonts w:ascii="Times New Roman" w:hAnsi="Times New Roman" w:cs="Times New Roman"/>
            <w:sz w:val="24"/>
            <w:szCs w:val="24"/>
          </w:rPr>
          <w:delText>, the</w:delText>
        </w:r>
      </w:del>
      <w:del w:id="606" w:author="Anderson, Riley Morgan" w:date="2025-12-09T12:54:00Z" w16du:dateUtc="2025-12-09T17:54:00Z">
        <w:r w:rsidRPr="00E92A16" w:rsidDel="00ED2761">
          <w:rPr>
            <w:rFonts w:ascii="Times New Roman" w:hAnsi="Times New Roman" w:cs="Times New Roman"/>
            <w:sz w:val="24"/>
            <w:szCs w:val="24"/>
          </w:rPr>
          <w:delText xml:space="preserve"> p</w:delText>
        </w:r>
        <w:r w:rsidRPr="00B31CB3" w:rsidDel="00ED2761">
          <w:rPr>
            <w:rFonts w:ascii="Times New Roman" w:hAnsi="Times New Roman" w:cs="Times New Roman"/>
            <w:sz w:val="24"/>
            <w:szCs w:val="24"/>
          </w:rPr>
          <w:delText xml:space="preserve">lant species vectors aligned primarily along the unconstrained axis, </w:delText>
        </w:r>
        <w:r w:rsidRPr="00E92A16" w:rsidDel="00ED2761">
          <w:rPr>
            <w:rFonts w:ascii="Times New Roman" w:hAnsi="Times New Roman" w:cs="Times New Roman"/>
            <w:sz w:val="24"/>
            <w:szCs w:val="24"/>
          </w:rPr>
          <w:delText>orthogonal</w:delText>
        </w:r>
        <w:r w:rsidRPr="00B31CB3" w:rsidDel="00ED2761">
          <w:rPr>
            <w:rFonts w:ascii="Times New Roman" w:hAnsi="Times New Roman" w:cs="Times New Roman"/>
            <w:sz w:val="24"/>
            <w:szCs w:val="24"/>
          </w:rPr>
          <w:delText xml:space="preserve"> to the constrained BCTV axis</w:delText>
        </w:r>
      </w:del>
      <w:r w:rsidRPr="00E92A16">
        <w:rPr>
          <w:rFonts w:ascii="Times New Roman" w:hAnsi="Times New Roman" w:cs="Times New Roman"/>
          <w:sz w:val="24"/>
          <w:szCs w:val="24"/>
        </w:rPr>
        <w:t>.</w:t>
      </w:r>
    </w:p>
    <w:p w14:paraId="1A4C452B" w14:textId="4F5AA166" w:rsidR="006A6E85" w:rsidRDefault="00E92A16" w:rsidP="003B0956">
      <w:pPr>
        <w:pStyle w:val="paragraph"/>
        <w:spacing w:before="0" w:beforeAutospacing="0" w:after="0" w:afterAutospacing="0" w:line="480" w:lineRule="auto"/>
        <w:ind w:firstLine="540"/>
        <w:contextualSpacing/>
        <w:textAlignment w:val="baseline"/>
      </w:pPr>
      <w:r w:rsidRPr="00B31CB3">
        <w:t xml:space="preserve">Plant community composition in </w:t>
      </w:r>
      <w:r w:rsidRPr="00B31CB3">
        <w:rPr>
          <w:i/>
          <w:iCs/>
        </w:rPr>
        <w:t>N. tenellus</w:t>
      </w:r>
      <w:r w:rsidRPr="00B31CB3">
        <w:t xml:space="preserve"> guts varied significantly across sampling dates (F₅ = 10.2</w:t>
      </w:r>
      <w:ins w:id="607" w:author="Anderson, Riley Morgan" w:date="2025-12-09T12:59:00Z" w16du:dateUtc="2025-12-09T17:59:00Z">
        <w:r w:rsidR="00ED2761">
          <w:t>9</w:t>
        </w:r>
      </w:ins>
      <w:del w:id="608" w:author="Anderson, Riley Morgan" w:date="2025-12-09T12:59:00Z" w16du:dateUtc="2025-12-09T17:59:00Z">
        <w:r w:rsidRPr="00B31CB3" w:rsidDel="00ED2761">
          <w:delText>0</w:delText>
        </w:r>
      </w:del>
      <w:r w:rsidRPr="00B31CB3">
        <w:t xml:space="preserve">, </w:t>
      </w:r>
      <w:r w:rsidRPr="003B0956">
        <w:rPr>
          <w:i/>
          <w:iCs/>
        </w:rPr>
        <w:t>P</w:t>
      </w:r>
      <w:r w:rsidRPr="00B31CB3">
        <w:t xml:space="preserve"> &lt; 0.01; Fig. 3), though this </w:t>
      </w:r>
      <w:r w:rsidR="00014E6D">
        <w:t>effect</w:t>
      </w:r>
      <w:r w:rsidR="00014E6D" w:rsidRPr="00B31CB3">
        <w:t xml:space="preserve"> </w:t>
      </w:r>
      <w:r w:rsidRPr="00B31CB3">
        <w:t>was</w:t>
      </w:r>
      <w:ins w:id="609" w:author="Anderson, Riley Morgan" w:date="2025-12-09T12:58:00Z" w16du:dateUtc="2025-12-09T17:58:00Z">
        <w:r w:rsidR="00ED2761">
          <w:t xml:space="preserve"> somewhat</w:t>
        </w:r>
      </w:ins>
      <w:r w:rsidRPr="00B31CB3">
        <w:t xml:space="preserve"> collinear with collection year. </w:t>
      </w:r>
      <w:r w:rsidRPr="00E92A16">
        <w:t xml:space="preserve">Variation in gut plant community over time </w:t>
      </w:r>
      <w:r w:rsidR="00014E6D">
        <w:t>was</w:t>
      </w:r>
      <w:del w:id="610" w:author="Wagstaff, Camille" w:date="2025-11-26T14:39:00Z" w16du:dateUtc="2025-11-26T22:39:00Z">
        <w:r w:rsidRPr="00E92A16" w:rsidDel="00373C9C">
          <w:delText>s</w:delText>
        </w:r>
      </w:del>
      <w:r w:rsidRPr="00E92A16">
        <w:t xml:space="preserve"> further supported by Kernal</w:t>
      </w:r>
      <w:r w:rsidRPr="00B31CB3">
        <w:t xml:space="preserve"> density estimation</w:t>
      </w:r>
      <w:r w:rsidRPr="00E92A16">
        <w:t>.</w:t>
      </w:r>
      <w:r w:rsidRPr="00B31CB3">
        <w:t xml:space="preserve"> Non-crop weeds were more commonly detected earlier in the season (Fig. 4A), while crop plants </w:t>
      </w:r>
      <w:r w:rsidRPr="00B31CB3">
        <w:lastRenderedPageBreak/>
        <w:t>appeared slightly later (Fig. 4B)</w:t>
      </w:r>
      <w:r w:rsidR="00014E6D">
        <w:t>, with some exceptions and overlap</w:t>
      </w:r>
      <w:r w:rsidRPr="00B31CB3">
        <w:t xml:space="preserve">. However, </w:t>
      </w:r>
      <w:r w:rsidR="00446715" w:rsidRPr="006543A8">
        <w:t>density plots with large magnitudes and multiple sharp</w:t>
      </w:r>
      <w:r w:rsidR="00446715">
        <w:t xml:space="preserve"> </w:t>
      </w:r>
      <w:r w:rsidR="00770399">
        <w:t xml:space="preserve">peaks </w:t>
      </w:r>
      <w:r w:rsidRPr="00B31CB3">
        <w:t xml:space="preserve">represent plants detected in only a few individuals, making true seasonal trends in plant consumption </w:t>
      </w:r>
      <w:r w:rsidR="009E556A">
        <w:t xml:space="preserve">somewhat </w:t>
      </w:r>
      <w:r w:rsidRPr="00B31CB3">
        <w:t>uncertain</w:t>
      </w:r>
      <w:r w:rsidR="00770399">
        <w:t xml:space="preserve"> (Fig. 4).</w:t>
      </w:r>
    </w:p>
    <w:p w14:paraId="0D8F6B96" w14:textId="77777777" w:rsidR="00E92A16" w:rsidRPr="00E92A16" w:rsidRDefault="00E92A16" w:rsidP="00E92A16">
      <w:pPr>
        <w:spacing w:after="0" w:line="480" w:lineRule="auto"/>
        <w:ind w:firstLine="720"/>
        <w:rPr>
          <w:rFonts w:ascii="Times New Roman" w:hAnsi="Times New Roman" w:cs="Times New Roman"/>
          <w:sz w:val="24"/>
          <w:szCs w:val="24"/>
        </w:rPr>
      </w:pPr>
    </w:p>
    <w:p w14:paraId="6048F57C" w14:textId="29CF7A61" w:rsidR="00FF19BD" w:rsidRPr="00E92A16" w:rsidRDefault="009264C9" w:rsidP="00E92A16">
      <w:pPr>
        <w:pStyle w:val="paragraph"/>
        <w:spacing w:before="0" w:beforeAutospacing="0" w:after="0" w:afterAutospacing="0" w:line="480" w:lineRule="auto"/>
        <w:contextualSpacing/>
        <w:textAlignment w:val="baseline"/>
        <w:rPr>
          <w:b/>
          <w:bCs/>
        </w:rPr>
      </w:pPr>
      <w:r w:rsidRPr="00E92A16">
        <w:rPr>
          <w:b/>
          <w:bCs/>
        </w:rPr>
        <w:t>Discussion</w:t>
      </w:r>
    </w:p>
    <w:p w14:paraId="4F461CBC" w14:textId="6F9C013F" w:rsidR="00380D34" w:rsidRDefault="005A0B48" w:rsidP="00E92A16">
      <w:pPr>
        <w:pStyle w:val="paragraph"/>
        <w:spacing w:before="0" w:beforeAutospacing="0" w:after="0" w:afterAutospacing="0" w:line="480" w:lineRule="auto"/>
        <w:contextualSpacing/>
        <w:textAlignment w:val="baseline"/>
        <w:rPr>
          <w:ins w:id="611" w:author="Wagstaff, Camille" w:date="2025-12-05T13:39:00Z" w16du:dateUtc="2025-12-05T21:39:00Z"/>
        </w:rPr>
      </w:pPr>
      <w:r w:rsidRPr="00E92A16">
        <w:t xml:space="preserve">Identifying seasonal host plants of </w:t>
      </w:r>
      <w:r w:rsidRPr="00E92A16">
        <w:rPr>
          <w:i/>
          <w:iCs/>
        </w:rPr>
        <w:t>N. tenellus</w:t>
      </w:r>
      <w:r w:rsidRPr="00E92A16">
        <w:t xml:space="preserve"> can aid in vector movement predictions, reduce the risk of pathogen transmission to crops, and inform targeted management strategies. </w:t>
      </w:r>
      <w:r w:rsidR="00CD0C95" w:rsidRPr="00E92A16">
        <w:t xml:space="preserve">Gut contents of </w:t>
      </w:r>
      <w:r w:rsidR="00CD0C95" w:rsidRPr="00E92A16">
        <w:rPr>
          <w:i/>
          <w:iCs/>
        </w:rPr>
        <w:t>N. tenellus</w:t>
      </w:r>
      <w:r w:rsidR="00CD0C95" w:rsidRPr="00E92A16">
        <w:t xml:space="preserve"> were primarily composed of non-crop weeds, with non-crop abundance typically one order of magnitude greater than crop or tree abundance</w:t>
      </w:r>
      <w:r w:rsidR="000E1DA6" w:rsidRPr="00E92A16">
        <w:t>.</w:t>
      </w:r>
      <w:r w:rsidR="000E1DA6" w:rsidRPr="00E92A16">
        <w:rPr>
          <w:rFonts w:eastAsiaTheme="minorHAnsi"/>
          <w:kern w:val="2"/>
          <w14:ligatures w14:val="standardContextual"/>
        </w:rPr>
        <w:t xml:space="preserve"> </w:t>
      </w:r>
      <w:r w:rsidR="000E1DA6" w:rsidRPr="00E92A16">
        <w:t>It is well</w:t>
      </w:r>
      <w:r w:rsidR="000E1DA6" w:rsidRPr="000E1DA6">
        <w:t xml:space="preserve"> established that </w:t>
      </w:r>
      <w:r w:rsidR="000E1DA6" w:rsidRPr="006543A8">
        <w:rPr>
          <w:i/>
          <w:iCs/>
        </w:rPr>
        <w:t>N. tenellus</w:t>
      </w:r>
      <w:r w:rsidR="000E1DA6" w:rsidRPr="006543A8">
        <w:t xml:space="preserve"> </w:t>
      </w:r>
      <w:r w:rsidR="000E1DA6" w:rsidRPr="000E1DA6">
        <w:t xml:space="preserve">feed on a </w:t>
      </w:r>
      <w:del w:id="612" w:author="Wagstaff, Camille" w:date="2025-12-05T12:06:00Z" w16du:dateUtc="2025-12-05T20:06:00Z">
        <w:r w:rsidR="000E1DA6" w:rsidRPr="000E1DA6" w:rsidDel="0049030A">
          <w:delText>wide variety</w:delText>
        </w:r>
      </w:del>
      <w:ins w:id="613" w:author="Wagstaff, Camille" w:date="2025-12-05T12:06:00Z" w16du:dateUtc="2025-12-05T20:06:00Z">
        <w:r w:rsidR="0049030A">
          <w:t>broad range</w:t>
        </w:r>
      </w:ins>
      <w:r w:rsidR="000E1DA6" w:rsidRPr="000E1DA6">
        <w:t xml:space="preserve"> of plants</w:t>
      </w:r>
      <w:r w:rsidR="00C03D65">
        <w:t>,</w:t>
      </w:r>
      <w:r w:rsidR="000E1DA6">
        <w:t xml:space="preserve"> with </w:t>
      </w:r>
      <w:r w:rsidR="000E1DA6" w:rsidRPr="000E1DA6">
        <w:t>research document</w:t>
      </w:r>
      <w:r w:rsidR="000E1DA6">
        <w:t>ing</w:t>
      </w:r>
      <w:r w:rsidR="000E1DA6" w:rsidRPr="000E1DA6">
        <w:t xml:space="preserve"> over 40 commonly used </w:t>
      </w:r>
      <w:r w:rsidR="000E1DA6">
        <w:t xml:space="preserve">weed </w:t>
      </w:r>
      <w:r w:rsidR="000E1DA6" w:rsidRPr="000E1DA6">
        <w:t>host plants</w:t>
      </w:r>
      <w:r w:rsidR="00C03D65">
        <w:t xml:space="preserve"> that vary </w:t>
      </w:r>
      <w:r w:rsidR="000E1DA6" w:rsidRPr="000E1DA6">
        <w:t>across different breeding regions</w:t>
      </w:r>
      <w:r w:rsidR="000E1DA6">
        <w:t xml:space="preserve"> (Douglass and Hallock 1957</w:t>
      </w:r>
      <w:ins w:id="614" w:author="Wagstaff, Camille" w:date="2025-12-05T12:01:00Z" w16du:dateUtc="2025-12-05T20:01:00Z">
        <w:r w:rsidR="00B94707">
          <w:t>).</w:t>
        </w:r>
      </w:ins>
      <w:ins w:id="615" w:author="Wagstaff, Camille" w:date="2025-12-05T12:06:00Z" w16du:dateUtc="2025-12-05T20:06:00Z">
        <w:r w:rsidR="0049030A">
          <w:t xml:space="preserve"> </w:t>
        </w:r>
      </w:ins>
      <w:ins w:id="616" w:author="Wagstaff, Camille" w:date="2025-12-05T12:06:00Z">
        <w:r w:rsidR="0049030A" w:rsidRPr="0049030A">
          <w:t xml:space="preserve">While </w:t>
        </w:r>
      </w:ins>
      <w:ins w:id="617" w:author="Wagstaff, Camille" w:date="2025-12-05T12:13:00Z" w16du:dateUtc="2025-12-05T20:13:00Z">
        <w:r w:rsidR="0049030A">
          <w:t>hu</w:t>
        </w:r>
        <w:r w:rsidR="00280BB2">
          <w:t>ndreds of</w:t>
        </w:r>
      </w:ins>
      <w:ins w:id="618" w:author="Wagstaff, Camille" w:date="2025-12-05T12:06:00Z">
        <w:r w:rsidR="0049030A" w:rsidRPr="0049030A">
          <w:t xml:space="preserve"> dicotyledonous species are susceptible to infection by BCTV and CPt, </w:t>
        </w:r>
        <w:r w:rsidR="0049030A" w:rsidRPr="0049030A">
          <w:rPr>
            <w:i/>
            <w:iCs/>
          </w:rPr>
          <w:t>N. tenellus</w:t>
        </w:r>
        <w:r w:rsidR="0049030A" w:rsidRPr="0049030A">
          <w:t xml:space="preserve"> also feed on monocots, which </w:t>
        </w:r>
      </w:ins>
      <w:ins w:id="619" w:author="Wagstaff, Camille" w:date="2025-12-05T13:43:00Z" w16du:dateUtc="2025-12-05T21:43:00Z">
        <w:r w:rsidR="00380D34">
          <w:t>are</w:t>
        </w:r>
      </w:ins>
      <w:ins w:id="620" w:author="Wagstaff, Camille" w:date="2025-12-05T12:06:00Z">
        <w:r w:rsidR="0049030A" w:rsidRPr="0049030A">
          <w:t xml:space="preserve"> unsuitable for these pathogens despite being part of the insect’s feeding repertoire</w:t>
        </w:r>
      </w:ins>
      <w:ins w:id="621" w:author="Wagstaff, Camille" w:date="2025-12-05T12:09:00Z" w16du:dateUtc="2025-12-05T20:09:00Z">
        <w:r w:rsidR="0049030A">
          <w:t xml:space="preserve"> (</w:t>
        </w:r>
      </w:ins>
      <w:ins w:id="622" w:author="Wagstaff, Camille" w:date="2025-12-05T11:59:00Z" w16du:dateUtc="2025-12-05T19:59:00Z">
        <w:r w:rsidR="00B94707" w:rsidRPr="000C2740">
          <w:t>Chen and Gilbertson 2016</w:t>
        </w:r>
      </w:ins>
      <w:ins w:id="623" w:author="Wagstaff, Camille" w:date="2025-12-05T12:17:00Z" w16du:dateUtc="2025-12-05T20:17:00Z">
        <w:r w:rsidR="00280BB2">
          <w:t xml:space="preserve">; </w:t>
        </w:r>
      </w:ins>
      <w:ins w:id="624" w:author="Wagstaff, Camille" w:date="2025-12-05T12:18:00Z" w16du:dateUtc="2025-12-05T20:18:00Z">
        <w:r w:rsidR="00280BB2">
          <w:t>Strausbaugh et al. 2024</w:t>
        </w:r>
      </w:ins>
      <w:r w:rsidR="000E1DA6">
        <w:t>)</w:t>
      </w:r>
      <w:r w:rsidR="000E1DA6" w:rsidRPr="000E1DA6">
        <w:t xml:space="preserve">. </w:t>
      </w:r>
      <w:r w:rsidR="00C03D65">
        <w:t>I</w:t>
      </w:r>
      <w:r w:rsidR="000E1DA6" w:rsidRPr="000E1DA6">
        <w:t>n our study,</w:t>
      </w:r>
      <w:ins w:id="625" w:author="Wagstaff, Camille" w:date="2025-12-05T12:20:00Z" w16du:dateUtc="2025-12-05T20:20:00Z">
        <w:r w:rsidR="00280BB2">
          <w:t xml:space="preserve"> </w:t>
        </w:r>
      </w:ins>
      <w:ins w:id="626" w:author="Wagstaff, Camille" w:date="2025-12-05T13:45:00Z">
        <w:r w:rsidR="00380D34" w:rsidRPr="00380D34">
          <w:t>we detected relatively few monocot taxa, primarily</w:t>
        </w:r>
      </w:ins>
      <w:ins w:id="627" w:author="Wagstaff, Camille" w:date="2025-12-05T13:45:00Z" w16du:dateUtc="2025-12-05T21:45:00Z">
        <w:r w:rsidR="00380D34">
          <w:t xml:space="preserve"> </w:t>
        </w:r>
      </w:ins>
      <w:ins w:id="628" w:author="Wagstaff, Camille" w:date="2025-12-05T12:28:00Z" w16du:dateUtc="2025-12-05T20:28:00Z">
        <w:r w:rsidR="00675318">
          <w:t xml:space="preserve">Lolium, Bromus, </w:t>
        </w:r>
        <w:proofErr w:type="spellStart"/>
        <w:r w:rsidR="00675318">
          <w:t>Setaria</w:t>
        </w:r>
        <w:proofErr w:type="spellEnd"/>
        <w:r w:rsidR="00675318">
          <w:t>, Poa, and Triticum spp.</w:t>
        </w:r>
      </w:ins>
      <w:ins w:id="629" w:author="Wagstaff, Camille" w:date="2025-12-05T12:30:00Z" w16du:dateUtc="2025-12-05T20:30:00Z">
        <w:r w:rsidR="00675318">
          <w:t xml:space="preserve"> </w:t>
        </w:r>
      </w:ins>
    </w:p>
    <w:p w14:paraId="5561BBE1" w14:textId="4F1D17D8" w:rsidR="00DF74CA" w:rsidRPr="006543A8" w:rsidRDefault="00675318">
      <w:pPr>
        <w:pStyle w:val="paragraph"/>
        <w:spacing w:before="0" w:beforeAutospacing="0" w:after="0" w:afterAutospacing="0" w:line="480" w:lineRule="auto"/>
        <w:ind w:firstLine="540"/>
        <w:contextualSpacing/>
        <w:textAlignment w:val="baseline"/>
        <w:pPrChange w:id="630" w:author="Wagstaff, Camille" w:date="2025-12-05T13:39:00Z" w16du:dateUtc="2025-12-05T21:39:00Z">
          <w:pPr>
            <w:pStyle w:val="paragraph"/>
            <w:spacing w:before="0" w:beforeAutospacing="0" w:after="0" w:afterAutospacing="0" w:line="480" w:lineRule="auto"/>
            <w:contextualSpacing/>
            <w:textAlignment w:val="baseline"/>
          </w:pPr>
        </w:pPrChange>
      </w:pPr>
      <w:ins w:id="631" w:author="Wagstaff, Camille" w:date="2025-12-05T12:31:00Z" w16du:dateUtc="2025-12-05T20:31:00Z">
        <w:r>
          <w:t>We</w:t>
        </w:r>
      </w:ins>
      <w:ins w:id="632" w:author="Wagstaff, Camille" w:date="2025-12-05T13:45:00Z" w16du:dateUtc="2025-12-05T21:45:00Z">
        <w:r w:rsidR="00380D34">
          <w:t xml:space="preserve"> also</w:t>
        </w:r>
      </w:ins>
      <w:ins w:id="633" w:author="Wagstaff, Camille" w:date="2025-12-05T12:31:00Z" w16du:dateUtc="2025-12-05T20:31:00Z">
        <w:r>
          <w:t xml:space="preserve"> found</w:t>
        </w:r>
      </w:ins>
      <w:ins w:id="634" w:author="Wagstaff, Camille" w:date="2025-12-05T13:45:00Z" w16du:dateUtc="2025-12-05T21:45:00Z">
        <w:r w:rsidR="00380D34">
          <w:t xml:space="preserve"> that</w:t>
        </w:r>
      </w:ins>
      <w:r w:rsidR="000E1DA6" w:rsidRPr="000E1DA6">
        <w:t xml:space="preserve"> individual </w:t>
      </w:r>
      <w:r w:rsidR="000E1DA6" w:rsidRPr="006543A8">
        <w:rPr>
          <w:i/>
          <w:iCs/>
        </w:rPr>
        <w:t>N. tenellus</w:t>
      </w:r>
      <w:r w:rsidR="000E1DA6" w:rsidRPr="006543A8">
        <w:t xml:space="preserve"> </w:t>
      </w:r>
      <w:r w:rsidR="000E1DA6" w:rsidRPr="000E1DA6">
        <w:t>contained DNA from 10</w:t>
      </w:r>
      <w:r w:rsidR="009E556A">
        <w:t xml:space="preserve"> to </w:t>
      </w:r>
      <w:r w:rsidR="000E1DA6" w:rsidRPr="000E1DA6">
        <w:t>20 different plant species</w:t>
      </w:r>
      <w:r w:rsidR="00C03D65">
        <w:t xml:space="preserve">, suggesting </w:t>
      </w:r>
      <w:r w:rsidR="000E1DA6" w:rsidRPr="000E1DA6">
        <w:t xml:space="preserve">frequent movement among hosts. </w:t>
      </w:r>
      <w:r w:rsidR="00B404A8" w:rsidRPr="006543A8">
        <w:t xml:space="preserve">However, plant species in the guts of </w:t>
      </w:r>
      <w:r w:rsidR="00B404A8" w:rsidRPr="006543A8">
        <w:rPr>
          <w:i/>
          <w:iCs/>
        </w:rPr>
        <w:t>N. tenellus</w:t>
      </w:r>
      <w:r w:rsidR="00B404A8" w:rsidRPr="006543A8">
        <w:t xml:space="preserve"> were not defined by infection status with BCTV or CPt</w:t>
      </w:r>
      <w:r w:rsidR="00C03D65">
        <w:t xml:space="preserve">, which may </w:t>
      </w:r>
      <w:r w:rsidR="00B404A8" w:rsidRPr="006543A8">
        <w:t xml:space="preserve">represent </w:t>
      </w:r>
      <w:r w:rsidR="00732FC6" w:rsidRPr="006543A8">
        <w:t xml:space="preserve">broad </w:t>
      </w:r>
      <w:proofErr w:type="spellStart"/>
      <w:r w:rsidR="00732FC6" w:rsidRPr="006543A8">
        <w:t>generalism</w:t>
      </w:r>
      <w:proofErr w:type="spellEnd"/>
      <w:r w:rsidR="00732FC6" w:rsidRPr="006543A8">
        <w:t xml:space="preserve"> coupled with uniform pathogen dispersion. </w:t>
      </w:r>
      <w:ins w:id="635" w:author="Wagstaff, Camille" w:date="2025-12-05T13:45:00Z">
        <w:r w:rsidR="00380D34" w:rsidRPr="00380D34">
          <w:t xml:space="preserve">Notably, a previous study of </w:t>
        </w:r>
        <w:r w:rsidR="00380D34" w:rsidRPr="00380D34">
          <w:rPr>
            <w:i/>
            <w:iCs/>
          </w:rPr>
          <w:t>N. tenellus</w:t>
        </w:r>
        <w:r w:rsidR="00380D34" w:rsidRPr="00380D34">
          <w:t xml:space="preserve"> feeding behavior demonstrated that non-viruliferous leafhoppers preferentially probed barley (</w:t>
        </w:r>
        <w:r w:rsidR="00380D34" w:rsidRPr="00380D34">
          <w:rPr>
            <w:i/>
            <w:iCs/>
          </w:rPr>
          <w:t>Hordeum vulgare</w:t>
        </w:r>
        <w:r w:rsidR="00380D34" w:rsidRPr="00380D34">
          <w:t>, a non-host for BCTV) over tomato (</w:t>
        </w:r>
        <w:r w:rsidR="00380D34" w:rsidRPr="00380D34">
          <w:rPr>
            <w:i/>
            <w:iCs/>
          </w:rPr>
          <w:t xml:space="preserve">Solanum </w:t>
        </w:r>
        <w:proofErr w:type="spellStart"/>
        <w:r w:rsidR="00380D34" w:rsidRPr="00380D34">
          <w:rPr>
            <w:i/>
            <w:iCs/>
          </w:rPr>
          <w:t>lycopersicum</w:t>
        </w:r>
        <w:proofErr w:type="spellEnd"/>
        <w:r w:rsidR="00380D34" w:rsidRPr="00380D34">
          <w:t>, a BCTV host), whereas viruliferous insects showed no such preference</w:t>
        </w:r>
      </w:ins>
      <w:ins w:id="636" w:author="Wagstaff, Camille" w:date="2025-12-05T13:46:00Z" w16du:dateUtc="2025-12-05T21:46:00Z">
        <w:r w:rsidR="00380D34">
          <w:t xml:space="preserve"> (Lee et al. 2022)</w:t>
        </w:r>
      </w:ins>
      <w:ins w:id="637" w:author="Wagstaff, Camille" w:date="2025-12-05T13:45:00Z">
        <w:r w:rsidR="00380D34" w:rsidRPr="00380D34">
          <w:t xml:space="preserve">. This behavioral shift may be relevant to our observation that viruliferous individuals had fewer plant species detected, </w:t>
        </w:r>
        <w:r w:rsidR="00380D34" w:rsidRPr="00380D34">
          <w:lastRenderedPageBreak/>
          <w:t>although seasonal sampling differences complicate direct interpretation.</w:t>
        </w:r>
      </w:ins>
      <w:ins w:id="638" w:author="Wagstaff, Camille" w:date="2025-12-05T13:46:00Z" w16du:dateUtc="2025-12-05T21:46:00Z">
        <w:r w:rsidR="00380D34">
          <w:t xml:space="preserve"> </w:t>
        </w:r>
      </w:ins>
      <w:r w:rsidR="009E556A">
        <w:t>A</w:t>
      </w:r>
      <w:r w:rsidR="00732FC6" w:rsidRPr="006543A8">
        <w:t>n equally plausible explanation is that hypersensitivity in the molecular tools may have detected trace amounts of ubiquitous plant residues. For example, at the time of sampling, many of the most common weeds</w:t>
      </w:r>
      <w:r w:rsidR="003611FF" w:rsidRPr="006543A8">
        <w:t xml:space="preserve"> (</w:t>
      </w:r>
      <w:r w:rsidR="003611FF" w:rsidRPr="006543A8">
        <w:rPr>
          <w:i/>
          <w:iCs/>
        </w:rPr>
        <w:t>Kali</w:t>
      </w:r>
      <w:r w:rsidR="003611FF" w:rsidRPr="006543A8">
        <w:t xml:space="preserve">, </w:t>
      </w:r>
      <w:r w:rsidR="003611FF" w:rsidRPr="006543A8">
        <w:rPr>
          <w:i/>
          <w:iCs/>
        </w:rPr>
        <w:t>Bassia</w:t>
      </w:r>
      <w:r w:rsidR="003611FF" w:rsidRPr="006543A8">
        <w:t xml:space="preserve">, </w:t>
      </w:r>
      <w:r w:rsidR="003611FF" w:rsidRPr="006543A8">
        <w:rPr>
          <w:i/>
          <w:iCs/>
        </w:rPr>
        <w:t>Salsola</w:t>
      </w:r>
      <w:r w:rsidR="003611FF" w:rsidRPr="006543A8">
        <w:t xml:space="preserve">, </w:t>
      </w:r>
      <w:r w:rsidR="003611FF" w:rsidRPr="006543A8">
        <w:rPr>
          <w:i/>
          <w:iCs/>
        </w:rPr>
        <w:t>Sisymbrium</w:t>
      </w:r>
      <w:r w:rsidR="003611FF" w:rsidRPr="006543A8">
        <w:t xml:space="preserve">) appeared in </w:t>
      </w:r>
      <w:r w:rsidR="00C03D65">
        <w:t>90</w:t>
      </w:r>
      <w:r w:rsidR="003611FF" w:rsidRPr="006543A8">
        <w:t xml:space="preserve">% of the </w:t>
      </w:r>
      <w:r w:rsidR="003611FF" w:rsidRPr="006543A8">
        <w:rPr>
          <w:i/>
          <w:iCs/>
        </w:rPr>
        <w:t>N. ten</w:t>
      </w:r>
      <w:r w:rsidR="005A5810">
        <w:rPr>
          <w:i/>
          <w:iCs/>
        </w:rPr>
        <w:t>e</w:t>
      </w:r>
      <w:r w:rsidR="003611FF" w:rsidRPr="006543A8">
        <w:rPr>
          <w:i/>
          <w:iCs/>
        </w:rPr>
        <w:t>llus</w:t>
      </w:r>
      <w:r w:rsidR="003611FF" w:rsidRPr="006543A8">
        <w:t xml:space="preserve"> guts assayed. </w:t>
      </w:r>
      <w:r w:rsidR="00C03D65">
        <w:t>Despite</w:t>
      </w:r>
      <w:r w:rsidR="003611FF" w:rsidRPr="006543A8">
        <w:t xml:space="preserve"> this alternative hypothesis, we reason that shifts in dietary composition with BCTV or CPt infection may still exist and could be a potential driver of vector behavior and host selection, regardless of our negative results.</w:t>
      </w:r>
    </w:p>
    <w:p w14:paraId="2FCDFD41" w14:textId="5AA7EF43" w:rsidR="00FF19BD" w:rsidRDefault="00CA1160" w:rsidP="00C03D65">
      <w:pPr>
        <w:pStyle w:val="paragraph"/>
        <w:spacing w:before="0" w:beforeAutospacing="0" w:after="0" w:afterAutospacing="0" w:line="480" w:lineRule="auto"/>
        <w:ind w:firstLine="540"/>
        <w:contextualSpacing/>
        <w:textAlignment w:val="baseline"/>
      </w:pPr>
      <w:r w:rsidRPr="006543A8">
        <w:t xml:space="preserve">By sampling </w:t>
      </w:r>
      <w:r w:rsidR="00195779" w:rsidRPr="006543A8">
        <w:t>from</w:t>
      </w:r>
      <w:r w:rsidRPr="006543A8">
        <w:t xml:space="preserve"> early spring </w:t>
      </w:r>
      <w:r w:rsidR="00195779" w:rsidRPr="006543A8">
        <w:t xml:space="preserve">to late summer, our surveys uniquely capture the seasonal variation in host use of </w:t>
      </w:r>
      <w:r w:rsidR="00195779" w:rsidRPr="006543A8">
        <w:rPr>
          <w:i/>
          <w:iCs/>
        </w:rPr>
        <w:t>N. tenellus</w:t>
      </w:r>
      <w:r w:rsidR="00195779" w:rsidRPr="006543A8">
        <w:t xml:space="preserve">. This seasonal variation lends support for the spring migration hypothesis in that </w:t>
      </w:r>
      <w:r w:rsidR="00195779" w:rsidRPr="006543A8">
        <w:rPr>
          <w:i/>
          <w:iCs/>
        </w:rPr>
        <w:t>N. tenellus</w:t>
      </w:r>
      <w:r w:rsidR="00195779" w:rsidRPr="006543A8">
        <w:t xml:space="preserve"> may migrate from early emerging weeds to </w:t>
      </w:r>
      <w:r w:rsidR="00902732" w:rsidRPr="006543A8">
        <w:t>crops throughout the summer.</w:t>
      </w:r>
      <w:r w:rsidR="00195779" w:rsidRPr="006543A8">
        <w:t xml:space="preserve"> </w:t>
      </w:r>
      <w:r w:rsidR="00902732" w:rsidRPr="006543A8">
        <w:t>In early spring, gut contents were marked by peak abundance of non-crop weeds such as</w:t>
      </w:r>
      <w:r w:rsidR="00195779" w:rsidRPr="006543A8">
        <w:t xml:space="preserve"> </w:t>
      </w:r>
      <w:r w:rsidR="00195779" w:rsidRPr="006543A8">
        <w:rPr>
          <w:i/>
          <w:iCs/>
        </w:rPr>
        <w:t>Bassia</w:t>
      </w:r>
      <w:r w:rsidR="00195779" w:rsidRPr="006543A8">
        <w:t xml:space="preserve">, </w:t>
      </w:r>
      <w:proofErr w:type="spellStart"/>
      <w:r w:rsidR="00195779" w:rsidRPr="006543A8">
        <w:rPr>
          <w:i/>
          <w:iCs/>
        </w:rPr>
        <w:t>Descurainia</w:t>
      </w:r>
      <w:proofErr w:type="spellEnd"/>
      <w:r w:rsidR="00195779" w:rsidRPr="006543A8">
        <w:t xml:space="preserve">, </w:t>
      </w:r>
      <w:r w:rsidR="00195779" w:rsidRPr="006543A8">
        <w:rPr>
          <w:i/>
          <w:iCs/>
        </w:rPr>
        <w:t>Sisymbrium</w:t>
      </w:r>
      <w:r w:rsidR="00195779" w:rsidRPr="006543A8">
        <w:t xml:space="preserve">, and </w:t>
      </w:r>
      <w:proofErr w:type="spellStart"/>
      <w:r w:rsidR="00195779" w:rsidRPr="006543A8">
        <w:rPr>
          <w:i/>
          <w:iCs/>
        </w:rPr>
        <w:t>Lycium</w:t>
      </w:r>
      <w:proofErr w:type="spellEnd"/>
      <w:r w:rsidR="005A0B48" w:rsidRPr="006543A8">
        <w:t>.</w:t>
      </w:r>
      <w:r w:rsidR="00195779" w:rsidRPr="006543A8">
        <w:t xml:space="preserve"> </w:t>
      </w:r>
      <w:r w:rsidR="00902732" w:rsidRPr="006543A8">
        <w:t>Most crops (</w:t>
      </w:r>
      <w:ins w:id="639" w:author="Wagstaff, Camille" w:date="2025-12-05T13:24:00Z" w16du:dateUtc="2025-12-05T21:24:00Z">
        <w:r w:rsidR="00770E74" w:rsidRPr="00770E74">
          <w:rPr>
            <w:i/>
            <w:iCs/>
            <w:rPrChange w:id="640" w:author="Wagstaff, Camille" w:date="2025-12-05T13:24:00Z" w16du:dateUtc="2025-12-05T21:24:00Z">
              <w:rPr/>
            </w:rPrChange>
          </w:rPr>
          <w:t>Solanum</w:t>
        </w:r>
        <w:r w:rsidR="00770E74">
          <w:t xml:space="preserve">, </w:t>
        </w:r>
      </w:ins>
      <w:r w:rsidR="00902732" w:rsidRPr="006543A8">
        <w:rPr>
          <w:i/>
          <w:iCs/>
        </w:rPr>
        <w:t>Cannabis</w:t>
      </w:r>
      <w:r w:rsidR="00902732" w:rsidRPr="006543A8">
        <w:t xml:space="preserve">, </w:t>
      </w:r>
      <w:r w:rsidR="00902732" w:rsidRPr="006543A8">
        <w:rPr>
          <w:i/>
          <w:iCs/>
        </w:rPr>
        <w:t>Raphanus</w:t>
      </w:r>
      <w:r w:rsidR="00902732" w:rsidRPr="006543A8">
        <w:t xml:space="preserve">, </w:t>
      </w:r>
      <w:r w:rsidR="00902732" w:rsidRPr="006543A8">
        <w:rPr>
          <w:i/>
          <w:iCs/>
        </w:rPr>
        <w:t>Medicago</w:t>
      </w:r>
      <w:r w:rsidR="00902732" w:rsidRPr="006543A8">
        <w:t xml:space="preserve">, and </w:t>
      </w:r>
      <w:r w:rsidR="00902732" w:rsidRPr="006543A8">
        <w:rPr>
          <w:i/>
          <w:iCs/>
        </w:rPr>
        <w:t>Cucumis</w:t>
      </w:r>
      <w:r w:rsidR="00902732" w:rsidRPr="006543A8">
        <w:t>) were found in peak abundance in late spring to early summer</w:t>
      </w:r>
      <w:r w:rsidR="00195779" w:rsidRPr="006543A8">
        <w:t>.</w:t>
      </w:r>
      <w:r w:rsidR="00902732" w:rsidRPr="006543A8">
        <w:t xml:space="preserve"> Some plants were found in </w:t>
      </w:r>
      <w:r w:rsidR="00902732" w:rsidRPr="006543A8">
        <w:rPr>
          <w:i/>
          <w:iCs/>
        </w:rPr>
        <w:t xml:space="preserve">N. tenellus </w:t>
      </w:r>
      <w:r w:rsidR="00C03D65">
        <w:t xml:space="preserve">during </w:t>
      </w:r>
      <w:r w:rsidR="00902732" w:rsidRPr="006543A8">
        <w:t xml:space="preserve">the season at near uniform distributions. Notably, these ubiquitous all-season plants, </w:t>
      </w:r>
      <w:r w:rsidR="00902732" w:rsidRPr="006543A8">
        <w:rPr>
          <w:i/>
          <w:iCs/>
        </w:rPr>
        <w:t>Salsola</w:t>
      </w:r>
      <w:r w:rsidR="00902732" w:rsidRPr="006543A8">
        <w:t xml:space="preserve"> and </w:t>
      </w:r>
      <w:r w:rsidR="00902732" w:rsidRPr="006543A8">
        <w:rPr>
          <w:i/>
          <w:iCs/>
        </w:rPr>
        <w:t>Kali</w:t>
      </w:r>
      <w:r w:rsidR="00902732" w:rsidRPr="006543A8">
        <w:t xml:space="preserve"> may represent reservoirs for reinfection</w:t>
      </w:r>
      <w:r w:rsidR="003611FF" w:rsidRPr="006543A8">
        <w:t xml:space="preserve"> throughout the growing season</w:t>
      </w:r>
      <w:r w:rsidR="006A5BC9">
        <w:t xml:space="preserve">, confirming </w:t>
      </w:r>
      <w:r w:rsidR="006A5BC9" w:rsidRPr="006A5BC9">
        <w:t>previously published observations</w:t>
      </w:r>
      <w:r w:rsidR="006A5BC9">
        <w:t xml:space="preserve"> (</w:t>
      </w:r>
      <w:r w:rsidR="00427789" w:rsidRPr="0074511A">
        <w:rPr>
          <w:rFonts w:eastAsiaTheme="majorEastAsia"/>
        </w:rPr>
        <w:t xml:space="preserve">Douglass </w:t>
      </w:r>
      <w:r w:rsidR="00427789">
        <w:rPr>
          <w:rFonts w:eastAsiaTheme="majorEastAsia"/>
        </w:rPr>
        <w:t>and</w:t>
      </w:r>
      <w:r w:rsidR="00427789" w:rsidRPr="0074511A">
        <w:rPr>
          <w:rFonts w:eastAsiaTheme="majorEastAsia"/>
        </w:rPr>
        <w:t xml:space="preserve"> Hallock</w:t>
      </w:r>
      <w:r w:rsidR="00427789">
        <w:rPr>
          <w:rFonts w:eastAsiaTheme="majorEastAsia"/>
        </w:rPr>
        <w:t xml:space="preserve"> </w:t>
      </w:r>
      <w:r w:rsidR="00427789" w:rsidRPr="0074511A">
        <w:rPr>
          <w:rFonts w:eastAsiaTheme="majorEastAsia"/>
        </w:rPr>
        <w:t>1957</w:t>
      </w:r>
      <w:r w:rsidR="00427789">
        <w:rPr>
          <w:rFonts w:eastAsiaTheme="majorEastAsia"/>
        </w:rPr>
        <w:t xml:space="preserve">; </w:t>
      </w:r>
      <w:proofErr w:type="spellStart"/>
      <w:r w:rsidR="006A5BC9" w:rsidRPr="00112EC7">
        <w:rPr>
          <w:rFonts w:eastAsiaTheme="majorEastAsia"/>
        </w:rPr>
        <w:t>Munyaneza</w:t>
      </w:r>
      <w:proofErr w:type="spellEnd"/>
      <w:r w:rsidR="006A5BC9">
        <w:rPr>
          <w:rFonts w:eastAsiaTheme="majorEastAsia"/>
        </w:rPr>
        <w:t xml:space="preserve"> et al. 2006a</w:t>
      </w:r>
      <w:r w:rsidR="00427789">
        <w:rPr>
          <w:rFonts w:eastAsiaTheme="majorEastAsia"/>
        </w:rPr>
        <w:t>; Foutz et al. 2025)</w:t>
      </w:r>
      <w:r w:rsidR="00902732" w:rsidRPr="006543A8">
        <w:t xml:space="preserve">. </w:t>
      </w:r>
      <w:r w:rsidR="004204B2" w:rsidRPr="006543A8">
        <w:t xml:space="preserve">Further evidence of host plant species turnover throughout the season was found in our multivariate results, with sampling date representing the majority of variation in species composition that could be explained by our predictors. </w:t>
      </w:r>
    </w:p>
    <w:p w14:paraId="6B749EF3" w14:textId="4CFCE58A" w:rsidR="00DA3BAF" w:rsidRPr="006543A8" w:rsidRDefault="00FF19BD" w:rsidP="00C03D65">
      <w:pPr>
        <w:pStyle w:val="paragraph"/>
        <w:spacing w:before="0" w:beforeAutospacing="0" w:after="0" w:afterAutospacing="0" w:line="480" w:lineRule="auto"/>
        <w:ind w:firstLine="540"/>
        <w:contextualSpacing/>
        <w:textAlignment w:val="baseline"/>
      </w:pPr>
      <w:r w:rsidRPr="006543A8">
        <w:t xml:space="preserve">Our results </w:t>
      </w:r>
      <w:r w:rsidR="005A5810">
        <w:t>suggest</w:t>
      </w:r>
      <w:r w:rsidR="005A5810" w:rsidRPr="006543A8">
        <w:t xml:space="preserve"> </w:t>
      </w:r>
      <w:r w:rsidRPr="006543A8">
        <w:t xml:space="preserve">that wild mustards, particularly </w:t>
      </w:r>
      <w:r w:rsidRPr="006543A8">
        <w:rPr>
          <w:rFonts w:eastAsiaTheme="majorEastAsia"/>
          <w:i/>
          <w:iCs/>
        </w:rPr>
        <w:t>Sisymbrium</w:t>
      </w:r>
      <w:r w:rsidRPr="006543A8">
        <w:t xml:space="preserve"> and </w:t>
      </w:r>
      <w:proofErr w:type="spellStart"/>
      <w:r w:rsidRPr="006543A8">
        <w:rPr>
          <w:rFonts w:eastAsiaTheme="majorEastAsia"/>
          <w:i/>
          <w:iCs/>
        </w:rPr>
        <w:t>Descurainia</w:t>
      </w:r>
      <w:proofErr w:type="spellEnd"/>
      <w:r w:rsidRPr="006543A8">
        <w:t xml:space="preserve"> species, </w:t>
      </w:r>
      <w:r w:rsidR="009E556A">
        <w:t xml:space="preserve">are common </w:t>
      </w:r>
      <w:r w:rsidRPr="006543A8">
        <w:t xml:space="preserve">spring hosts for </w:t>
      </w:r>
      <w:r w:rsidRPr="006543A8">
        <w:rPr>
          <w:rFonts w:eastAsiaTheme="majorEastAsia"/>
          <w:i/>
          <w:iCs/>
        </w:rPr>
        <w:t>N. tenellus</w:t>
      </w:r>
      <w:r w:rsidRPr="006543A8">
        <w:t xml:space="preserve">, with </w:t>
      </w:r>
      <w:r w:rsidR="007A2B5C" w:rsidRPr="006543A8">
        <w:t xml:space="preserve">peak </w:t>
      </w:r>
      <w:r w:rsidRPr="006543A8">
        <w:t>mustard feeding coinciding with the early-season emergence of nymphs</w:t>
      </w:r>
      <w:r w:rsidR="005A0B48" w:rsidRPr="006543A8">
        <w:t xml:space="preserve"> (Foutz et al. 2025)</w:t>
      </w:r>
      <w:r w:rsidRPr="006543A8">
        <w:t>. These</w:t>
      </w:r>
      <w:ins w:id="641" w:author="Wagstaff, Camille" w:date="2025-12-05T13:25:00Z" w16du:dateUtc="2025-12-05T21:25:00Z">
        <w:r w:rsidR="00770E74">
          <w:t xml:space="preserve"> mustard</w:t>
        </w:r>
      </w:ins>
      <w:r w:rsidRPr="006543A8">
        <w:t xml:space="preserve"> hosts </w:t>
      </w:r>
      <w:r w:rsidR="009E556A">
        <w:t>support</w:t>
      </w:r>
      <w:r w:rsidRPr="006543A8">
        <w:t xml:space="preserve"> </w:t>
      </w:r>
      <w:r w:rsidRPr="006543A8">
        <w:rPr>
          <w:rFonts w:eastAsiaTheme="majorEastAsia"/>
          <w:i/>
          <w:iCs/>
        </w:rPr>
        <w:t>N. tenellus</w:t>
      </w:r>
      <w:r w:rsidRPr="006543A8">
        <w:t xml:space="preserve"> development and early pathogen acquisition</w:t>
      </w:r>
      <w:r w:rsidR="009E556A">
        <w:t xml:space="preserve"> </w:t>
      </w:r>
      <w:r w:rsidR="00651013" w:rsidRPr="006543A8">
        <w:t xml:space="preserve">due to their ability to overwinter, cold hardiness, </w:t>
      </w:r>
      <w:r w:rsidR="00651013" w:rsidRPr="006543A8">
        <w:lastRenderedPageBreak/>
        <w:t>and tendency to germinate earlier than many other weed species</w:t>
      </w:r>
      <w:r w:rsidR="00243AC0" w:rsidRPr="006543A8">
        <w:t xml:space="preserve"> (Cici and Van Acker 2011). </w:t>
      </w:r>
      <w:r w:rsidR="00C03D65">
        <w:t>O</w:t>
      </w:r>
      <w:r w:rsidRPr="006543A8">
        <w:t>ur study also uncovered consistent detection of tree species</w:t>
      </w:r>
      <w:r w:rsidR="00C03D65">
        <w:t xml:space="preserve"> </w:t>
      </w:r>
      <w:r w:rsidRPr="006543A8">
        <w:t xml:space="preserve">including </w:t>
      </w:r>
      <w:r w:rsidRPr="006543A8">
        <w:rPr>
          <w:rFonts w:eastAsiaTheme="majorEastAsia"/>
          <w:i/>
          <w:iCs/>
        </w:rPr>
        <w:t>Tilia</w:t>
      </w:r>
      <w:r w:rsidRPr="006543A8">
        <w:t xml:space="preserve">, </w:t>
      </w:r>
      <w:r w:rsidRPr="006543A8">
        <w:rPr>
          <w:rFonts w:eastAsiaTheme="majorEastAsia"/>
          <w:i/>
          <w:iCs/>
        </w:rPr>
        <w:t>Pyrus</w:t>
      </w:r>
      <w:r w:rsidRPr="006543A8">
        <w:t xml:space="preserve">, </w:t>
      </w:r>
      <w:r w:rsidRPr="006543A8">
        <w:rPr>
          <w:rFonts w:eastAsiaTheme="majorEastAsia"/>
          <w:i/>
          <w:iCs/>
        </w:rPr>
        <w:t>Prunus</w:t>
      </w:r>
      <w:r w:rsidRPr="006543A8">
        <w:t xml:space="preserve">, and conifers like </w:t>
      </w:r>
      <w:r w:rsidRPr="006543A8">
        <w:rPr>
          <w:rFonts w:eastAsiaTheme="majorEastAsia"/>
          <w:i/>
          <w:iCs/>
        </w:rPr>
        <w:t>Pinus</w:t>
      </w:r>
      <w:r w:rsidRPr="006543A8">
        <w:t xml:space="preserve"> and </w:t>
      </w:r>
      <w:r w:rsidRPr="006543A8">
        <w:rPr>
          <w:rFonts w:eastAsiaTheme="majorEastAsia"/>
          <w:i/>
          <w:iCs/>
        </w:rPr>
        <w:t>Tsuga</w:t>
      </w:r>
      <w:r w:rsidRPr="006543A8">
        <w:t xml:space="preserve">, suggesting that trees may </w:t>
      </w:r>
      <w:del w:id="642" w:author="Wagstaff, Camille" w:date="2025-12-05T13:26:00Z" w16du:dateUtc="2025-12-05T21:26:00Z">
        <w:r w:rsidRPr="006543A8" w:rsidDel="00770E74">
          <w:delText>play a previously unrecognized role in</w:delText>
        </w:r>
      </w:del>
      <w:ins w:id="643" w:author="Wagstaff, Camille" w:date="2025-12-05T13:26:00Z" w16du:dateUtc="2025-12-05T21:26:00Z">
        <w:r w:rsidR="00770E74">
          <w:t>be probed or fed upon by</w:t>
        </w:r>
      </w:ins>
      <w:r w:rsidRPr="006543A8">
        <w:t xml:space="preserve"> </w:t>
      </w:r>
      <w:r w:rsidRPr="006543A8">
        <w:rPr>
          <w:rFonts w:eastAsiaTheme="majorEastAsia"/>
          <w:i/>
          <w:iCs/>
        </w:rPr>
        <w:t>N. tenellus</w:t>
      </w:r>
      <w:ins w:id="644" w:author="Wagstaff, Camille" w:date="2025-12-05T13:26:00Z" w16du:dateUtc="2025-12-05T21:26:00Z">
        <w:r w:rsidR="00770E74">
          <w:t>. More research</w:t>
        </w:r>
      </w:ins>
      <w:ins w:id="645" w:author="Wagstaff, Camille" w:date="2025-12-05T13:27:00Z" w16du:dateUtc="2025-12-05T21:27:00Z">
        <w:r w:rsidR="00770E74">
          <w:t xml:space="preserve"> is needed to test trees for </w:t>
        </w:r>
      </w:ins>
      <w:ins w:id="646" w:author="Wagstaff, Camille" w:date="2025-12-05T13:30:00Z" w16du:dateUtc="2025-12-05T21:30:00Z">
        <w:r w:rsidR="00770E74" w:rsidRPr="006543A8">
          <w:rPr>
            <w:i/>
            <w:iCs/>
          </w:rPr>
          <w:t>N. tenellus</w:t>
        </w:r>
        <w:r w:rsidR="00770E74">
          <w:t xml:space="preserve">-vectored </w:t>
        </w:r>
      </w:ins>
      <w:ins w:id="647" w:author="Wagstaff, Camille" w:date="2025-12-05T13:27:00Z" w16du:dateUtc="2025-12-05T21:27:00Z">
        <w:r w:rsidR="00770E74">
          <w:t xml:space="preserve">pathogens to determine their </w:t>
        </w:r>
      </w:ins>
      <w:ins w:id="648" w:author="Wagstaff, Camille" w:date="2025-12-05T13:29:00Z" w16du:dateUtc="2025-12-05T21:29:00Z">
        <w:r w:rsidR="00770E74">
          <w:t>susceptibility</w:t>
        </w:r>
      </w:ins>
      <w:del w:id="649" w:author="Wagstaff, Camille" w:date="2025-12-05T13:26:00Z" w16du:dateUtc="2025-12-05T21:26:00Z">
        <w:r w:rsidRPr="006543A8" w:rsidDel="00770E74">
          <w:delText xml:space="preserve"> </w:delText>
        </w:r>
      </w:del>
      <w:ins w:id="650" w:author="Wagstaff, Camille" w:date="2025-12-05T13:29:00Z" w16du:dateUtc="2025-12-05T21:29:00Z">
        <w:r w:rsidR="00770E74">
          <w:t xml:space="preserve"> </w:t>
        </w:r>
      </w:ins>
      <w:del w:id="651" w:author="Wagstaff, Camille" w:date="2025-12-05T13:26:00Z" w16du:dateUtc="2025-12-05T21:26:00Z">
        <w:r w:rsidRPr="006543A8" w:rsidDel="00770E74">
          <w:delText>seasonal</w:delText>
        </w:r>
      </w:del>
      <w:del w:id="652" w:author="Wagstaff, Camille" w:date="2025-12-05T13:29:00Z" w16du:dateUtc="2025-12-05T21:29:00Z">
        <w:r w:rsidRPr="006543A8" w:rsidDel="00770E74">
          <w:delText xml:space="preserve"> ecology</w:delText>
        </w:r>
      </w:del>
      <w:r w:rsidRPr="006543A8">
        <w:t>.</w:t>
      </w:r>
      <w:r w:rsidR="000238DA" w:rsidRPr="006543A8">
        <w:t xml:space="preserve"> </w:t>
      </w:r>
      <w:proofErr w:type="spellStart"/>
      <w:ins w:id="653" w:author="Wagstaff, Camille" w:date="2025-12-05T13:27:00Z" w16du:dateUtc="2025-12-05T21:27:00Z">
        <w:r w:rsidR="00770E74">
          <w:t>Previous</w:t>
        </w:r>
      </w:ins>
      <w:del w:id="654" w:author="Wagstaff, Camille" w:date="2025-12-05T13:27:00Z" w16du:dateUtc="2025-12-05T21:27:00Z">
        <w:r w:rsidR="00DA3BAF" w:rsidRPr="006543A8" w:rsidDel="00770E74">
          <w:delText xml:space="preserve">Other </w:delText>
        </w:r>
      </w:del>
      <w:r w:rsidR="00DA3BAF" w:rsidRPr="006543A8">
        <w:t>research</w:t>
      </w:r>
      <w:proofErr w:type="spellEnd"/>
      <w:r w:rsidR="00DA3BAF" w:rsidRPr="006543A8">
        <w:t xml:space="preserve"> using</w:t>
      </w:r>
      <w:ins w:id="655" w:author="Wagstaff, Camille" w:date="2025-12-05T13:28:00Z" w16du:dateUtc="2025-12-05T21:28:00Z">
        <w:r w:rsidR="00770E74">
          <w:t xml:space="preserve"> different</w:t>
        </w:r>
      </w:ins>
      <w:r w:rsidR="00DA3BAF" w:rsidRPr="006543A8">
        <w:t xml:space="preserve"> DNA barcoding </w:t>
      </w:r>
      <w:ins w:id="656" w:author="Wagstaff, Camille" w:date="2025-12-05T13:32:00Z" w16du:dateUtc="2025-12-05T21:32:00Z">
        <w:r w:rsidR="00770E74">
          <w:t xml:space="preserve">primers </w:t>
        </w:r>
      </w:ins>
      <w:r w:rsidR="00DA3BAF" w:rsidRPr="006543A8">
        <w:t xml:space="preserve">has also identified unexpected </w:t>
      </w:r>
      <w:del w:id="657" w:author="Wagstaff, Camille" w:date="2025-12-05T13:28:00Z" w16du:dateUtc="2025-12-05T21:28:00Z">
        <w:r w:rsidR="00DA3BAF" w:rsidRPr="006543A8" w:rsidDel="00770E74">
          <w:delText>host</w:delText>
        </w:r>
      </w:del>
      <w:r w:rsidR="00DA3BAF" w:rsidRPr="006543A8">
        <w:t xml:space="preserve"> plants</w:t>
      </w:r>
      <w:ins w:id="658" w:author="Wagstaff, Camille" w:date="2025-12-05T13:28:00Z" w16du:dateUtc="2025-12-05T21:28:00Z">
        <w:r w:rsidR="00770E74">
          <w:t xml:space="preserve"> in </w:t>
        </w:r>
        <w:r w:rsidR="00770E74" w:rsidRPr="006543A8">
          <w:rPr>
            <w:i/>
            <w:iCs/>
          </w:rPr>
          <w:t>N. tenellus</w:t>
        </w:r>
        <w:r w:rsidR="00770E74">
          <w:t xml:space="preserve"> diets</w:t>
        </w:r>
      </w:ins>
      <w:r w:rsidR="00DA3BAF" w:rsidRPr="006543A8">
        <w:t xml:space="preserve">, including coniferous trees such as </w:t>
      </w:r>
      <w:r w:rsidR="00DA3BAF" w:rsidRPr="006543A8">
        <w:rPr>
          <w:i/>
          <w:iCs/>
        </w:rPr>
        <w:t>Pinus</w:t>
      </w:r>
      <w:r w:rsidR="00DA3BAF" w:rsidRPr="006543A8">
        <w:t xml:space="preserve"> spp.</w:t>
      </w:r>
      <w:del w:id="659" w:author="Wagstaff, Camille" w:date="2025-12-05T13:28:00Z" w16du:dateUtc="2025-12-05T21:28:00Z">
        <w:r w:rsidR="00DA3BAF" w:rsidRPr="006543A8" w:rsidDel="00770E74">
          <w:delText xml:space="preserve"> in the diet of </w:delText>
        </w:r>
        <w:r w:rsidR="00DA3BAF" w:rsidRPr="006543A8" w:rsidDel="00770E74">
          <w:rPr>
            <w:i/>
            <w:iCs/>
          </w:rPr>
          <w:delText>N. tenellus</w:delText>
        </w:r>
      </w:del>
      <w:r w:rsidR="00DA3BAF" w:rsidRPr="006543A8">
        <w:t>, particularly during early summer dispersal events (</w:t>
      </w:r>
      <w:r w:rsidR="006A5BC9">
        <w:t xml:space="preserve">Cooper et al. 2022, </w:t>
      </w:r>
      <w:r w:rsidR="00DA3BAF" w:rsidRPr="006543A8">
        <w:t>Strausbaugh et al. 2024). These findings further support the idea that leafhoppers may feed on a broader range of plant taxa—including trees—than previously recognized</w:t>
      </w:r>
      <w:r w:rsidR="008552DF">
        <w:t>.</w:t>
      </w:r>
      <w:r w:rsidR="00AA750E">
        <w:t xml:space="preserve"> These behaviors have</w:t>
      </w:r>
      <w:r w:rsidR="00DA3BAF" w:rsidRPr="006543A8">
        <w:t xml:space="preserve"> important implications for understanding their movement ecology and the epidemiology of their vectored pathogens</w:t>
      </w:r>
      <w:r w:rsidR="00042655">
        <w:t xml:space="preserve"> </w:t>
      </w:r>
      <w:r w:rsidR="001775B4" w:rsidRPr="006543A8">
        <w:t>(Strausbaugh et al. 2024).</w:t>
      </w:r>
    </w:p>
    <w:p w14:paraId="201F4F0F" w14:textId="37617184" w:rsidR="00243AC0" w:rsidRPr="006543A8" w:rsidRDefault="00DF74CA" w:rsidP="00C03D65">
      <w:pPr>
        <w:pStyle w:val="paragraph"/>
        <w:spacing w:before="0" w:beforeAutospacing="0" w:after="0" w:afterAutospacing="0" w:line="480" w:lineRule="auto"/>
        <w:ind w:firstLine="540"/>
        <w:contextualSpacing/>
        <w:textAlignment w:val="baseline"/>
      </w:pPr>
      <w:r w:rsidRPr="00DF74CA">
        <w:t>The timing of tree species host use appears to coincide with spring bolting of mustards. While not tested here, this phenology timing event may serve as an important biomarker for growers of tree crops</w:t>
      </w:r>
      <w:r>
        <w:t xml:space="preserve">, as trees may serve as </w:t>
      </w:r>
      <w:r w:rsidRPr="006543A8">
        <w:t>temporary or transitional hosts</w:t>
      </w:r>
      <w:r>
        <w:t xml:space="preserve">. </w:t>
      </w:r>
      <w:r w:rsidR="00FF19BD" w:rsidRPr="006543A8">
        <w:t xml:space="preserve">This pattern of host switching driven by plant phenology </w:t>
      </w:r>
      <w:r w:rsidR="000238DA" w:rsidRPr="006543A8">
        <w:t xml:space="preserve">may </w:t>
      </w:r>
      <w:r w:rsidR="00FF19BD" w:rsidRPr="006543A8">
        <w:t>highlight the importance of considering perennial hosts in disease surveillance and management programs.</w:t>
      </w:r>
      <w:r>
        <w:t xml:space="preserve"> </w:t>
      </w:r>
      <w:r w:rsidR="00243AC0" w:rsidRPr="006543A8">
        <w:t xml:space="preserve">As mustards begin to bolt and turn yellow in spring, they become detectable via satellite imagery, providing an independent line of evidence that correlates with observed patterns of </w:t>
      </w:r>
      <w:r w:rsidR="00243AC0" w:rsidRPr="006543A8">
        <w:rPr>
          <w:i/>
          <w:iCs/>
        </w:rPr>
        <w:t>N. tenellus</w:t>
      </w:r>
      <w:r w:rsidR="00243AC0" w:rsidRPr="006543A8">
        <w:t xml:space="preserve"> emergence and migration timing (Lee et al. 2025). This phenological cue, visible at landscape scale, suggests that satellite-based monitoring could be used as a predictive tool for vector movement.</w:t>
      </w:r>
    </w:p>
    <w:p w14:paraId="1D503579" w14:textId="304CB1A4" w:rsidR="007A2B5C" w:rsidRPr="006543A8" w:rsidRDefault="00FF19BD" w:rsidP="00C03D65">
      <w:pPr>
        <w:pStyle w:val="paragraph"/>
        <w:spacing w:before="0" w:beforeAutospacing="0" w:after="0" w:afterAutospacing="0" w:line="480" w:lineRule="auto"/>
        <w:ind w:firstLine="540"/>
        <w:contextualSpacing/>
        <w:textAlignment w:val="baseline"/>
      </w:pPr>
      <w:r w:rsidRPr="006543A8">
        <w:t xml:space="preserve">We also confirmed strong seasonal </w:t>
      </w:r>
      <w:r w:rsidR="000238DA" w:rsidRPr="006543A8">
        <w:t xml:space="preserve">patterns </w:t>
      </w:r>
      <w:r w:rsidRPr="006543A8">
        <w:t>in host use. Kochia (</w:t>
      </w:r>
      <w:r w:rsidRPr="006543A8">
        <w:rPr>
          <w:rFonts w:eastAsiaTheme="majorEastAsia"/>
          <w:i/>
          <w:iCs/>
        </w:rPr>
        <w:t>Bassia</w:t>
      </w:r>
      <w:r w:rsidRPr="006543A8">
        <w:t xml:space="preserve"> spp.) emerged as a major summer host and pathogen reservoir, with infections persisting into the fall</w:t>
      </w:r>
      <w:r w:rsidR="00DF74CA">
        <w:t xml:space="preserve"> (Foutz et al. </w:t>
      </w:r>
      <w:r w:rsidR="00DF74CA">
        <w:lastRenderedPageBreak/>
        <w:t>2025)</w:t>
      </w:r>
      <w:r w:rsidRPr="006543A8">
        <w:t>, while Russian thistle (</w:t>
      </w:r>
      <w:r w:rsidRPr="006543A8">
        <w:rPr>
          <w:rFonts w:eastAsiaTheme="majorEastAsia"/>
          <w:i/>
          <w:iCs/>
        </w:rPr>
        <w:t>Salsola</w:t>
      </w:r>
      <w:r w:rsidRPr="006543A8">
        <w:t xml:space="preserve"> spp.) was the most frequently detected genus overall. Seasonal host shifts appear driven by temperature and host availability, with nymphs showing localized feeding on preferred spring hosts and adults dispersing to irrigated or overwintering hosts in summer and fall</w:t>
      </w:r>
      <w:r w:rsidR="00541D0F" w:rsidRPr="006543A8">
        <w:t xml:space="preserve"> (Horton et al. 2018)</w:t>
      </w:r>
      <w:r w:rsidRPr="006543A8">
        <w:t xml:space="preserve">. </w:t>
      </w:r>
      <w:r w:rsidR="00AA750E">
        <w:t>W</w:t>
      </w:r>
      <w:r w:rsidRPr="006543A8">
        <w:t xml:space="preserve">hile plants like </w:t>
      </w:r>
      <w:r w:rsidRPr="006543A8">
        <w:rPr>
          <w:rFonts w:eastAsiaTheme="majorEastAsia"/>
          <w:i/>
          <w:iCs/>
        </w:rPr>
        <w:t>Salsola</w:t>
      </w:r>
      <w:r w:rsidRPr="006543A8">
        <w:t xml:space="preserve"> were commonly detected in gut contents and fed on by pathogen-positive </w:t>
      </w:r>
      <w:r w:rsidRPr="006543A8">
        <w:rPr>
          <w:rFonts w:eastAsiaTheme="majorEastAsia"/>
          <w:i/>
          <w:iCs/>
        </w:rPr>
        <w:t>N. tenellus</w:t>
      </w:r>
      <w:r w:rsidRPr="006543A8">
        <w:t xml:space="preserve">, </w:t>
      </w:r>
      <w:r w:rsidR="00541D0F" w:rsidRPr="006543A8">
        <w:t xml:space="preserve">a complementary study showed </w:t>
      </w:r>
      <w:r w:rsidRPr="006543A8">
        <w:t>the plants themselves exhibited low pathogen infection rates</w:t>
      </w:r>
      <w:r w:rsidR="00243AC0" w:rsidRPr="006543A8">
        <w:t xml:space="preserve"> (</w:t>
      </w:r>
      <w:r w:rsidR="00243AC0" w:rsidRPr="006543A8">
        <w:rPr>
          <w:noProof/>
        </w:rPr>
        <w:t>Foutz et al. 2025)</w:t>
      </w:r>
      <w:r w:rsidRPr="006543A8">
        <w:t xml:space="preserve">. This decoupling between vector infection and plant infection highlights complexities in the transmission process and raises questions about </w:t>
      </w:r>
      <w:r w:rsidR="007A2B5C" w:rsidRPr="006543A8">
        <w:t xml:space="preserve">vector feeding behavior, </w:t>
      </w:r>
      <w:r w:rsidRPr="006543A8">
        <w:t>host quality</w:t>
      </w:r>
      <w:r w:rsidR="007A2B5C" w:rsidRPr="006543A8">
        <w:t>,</w:t>
      </w:r>
      <w:r w:rsidRPr="006543A8">
        <w:t xml:space="preserve"> and virus retention. These results suggest that not all frequently visited or consumed plants contribute equally to pathogen amplification and that some may act more as </w:t>
      </w:r>
      <w:r w:rsidR="00243AC0" w:rsidRPr="006543A8">
        <w:rPr>
          <w:rFonts w:eastAsiaTheme="majorEastAsia"/>
          <w:i/>
          <w:iCs/>
        </w:rPr>
        <w:t>N. tenellus</w:t>
      </w:r>
      <w:r w:rsidR="00243AC0" w:rsidRPr="006543A8">
        <w:t xml:space="preserve"> hosts </w:t>
      </w:r>
      <w:r w:rsidRPr="006543A8">
        <w:t>than as true pathogen reservoirs.</w:t>
      </w:r>
    </w:p>
    <w:p w14:paraId="60D2EB0C" w14:textId="77C186B0" w:rsidR="00C03D65" w:rsidRPr="006543A8" w:rsidRDefault="00AA750E" w:rsidP="00C03D65">
      <w:pPr>
        <w:pStyle w:val="paragraph"/>
        <w:spacing w:before="0" w:beforeAutospacing="0" w:after="0" w:afterAutospacing="0" w:line="480" w:lineRule="auto"/>
        <w:ind w:firstLine="540"/>
        <w:contextualSpacing/>
        <w:textAlignment w:val="baseline"/>
      </w:pPr>
      <w:r w:rsidRPr="006543A8">
        <w:t>While these findings offer important insights, several limitations must be acknowledged. Sampling was not uniform across years</w:t>
      </w:r>
      <w:r>
        <w:t>, and t</w:t>
      </w:r>
      <w:r w:rsidRPr="006543A8">
        <w:rPr>
          <w:noProof/>
        </w:rPr>
        <w:t xml:space="preserve">he observed trend of BCTV-infected </w:t>
      </w:r>
      <w:r w:rsidRPr="006543A8">
        <w:rPr>
          <w:i/>
          <w:iCs/>
          <w:noProof/>
        </w:rPr>
        <w:t>N. tenellus</w:t>
      </w:r>
      <w:r w:rsidRPr="006543A8">
        <w:rPr>
          <w:noProof/>
        </w:rPr>
        <w:t xml:space="preserve"> having fewer plant species in their gut contents could be linked to the timing of their collection. In the spring, </w:t>
      </w:r>
      <w:r w:rsidRPr="006543A8">
        <w:rPr>
          <w:i/>
          <w:iCs/>
          <w:noProof/>
        </w:rPr>
        <w:t>N. tenellus</w:t>
      </w:r>
      <w:r w:rsidRPr="006543A8">
        <w:rPr>
          <w:noProof/>
        </w:rPr>
        <w:t xml:space="preserve"> nymphs hatch and develop on infected mustards, remaining relatively stationary until rising summer temperatures kill their preferred weed hosts, forcing migration into irrigated crops (Horton et al. 2018). By fall, </w:t>
      </w:r>
      <w:r w:rsidRPr="006543A8">
        <w:rPr>
          <w:i/>
          <w:iCs/>
          <w:noProof/>
        </w:rPr>
        <w:t>N. tenellus</w:t>
      </w:r>
      <w:r w:rsidRPr="006543A8">
        <w:rPr>
          <w:noProof/>
        </w:rPr>
        <w:t xml:space="preserve"> begin seeking shelter and identifying suitable overwintering hosts (Horton et al. 2018). This search for an overwintering host may drive more selective feeding behavior, potentially leading to a greater diversity of plants detected in gut content analyses.</w:t>
      </w:r>
      <w:r>
        <w:rPr>
          <w:noProof/>
        </w:rPr>
        <w:t xml:space="preserve"> Additionally, </w:t>
      </w:r>
      <w:r>
        <w:t>g</w:t>
      </w:r>
      <w:r w:rsidR="007A2B5C" w:rsidRPr="006543A8">
        <w:t xml:space="preserve">ut content analysis may have </w:t>
      </w:r>
      <w:r w:rsidR="007A2B5C" w:rsidRPr="006543A8">
        <w:rPr>
          <w:noProof/>
        </w:rPr>
        <w:t>potential limitation due to primer specifity of the DNA barcoding primers used, which may bias results toward certain genera</w:t>
      </w:r>
      <w:r w:rsidR="007A2B5C" w:rsidRPr="006543A8">
        <w:t xml:space="preserve">. </w:t>
      </w:r>
      <w:r w:rsidR="007A2B5C" w:rsidRPr="006543A8">
        <w:rPr>
          <w:noProof/>
        </w:rPr>
        <w:t xml:space="preserve">To address this, we used two primer types, ITS2 for broad taxonomic identification and trnF for targeting specific weed species. Additionally, we validated results at the genus level. </w:t>
      </w:r>
      <w:r w:rsidR="007A2B5C" w:rsidRPr="006543A8">
        <w:lastRenderedPageBreak/>
        <w:t>Despite these precautions, some low-abundance hosts may be underrepresented</w:t>
      </w:r>
      <w:r>
        <w:t xml:space="preserve">, and additional analysis with more leafhoppers could further </w:t>
      </w:r>
      <w:del w:id="660" w:author="Anderson, Riley Morgan" w:date="2025-12-09T11:37:00Z" w16du:dateUtc="2025-12-09T16:37:00Z">
        <w:r w:rsidDel="00B033E8">
          <w:delText xml:space="preserve">confirm </w:delText>
        </w:r>
      </w:del>
      <w:ins w:id="661" w:author="Anderson, Riley Morgan" w:date="2025-12-09T11:37:00Z" w16du:dateUtc="2025-12-09T16:37:00Z">
        <w:r w:rsidR="00B033E8">
          <w:t>explain</w:t>
        </w:r>
        <w:r w:rsidR="00B033E8">
          <w:t xml:space="preserve"> </w:t>
        </w:r>
      </w:ins>
      <w:r>
        <w:t>patterns observed here</w:t>
      </w:r>
      <w:r w:rsidR="007A2B5C" w:rsidRPr="006543A8">
        <w:t>.</w:t>
      </w:r>
    </w:p>
    <w:p w14:paraId="5F9F6ABB" w14:textId="70E7B446" w:rsidR="0017489D" w:rsidRDefault="00FF19BD" w:rsidP="008552DF">
      <w:pPr>
        <w:pStyle w:val="paragraph"/>
        <w:spacing w:before="0" w:beforeAutospacing="0" w:after="0" w:afterAutospacing="0" w:line="480" w:lineRule="auto"/>
        <w:ind w:firstLine="540"/>
        <w:contextualSpacing/>
        <w:textAlignment w:val="baseline"/>
        <w:rPr>
          <w:b/>
          <w:bCs/>
          <w:noProof/>
        </w:rPr>
      </w:pPr>
      <w:r w:rsidRPr="006543A8">
        <w:t>In the broader context, our research improves understanding of how vector ecology drives disease risk and transmission dynamics in specialty cropping systems. By identifying key host species, seasonal trends, and differences in pathogen-vector interactions, our findings</w:t>
      </w:r>
      <w:r w:rsidR="00427789">
        <w:t xml:space="preserve"> can be i</w:t>
      </w:r>
      <w:r w:rsidR="00427789" w:rsidRPr="006543A8">
        <w:t>ncorporat</w:t>
      </w:r>
      <w:r w:rsidR="00427789">
        <w:t>ed</w:t>
      </w:r>
      <w:r w:rsidRPr="006543A8">
        <w:t xml:space="preserve"> into broader </w:t>
      </w:r>
      <w:r w:rsidR="00243AC0" w:rsidRPr="006543A8">
        <w:t>integrated pest management</w:t>
      </w:r>
      <w:r w:rsidRPr="006543A8">
        <w:t xml:space="preserve"> frameworks</w:t>
      </w:r>
      <w:r w:rsidR="00243AC0" w:rsidRPr="006543A8">
        <w:t xml:space="preserve"> </w:t>
      </w:r>
      <w:r w:rsidR="00770399" w:rsidRPr="006543A8">
        <w:t>offer</w:t>
      </w:r>
      <w:r w:rsidRPr="006543A8">
        <w:t xml:space="preserve"> opportunities to reduce pesticide use, lower grower costs, and promote long-term agricultural sustainability.</w:t>
      </w:r>
      <w:r w:rsidR="00AA750E">
        <w:t xml:space="preserve"> </w:t>
      </w:r>
      <w:r w:rsidR="00682875" w:rsidRPr="006543A8">
        <w:rPr>
          <w:noProof/>
        </w:rPr>
        <w:t xml:space="preserve">Growers currently rely on intensive insecticide applications, costing </w:t>
      </w:r>
      <w:r w:rsidR="00AA750E">
        <w:rPr>
          <w:noProof/>
        </w:rPr>
        <w:t>around</w:t>
      </w:r>
      <w:r w:rsidR="00AA750E" w:rsidRPr="006543A8">
        <w:rPr>
          <w:noProof/>
        </w:rPr>
        <w:t xml:space="preserve"> </w:t>
      </w:r>
      <w:r w:rsidR="00682875" w:rsidRPr="006543A8">
        <w:rPr>
          <w:noProof/>
        </w:rPr>
        <w:t xml:space="preserve">$400 per acre annually, to mitigate leafhopper-borne diseases (Galinato 2020). By refining our understanding of </w:t>
      </w:r>
      <w:r w:rsidR="00FE742F" w:rsidRPr="006543A8">
        <w:rPr>
          <w:i/>
          <w:iCs/>
          <w:noProof/>
        </w:rPr>
        <w:t>N. tenellus</w:t>
      </w:r>
      <w:r w:rsidR="00682875" w:rsidRPr="006543A8">
        <w:rPr>
          <w:noProof/>
        </w:rPr>
        <w:t xml:space="preserve"> movement and feeding behavior, we can enhance predictive models and decision-support systems, potentially reducing unnecessary pesticide applications. Our findings </w:t>
      </w:r>
      <w:r w:rsidR="00541D0F" w:rsidRPr="006543A8">
        <w:rPr>
          <w:noProof/>
        </w:rPr>
        <w:t xml:space="preserve">can </w:t>
      </w:r>
      <w:r w:rsidR="00541D0F" w:rsidRPr="006543A8">
        <w:t xml:space="preserve">support more effective and sustainable pest control measures with demonstrated economic impact and are part of a larger monitoring network through </w:t>
      </w:r>
      <w:r w:rsidR="00682875" w:rsidRPr="006543A8">
        <w:rPr>
          <w:noProof/>
        </w:rPr>
        <w:t>Washington State University’s Decision Aid System, which provides precision pest management recommendations and has already saved potato farmers $9 million annually</w:t>
      </w:r>
      <w:ins w:id="662" w:author="Anderson, Riley Morgan" w:date="2025-12-09T11:39:00Z" w16du:dateUtc="2025-12-09T16:39:00Z">
        <w:r w:rsidR="00B033E8">
          <w:rPr>
            <w:noProof/>
          </w:rPr>
          <w:t xml:space="preserve"> (citation)</w:t>
        </w:r>
      </w:ins>
      <w:r w:rsidR="00682875" w:rsidRPr="006543A8">
        <w:rPr>
          <w:noProof/>
        </w:rPr>
        <w:t xml:space="preserve">. </w:t>
      </w:r>
      <w:r w:rsidR="00AA750E">
        <w:rPr>
          <w:noProof/>
        </w:rPr>
        <w:t>Models that link vector movement with host use patterns across seasons may offer a new tool in the battle against insect-borne pathogens</w:t>
      </w:r>
      <w:r w:rsidR="00682875" w:rsidRPr="006543A8">
        <w:rPr>
          <w:noProof/>
        </w:rPr>
        <w:t>.</w:t>
      </w:r>
      <w:r w:rsidR="00AA750E">
        <w:rPr>
          <w:noProof/>
        </w:rPr>
        <w:t xml:space="preserve"> </w:t>
      </w:r>
    </w:p>
    <w:p w14:paraId="477335FE" w14:textId="77777777" w:rsidR="008552DF" w:rsidRPr="008552DF" w:rsidRDefault="008552DF" w:rsidP="008552DF">
      <w:pPr>
        <w:pStyle w:val="paragraph"/>
        <w:spacing w:before="0" w:beforeAutospacing="0" w:after="0" w:afterAutospacing="0" w:line="480" w:lineRule="auto"/>
        <w:ind w:firstLine="540"/>
        <w:contextualSpacing/>
        <w:textAlignment w:val="baseline"/>
        <w:rPr>
          <w:rStyle w:val="CommentReference"/>
          <w:noProof/>
          <w:sz w:val="24"/>
          <w:szCs w:val="24"/>
        </w:rPr>
      </w:pPr>
    </w:p>
    <w:p w14:paraId="41C15B38" w14:textId="31C40338" w:rsidR="00584B76" w:rsidRPr="006543A8" w:rsidRDefault="00584B76" w:rsidP="003B0956">
      <w:pPr>
        <w:spacing w:after="0" w:line="480" w:lineRule="auto"/>
        <w:contextualSpacing/>
        <w:rPr>
          <w:rFonts w:ascii="Times New Roman" w:hAnsi="Times New Roman" w:cs="Times New Roman"/>
          <w:b/>
          <w:bCs/>
          <w:sz w:val="24"/>
          <w:szCs w:val="24"/>
        </w:rPr>
      </w:pPr>
      <w:bookmarkStart w:id="663" w:name="_Hlk205372175"/>
      <w:r w:rsidRPr="006543A8">
        <w:rPr>
          <w:rFonts w:ascii="Times New Roman" w:hAnsi="Times New Roman" w:cs="Times New Roman"/>
          <w:b/>
          <w:bCs/>
          <w:sz w:val="24"/>
          <w:szCs w:val="24"/>
        </w:rPr>
        <w:t>Acknowledgements</w:t>
      </w:r>
      <w:r w:rsidR="006543A8">
        <w:rPr>
          <w:rFonts w:ascii="Times New Roman" w:hAnsi="Times New Roman" w:cs="Times New Roman"/>
          <w:b/>
          <w:bCs/>
          <w:sz w:val="24"/>
          <w:szCs w:val="24"/>
        </w:rPr>
        <w:t>:</w:t>
      </w:r>
    </w:p>
    <w:p w14:paraId="51C1511F" w14:textId="366B9C1A" w:rsidR="00C75D24" w:rsidRPr="006543A8" w:rsidRDefault="00584B76" w:rsidP="003B0956">
      <w:pPr>
        <w:spacing w:after="0" w:line="480" w:lineRule="auto"/>
        <w:ind w:firstLine="547"/>
        <w:contextualSpacing/>
        <w:rPr>
          <w:rFonts w:ascii="Times New Roman" w:hAnsi="Times New Roman" w:cs="Times New Roman"/>
          <w:sz w:val="24"/>
          <w:szCs w:val="24"/>
        </w:rPr>
      </w:pPr>
      <w:r w:rsidRPr="006543A8">
        <w:rPr>
          <w:rFonts w:ascii="Times New Roman" w:hAnsi="Times New Roman" w:cs="Times New Roman"/>
          <w:sz w:val="24"/>
          <w:szCs w:val="24"/>
        </w:rPr>
        <w:t>Thanks to Heather Headrick</w:t>
      </w:r>
      <w:r w:rsidRPr="006543A8">
        <w:rPr>
          <w:rFonts w:ascii="Times New Roman" w:hAnsi="Times New Roman" w:cs="Times New Roman"/>
          <w:sz w:val="24"/>
          <w:szCs w:val="24"/>
          <w:vertAlign w:val="superscript"/>
        </w:rPr>
        <w:t xml:space="preserve"> </w:t>
      </w:r>
      <w:r w:rsidR="00317739" w:rsidRPr="006543A8">
        <w:rPr>
          <w:rFonts w:ascii="Times New Roman" w:hAnsi="Times New Roman" w:cs="Times New Roman"/>
          <w:sz w:val="24"/>
          <w:szCs w:val="24"/>
        </w:rPr>
        <w:t>at</w:t>
      </w:r>
      <w:r w:rsidRPr="006543A8">
        <w:rPr>
          <w:rFonts w:ascii="Times New Roman" w:hAnsi="Times New Roman" w:cs="Times New Roman"/>
          <w:sz w:val="24"/>
          <w:szCs w:val="24"/>
        </w:rPr>
        <w:t xml:space="preserve"> the USDA-ARS Wapato</w:t>
      </w:r>
      <w:r w:rsidR="00317739" w:rsidRPr="006543A8">
        <w:rPr>
          <w:rFonts w:ascii="Times New Roman" w:hAnsi="Times New Roman" w:cs="Times New Roman"/>
          <w:sz w:val="24"/>
          <w:szCs w:val="24"/>
        </w:rPr>
        <w:t>, WA</w:t>
      </w:r>
      <w:r w:rsidRPr="006543A8">
        <w:rPr>
          <w:rFonts w:ascii="Times New Roman" w:hAnsi="Times New Roman" w:cs="Times New Roman"/>
          <w:sz w:val="24"/>
          <w:szCs w:val="24"/>
        </w:rPr>
        <w:t xml:space="preserve"> lab and to Derek Pouchnik</w:t>
      </w:r>
      <w:r w:rsidR="00317739" w:rsidRPr="006543A8">
        <w:rPr>
          <w:rFonts w:ascii="Times New Roman" w:hAnsi="Times New Roman" w:cs="Times New Roman"/>
          <w:sz w:val="24"/>
          <w:szCs w:val="24"/>
        </w:rPr>
        <w:t xml:space="preserve"> at the WSU Laboratory for Biotechnology and Bioanalysis Genomics Laboratory</w:t>
      </w:r>
      <w:r w:rsidRPr="006543A8">
        <w:rPr>
          <w:rFonts w:ascii="Times New Roman" w:hAnsi="Times New Roman" w:cs="Times New Roman"/>
          <w:sz w:val="24"/>
          <w:szCs w:val="24"/>
        </w:rPr>
        <w:t xml:space="preserve"> for their technical assistance.</w:t>
      </w:r>
      <w:r w:rsidR="00E12724">
        <w:rPr>
          <w:rFonts w:ascii="Times New Roman" w:hAnsi="Times New Roman" w:cs="Times New Roman"/>
          <w:sz w:val="24"/>
          <w:szCs w:val="24"/>
        </w:rPr>
        <w:t xml:space="preserve"> Special thanks to B.B. Porter</w:t>
      </w:r>
      <w:r w:rsidR="003B0956">
        <w:rPr>
          <w:rFonts w:ascii="Times New Roman" w:hAnsi="Times New Roman" w:cs="Times New Roman"/>
          <w:sz w:val="24"/>
          <w:szCs w:val="24"/>
        </w:rPr>
        <w:t>.</w:t>
      </w:r>
    </w:p>
    <w:bookmarkEnd w:id="663"/>
    <w:p w14:paraId="763D4F82" w14:textId="77777777" w:rsidR="00C75D24" w:rsidRPr="006543A8" w:rsidRDefault="00C75D24" w:rsidP="0017489D">
      <w:pPr>
        <w:spacing w:after="0" w:line="480" w:lineRule="auto"/>
        <w:contextualSpacing/>
        <w:rPr>
          <w:rStyle w:val="normaltextrun"/>
          <w:rFonts w:ascii="Times New Roman" w:eastAsiaTheme="majorEastAsia" w:hAnsi="Times New Roman" w:cs="Times New Roman"/>
          <w:b/>
          <w:bCs/>
          <w:sz w:val="24"/>
          <w:szCs w:val="24"/>
        </w:rPr>
      </w:pPr>
    </w:p>
    <w:p w14:paraId="0F4EAA19" w14:textId="26961E44" w:rsidR="0093472A" w:rsidRPr="006543A8" w:rsidRDefault="0093472A" w:rsidP="0017489D">
      <w:pPr>
        <w:spacing w:after="0" w:line="480" w:lineRule="auto"/>
        <w:contextualSpacing/>
        <w:rPr>
          <w:rStyle w:val="normaltextrun"/>
          <w:rFonts w:ascii="Times New Roman" w:eastAsiaTheme="majorEastAsia" w:hAnsi="Times New Roman" w:cs="Times New Roman"/>
          <w:b/>
          <w:bCs/>
          <w:sz w:val="24"/>
          <w:szCs w:val="24"/>
        </w:rPr>
      </w:pPr>
      <w:bookmarkStart w:id="664" w:name="_Hlk205372420"/>
      <w:r w:rsidRPr="006543A8">
        <w:rPr>
          <w:rStyle w:val="normaltextrun"/>
          <w:rFonts w:ascii="Times New Roman" w:eastAsiaTheme="majorEastAsia" w:hAnsi="Times New Roman" w:cs="Times New Roman"/>
          <w:b/>
          <w:bCs/>
          <w:sz w:val="24"/>
          <w:szCs w:val="24"/>
        </w:rPr>
        <w:t>References</w:t>
      </w:r>
      <w:r w:rsidR="006543A8">
        <w:rPr>
          <w:rStyle w:val="normaltextrun"/>
          <w:rFonts w:ascii="Times New Roman" w:eastAsiaTheme="majorEastAsia" w:hAnsi="Times New Roman" w:cs="Times New Roman"/>
          <w:b/>
          <w:bCs/>
          <w:sz w:val="24"/>
          <w:szCs w:val="24"/>
        </w:rPr>
        <w:t>:</w:t>
      </w:r>
    </w:p>
    <w:bookmarkEnd w:id="664"/>
    <w:p w14:paraId="7069C04F" w14:textId="1EB02A94"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 xml:space="preserve">Alkhatib BM, Belteton S,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Creamer R.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Immunolocalization of Beet Curly Top Virus</w:t>
      </w:r>
      <w:r w:rsidR="00B81B66">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sz w:val="24"/>
          <w:szCs w:val="24"/>
        </w:rPr>
        <w:t xml:space="preserve">(BCTV) and </w:t>
      </w:r>
      <w:proofErr w:type="spellStart"/>
      <w:r w:rsidRPr="00CD77F0">
        <w:rPr>
          <w:rFonts w:ascii="Times New Roman" w:eastAsiaTheme="majorEastAsia" w:hAnsi="Times New Roman" w:cs="Times New Roman"/>
          <w:sz w:val="24"/>
          <w:szCs w:val="24"/>
        </w:rPr>
        <w:t>GroEL</w:t>
      </w:r>
      <w:proofErr w:type="spellEnd"/>
      <w:r w:rsidRPr="00CD77F0">
        <w:rPr>
          <w:rFonts w:ascii="Times New Roman" w:eastAsiaTheme="majorEastAsia" w:hAnsi="Times New Roman" w:cs="Times New Roman"/>
          <w:sz w:val="24"/>
          <w:szCs w:val="24"/>
        </w:rPr>
        <w:t xml:space="preserve"> chaperon protein of endosymbionts in beet leafhopper (</w:t>
      </w:r>
      <w:proofErr w:type="spellStart"/>
      <w:r w:rsidRPr="00CD77F0">
        <w:rPr>
          <w:rFonts w:ascii="Times New Roman" w:eastAsiaTheme="majorEastAsia" w:hAnsi="Times New Roman" w:cs="Times New Roman"/>
          <w:sz w:val="24"/>
          <w:szCs w:val="24"/>
        </w:rPr>
        <w:t>Circulifer</w:t>
      </w:r>
      <w:proofErr w:type="spellEnd"/>
      <w:r w:rsidRPr="00CD77F0">
        <w:rPr>
          <w:rFonts w:ascii="Times New Roman" w:eastAsiaTheme="majorEastAsia" w:hAnsi="Times New Roman" w:cs="Times New Roman"/>
          <w:sz w:val="24"/>
          <w:szCs w:val="24"/>
        </w:rPr>
        <w:t xml:space="preserve"> tenellus) vector tissue. </w:t>
      </w:r>
      <w:r w:rsidRPr="00CD77F0">
        <w:rPr>
          <w:rFonts w:ascii="Times New Roman" w:eastAsiaTheme="majorEastAsia" w:hAnsi="Times New Roman" w:cs="Times New Roman"/>
          <w:i/>
          <w:iCs/>
          <w:sz w:val="24"/>
          <w:szCs w:val="24"/>
        </w:rPr>
        <w:t>Viruses</w:t>
      </w:r>
      <w:r w:rsidRPr="00CD77F0">
        <w:rPr>
          <w:rFonts w:ascii="Times New Roman" w:eastAsiaTheme="majorEastAsia" w:hAnsi="Times New Roman" w:cs="Times New Roman"/>
          <w:sz w:val="24"/>
          <w:szCs w:val="24"/>
        </w:rPr>
        <w:t>. 16:1571. https://doi.org/10.3390/v16101571.</w:t>
      </w:r>
    </w:p>
    <w:p w14:paraId="7B38DD38" w14:textId="2AFD9BB9"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Altschul SF, Gish W, Miller W,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1990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Basic local alignment search tool. </w:t>
      </w:r>
      <w:r w:rsidRPr="00CD77F0">
        <w:rPr>
          <w:rFonts w:ascii="Times New Roman" w:eastAsiaTheme="majorEastAsia" w:hAnsi="Times New Roman" w:cs="Times New Roman"/>
          <w:i/>
          <w:iCs/>
          <w:sz w:val="24"/>
          <w:szCs w:val="24"/>
        </w:rPr>
        <w:t>J. Mol. Biol.</w:t>
      </w:r>
      <w:r w:rsidRPr="00CD77F0">
        <w:rPr>
          <w:rFonts w:ascii="Times New Roman" w:eastAsiaTheme="majorEastAsia" w:hAnsi="Times New Roman" w:cs="Times New Roman"/>
          <w:sz w:val="24"/>
          <w:szCs w:val="24"/>
        </w:rPr>
        <w:t xml:space="preserve"> 215:403–410. https://doi.org/10.1016/S0022-2836(05)80360-2.</w:t>
      </w:r>
    </w:p>
    <w:p w14:paraId="5D8D1D00" w14:textId="578B1956"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Anderson MJ,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Willis TJ.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2003</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Canonical analysis of principal coordinates: a useful method of constrained ordination for ecology. </w:t>
      </w:r>
      <w:r w:rsidRPr="00CD77F0">
        <w:rPr>
          <w:rFonts w:ascii="Times New Roman" w:eastAsiaTheme="majorEastAsia" w:hAnsi="Times New Roman" w:cs="Times New Roman"/>
          <w:i/>
          <w:iCs/>
          <w:sz w:val="24"/>
          <w:szCs w:val="24"/>
        </w:rPr>
        <w:t>Ecology</w:t>
      </w:r>
      <w:r w:rsidRPr="00CD77F0">
        <w:rPr>
          <w:rFonts w:ascii="Times New Roman" w:eastAsiaTheme="majorEastAsia" w:hAnsi="Times New Roman" w:cs="Times New Roman"/>
          <w:sz w:val="24"/>
          <w:szCs w:val="24"/>
        </w:rPr>
        <w:t>. 84:511–525.</w:t>
      </w:r>
    </w:p>
    <w:p w14:paraId="7B8F9C56" w14:textId="7B661B3E"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Avanesyan A, </w:t>
      </w:r>
      <w:proofErr w:type="spellStart"/>
      <w:r w:rsidRPr="00CD77F0">
        <w:rPr>
          <w:rFonts w:ascii="Times New Roman" w:eastAsiaTheme="majorEastAsia" w:hAnsi="Times New Roman" w:cs="Times New Roman"/>
          <w:sz w:val="24"/>
          <w:szCs w:val="24"/>
        </w:rPr>
        <w:t>Illahi</w:t>
      </w:r>
      <w:proofErr w:type="spellEnd"/>
      <w:r w:rsidRPr="00CD77F0">
        <w:rPr>
          <w:rFonts w:ascii="Times New Roman" w:eastAsiaTheme="majorEastAsia" w:hAnsi="Times New Roman" w:cs="Times New Roman"/>
          <w:sz w:val="24"/>
          <w:szCs w:val="24"/>
        </w:rPr>
        <w:t xml:space="preserve"> N,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Lamp WO.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2021</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Detecting ingested host plant DNA in potato leafhopper (Hemiptera: Cicadellidae): potential use of molecular markers for gut content analysis. </w:t>
      </w:r>
      <w:r w:rsidRPr="00CD77F0">
        <w:rPr>
          <w:rFonts w:ascii="Times New Roman" w:eastAsiaTheme="majorEastAsia" w:hAnsi="Times New Roman" w:cs="Times New Roman"/>
          <w:i/>
          <w:iCs/>
          <w:sz w:val="24"/>
          <w:szCs w:val="24"/>
        </w:rPr>
        <w:t xml:space="preserve">J. Econ.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114:472–475.</w:t>
      </w:r>
    </w:p>
    <w:p w14:paraId="69D6109E" w14:textId="72D1A7FB"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Bennett CW.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1971</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 xml:space="preserve">The curly top disease of </w:t>
      </w:r>
      <w:proofErr w:type="spellStart"/>
      <w:r w:rsidRPr="00CD77F0">
        <w:rPr>
          <w:rFonts w:ascii="Times New Roman" w:eastAsiaTheme="majorEastAsia" w:hAnsi="Times New Roman" w:cs="Times New Roman"/>
          <w:i/>
          <w:iCs/>
          <w:sz w:val="24"/>
          <w:szCs w:val="24"/>
        </w:rPr>
        <w:t>sugarbeet</w:t>
      </w:r>
      <w:proofErr w:type="spellEnd"/>
      <w:r w:rsidRPr="00CD77F0">
        <w:rPr>
          <w:rFonts w:ascii="Times New Roman" w:eastAsiaTheme="majorEastAsia" w:hAnsi="Times New Roman" w:cs="Times New Roman"/>
          <w:i/>
          <w:iCs/>
          <w:sz w:val="24"/>
          <w:szCs w:val="24"/>
        </w:rPr>
        <w:t xml:space="preserve"> and other plants</w:t>
      </w:r>
      <w:r w:rsidRPr="00CD77F0">
        <w:rPr>
          <w:rFonts w:ascii="Times New Roman" w:eastAsiaTheme="majorEastAsia" w:hAnsi="Times New Roman" w:cs="Times New Roman"/>
          <w:sz w:val="24"/>
          <w:szCs w:val="24"/>
        </w:rPr>
        <w:t xml:space="preserve">, Monograph No. 7. American </w:t>
      </w:r>
      <w:proofErr w:type="spellStart"/>
      <w:r w:rsidRPr="00CD77F0">
        <w:rPr>
          <w:rFonts w:ascii="Times New Roman" w:eastAsiaTheme="majorEastAsia" w:hAnsi="Times New Roman" w:cs="Times New Roman"/>
          <w:sz w:val="24"/>
          <w:szCs w:val="24"/>
        </w:rPr>
        <w:t>Phytopathological</w:t>
      </w:r>
      <w:proofErr w:type="spellEnd"/>
      <w:r w:rsidRPr="00CD77F0">
        <w:rPr>
          <w:rFonts w:ascii="Times New Roman" w:eastAsiaTheme="majorEastAsia" w:hAnsi="Times New Roman" w:cs="Times New Roman"/>
          <w:sz w:val="24"/>
          <w:szCs w:val="24"/>
        </w:rPr>
        <w:t xml:space="preserve"> Society; St. Paul (MN).</w:t>
      </w:r>
    </w:p>
    <w:p w14:paraId="5656BB35" w14:textId="74AF9EC0"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Brewster CC,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Allen JC.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1997</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Spatiotemporal model for studying insect dynamics in large-scale cropping systems. </w:t>
      </w:r>
      <w:r w:rsidRPr="00CD77F0">
        <w:rPr>
          <w:rFonts w:ascii="Times New Roman" w:eastAsiaTheme="majorEastAsia" w:hAnsi="Times New Roman" w:cs="Times New Roman"/>
          <w:i/>
          <w:iCs/>
          <w:sz w:val="24"/>
          <w:szCs w:val="24"/>
        </w:rPr>
        <w:t xml:space="preserve">Environ.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26:473–482.</w:t>
      </w:r>
    </w:p>
    <w:p w14:paraId="6071E4BE" w14:textId="7621D2D1" w:rsidR="0074511A" w:rsidRDefault="0074511A" w:rsidP="00B81B66">
      <w:pPr>
        <w:spacing w:after="0" w:line="480" w:lineRule="auto"/>
        <w:ind w:left="720" w:hanging="720"/>
        <w:rPr>
          <w:ins w:id="665" w:author="Wagstaff, Camille" w:date="2025-12-04T11:47:00Z" w16du:dateUtc="2025-12-04T19:47:00Z"/>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Cici SZH,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Van Acker RC.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2011</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Relative freezing tolerance of facultative winter annual weeds. </w:t>
      </w:r>
      <w:r w:rsidRPr="00CD77F0">
        <w:rPr>
          <w:rFonts w:ascii="Times New Roman" w:eastAsiaTheme="majorEastAsia" w:hAnsi="Times New Roman" w:cs="Times New Roman"/>
          <w:i/>
          <w:iCs/>
          <w:sz w:val="24"/>
          <w:szCs w:val="24"/>
        </w:rPr>
        <w:t>Can. J. Plant Sci.</w:t>
      </w:r>
      <w:r w:rsidRPr="00CD77F0">
        <w:rPr>
          <w:rFonts w:ascii="Times New Roman" w:eastAsiaTheme="majorEastAsia" w:hAnsi="Times New Roman" w:cs="Times New Roman"/>
          <w:sz w:val="24"/>
          <w:szCs w:val="24"/>
        </w:rPr>
        <w:t xml:space="preserve"> 91:759–763.</w:t>
      </w:r>
    </w:p>
    <w:p w14:paraId="2CC692E9" w14:textId="78B548A0" w:rsidR="00C338F1" w:rsidRPr="00CD77F0" w:rsidRDefault="00C338F1" w:rsidP="00B81B66">
      <w:pPr>
        <w:spacing w:after="0" w:line="480" w:lineRule="auto"/>
        <w:ind w:left="720" w:hanging="720"/>
        <w:rPr>
          <w:rFonts w:ascii="Times New Roman" w:eastAsiaTheme="majorEastAsia" w:hAnsi="Times New Roman" w:cs="Times New Roman"/>
          <w:sz w:val="24"/>
          <w:szCs w:val="24"/>
        </w:rPr>
      </w:pPr>
      <w:ins w:id="666" w:author="Wagstaff, Camille" w:date="2025-12-04T11:47:00Z">
        <w:r w:rsidRPr="00C338F1">
          <w:rPr>
            <w:rFonts w:ascii="Times New Roman" w:eastAsiaTheme="majorEastAsia" w:hAnsi="Times New Roman" w:cs="Times New Roman"/>
            <w:sz w:val="24"/>
            <w:szCs w:val="24"/>
          </w:rPr>
          <w:t>Chen LF</w:t>
        </w:r>
      </w:ins>
      <w:ins w:id="667" w:author="Wagstaff, Camille" w:date="2025-12-04T11:47:00Z" w16du:dateUtc="2025-12-04T19:47:00Z">
        <w:r w:rsidRPr="00C338F1">
          <w:rPr>
            <w:rFonts w:ascii="Times New Roman" w:eastAsiaTheme="majorEastAsia" w:hAnsi="Times New Roman" w:cs="Times New Roman"/>
            <w:sz w:val="24"/>
            <w:szCs w:val="24"/>
          </w:rPr>
          <w:t xml:space="preserve"> &amp;</w:t>
        </w:r>
      </w:ins>
      <w:ins w:id="668" w:author="Wagstaff, Camille" w:date="2025-12-04T11:47:00Z">
        <w:r w:rsidRPr="00C338F1">
          <w:rPr>
            <w:rFonts w:ascii="Times New Roman" w:eastAsiaTheme="majorEastAsia" w:hAnsi="Times New Roman" w:cs="Times New Roman"/>
            <w:sz w:val="24"/>
            <w:szCs w:val="24"/>
          </w:rPr>
          <w:t xml:space="preserve"> </w:t>
        </w:r>
        <w:r w:rsidRPr="00C338F1">
          <w:rPr>
            <w:rFonts w:ascii="Times New Roman" w:eastAsiaTheme="majorEastAsia" w:hAnsi="Times New Roman" w:cs="Times New Roman"/>
            <w:sz w:val="24"/>
            <w:szCs w:val="24"/>
            <w:rPrChange w:id="669" w:author="Wagstaff, Camille" w:date="2025-12-04T11:47:00Z" w16du:dateUtc="2025-12-04T19:47:00Z">
              <w:rPr>
                <w:rFonts w:ascii="Times New Roman" w:eastAsiaTheme="majorEastAsia" w:hAnsi="Times New Roman" w:cs="Times New Roman"/>
                <w:b/>
                <w:bCs/>
                <w:sz w:val="24"/>
                <w:szCs w:val="24"/>
              </w:rPr>
            </w:rPrChange>
          </w:rPr>
          <w:t>Gilbertson</w:t>
        </w:r>
      </w:ins>
      <w:ins w:id="670" w:author="Wagstaff, Camille" w:date="2025-12-04T11:47:00Z" w16du:dateUtc="2025-12-04T19:47:00Z">
        <w:r w:rsidRPr="00C338F1">
          <w:rPr>
            <w:rFonts w:ascii="Times New Roman" w:eastAsiaTheme="majorEastAsia" w:hAnsi="Times New Roman" w:cs="Times New Roman"/>
            <w:sz w:val="24"/>
            <w:szCs w:val="24"/>
            <w:rPrChange w:id="671" w:author="Wagstaff, Camille" w:date="2025-12-04T11:47:00Z" w16du:dateUtc="2025-12-04T19:47:00Z">
              <w:rPr>
                <w:rFonts w:ascii="Times New Roman" w:eastAsiaTheme="majorEastAsia" w:hAnsi="Times New Roman" w:cs="Times New Roman"/>
                <w:b/>
                <w:bCs/>
                <w:sz w:val="24"/>
                <w:szCs w:val="24"/>
              </w:rPr>
            </w:rPrChange>
          </w:rPr>
          <w:t xml:space="preserve"> RL</w:t>
        </w:r>
      </w:ins>
      <w:ins w:id="672" w:author="Wagstaff, Camille" w:date="2025-12-04T11:47:00Z">
        <w:r w:rsidRPr="00C338F1">
          <w:rPr>
            <w:rFonts w:ascii="Times New Roman" w:eastAsiaTheme="majorEastAsia" w:hAnsi="Times New Roman" w:cs="Times New Roman"/>
            <w:sz w:val="24"/>
            <w:szCs w:val="24"/>
          </w:rPr>
          <w:t xml:space="preserve">. 2016. Transmission of </w:t>
        </w:r>
        <w:proofErr w:type="spellStart"/>
        <w:r w:rsidRPr="00C338F1">
          <w:rPr>
            <w:rFonts w:ascii="Times New Roman" w:eastAsiaTheme="majorEastAsia" w:hAnsi="Times New Roman" w:cs="Times New Roman"/>
            <w:sz w:val="24"/>
            <w:szCs w:val="24"/>
          </w:rPr>
          <w:t>Curtoviruses</w:t>
        </w:r>
        <w:proofErr w:type="spellEnd"/>
        <w:r w:rsidRPr="00C338F1">
          <w:rPr>
            <w:rFonts w:ascii="Times New Roman" w:eastAsiaTheme="majorEastAsia" w:hAnsi="Times New Roman" w:cs="Times New Roman"/>
            <w:sz w:val="24"/>
            <w:szCs w:val="24"/>
          </w:rPr>
          <w:t xml:space="preserve"> (</w:t>
        </w:r>
        <w:r w:rsidRPr="00C338F1">
          <w:rPr>
            <w:rFonts w:ascii="Times New Roman" w:eastAsiaTheme="majorEastAsia" w:hAnsi="Times New Roman" w:cs="Times New Roman"/>
            <w:sz w:val="24"/>
            <w:szCs w:val="24"/>
            <w:rPrChange w:id="673" w:author="Wagstaff, Camille" w:date="2025-12-04T11:48:00Z" w16du:dateUtc="2025-12-04T19:48:00Z">
              <w:rPr>
                <w:rFonts w:ascii="Times New Roman" w:eastAsiaTheme="majorEastAsia" w:hAnsi="Times New Roman" w:cs="Times New Roman"/>
                <w:b/>
                <w:bCs/>
                <w:sz w:val="24"/>
                <w:szCs w:val="24"/>
              </w:rPr>
            </w:rPrChange>
          </w:rPr>
          <w:t>Beet curly top virus</w:t>
        </w:r>
        <w:r w:rsidRPr="00C338F1">
          <w:rPr>
            <w:rFonts w:ascii="Times New Roman" w:eastAsiaTheme="majorEastAsia" w:hAnsi="Times New Roman" w:cs="Times New Roman"/>
            <w:sz w:val="24"/>
            <w:szCs w:val="24"/>
          </w:rPr>
          <w:t xml:space="preserve">) by the </w:t>
        </w:r>
        <w:r w:rsidRPr="00C338F1">
          <w:rPr>
            <w:rFonts w:ascii="Times New Roman" w:eastAsiaTheme="majorEastAsia" w:hAnsi="Times New Roman" w:cs="Times New Roman"/>
            <w:sz w:val="24"/>
            <w:szCs w:val="24"/>
            <w:rPrChange w:id="674" w:author="Wagstaff, Camille" w:date="2025-12-04T11:48:00Z" w16du:dateUtc="2025-12-04T19:48:00Z">
              <w:rPr>
                <w:rFonts w:ascii="Times New Roman" w:eastAsiaTheme="majorEastAsia" w:hAnsi="Times New Roman" w:cs="Times New Roman"/>
                <w:b/>
                <w:bCs/>
                <w:sz w:val="24"/>
                <w:szCs w:val="24"/>
              </w:rPr>
            </w:rPrChange>
          </w:rPr>
          <w:t>Beet leafhopper</w:t>
        </w:r>
        <w:r w:rsidRPr="00C338F1">
          <w:rPr>
            <w:rFonts w:ascii="Times New Roman" w:eastAsiaTheme="majorEastAsia" w:hAnsi="Times New Roman" w:cs="Times New Roman"/>
            <w:sz w:val="24"/>
            <w:szCs w:val="24"/>
          </w:rPr>
          <w:t xml:space="preserve"> (</w:t>
        </w:r>
        <w:proofErr w:type="spellStart"/>
        <w:r w:rsidRPr="00C338F1">
          <w:rPr>
            <w:rFonts w:ascii="Times New Roman" w:eastAsiaTheme="majorEastAsia" w:hAnsi="Times New Roman" w:cs="Times New Roman"/>
            <w:i/>
            <w:iCs/>
            <w:sz w:val="24"/>
            <w:szCs w:val="24"/>
          </w:rPr>
          <w:t>Circulifer</w:t>
        </w:r>
        <w:proofErr w:type="spellEnd"/>
        <w:r w:rsidRPr="00C338F1">
          <w:rPr>
            <w:rFonts w:ascii="Times New Roman" w:eastAsiaTheme="majorEastAsia" w:hAnsi="Times New Roman" w:cs="Times New Roman"/>
            <w:i/>
            <w:iCs/>
            <w:sz w:val="24"/>
            <w:szCs w:val="24"/>
          </w:rPr>
          <w:t xml:space="preserve"> tenellus</w:t>
        </w:r>
        <w:r w:rsidRPr="00C338F1">
          <w:rPr>
            <w:rFonts w:ascii="Times New Roman" w:eastAsiaTheme="majorEastAsia" w:hAnsi="Times New Roman" w:cs="Times New Roman"/>
            <w:sz w:val="24"/>
            <w:szCs w:val="24"/>
          </w:rPr>
          <w:t xml:space="preserve">). In: Brown, J. K. (ed.), </w:t>
        </w:r>
        <w:r w:rsidRPr="00C338F1">
          <w:rPr>
            <w:rFonts w:ascii="Times New Roman" w:eastAsiaTheme="majorEastAsia" w:hAnsi="Times New Roman" w:cs="Times New Roman"/>
            <w:i/>
            <w:iCs/>
            <w:sz w:val="24"/>
            <w:szCs w:val="24"/>
          </w:rPr>
          <w:t>Vector-Mediated Transmission of Plant Pathogens</w:t>
        </w:r>
        <w:r w:rsidRPr="00C338F1">
          <w:rPr>
            <w:rFonts w:ascii="Times New Roman" w:eastAsiaTheme="majorEastAsia" w:hAnsi="Times New Roman" w:cs="Times New Roman"/>
            <w:sz w:val="24"/>
            <w:szCs w:val="24"/>
          </w:rPr>
          <w:t xml:space="preserve">. The American </w:t>
        </w:r>
        <w:proofErr w:type="spellStart"/>
        <w:r w:rsidRPr="00C338F1">
          <w:rPr>
            <w:rFonts w:ascii="Times New Roman" w:eastAsiaTheme="majorEastAsia" w:hAnsi="Times New Roman" w:cs="Times New Roman"/>
            <w:sz w:val="24"/>
            <w:szCs w:val="24"/>
          </w:rPr>
          <w:t>Phytopathological</w:t>
        </w:r>
        <w:proofErr w:type="spellEnd"/>
        <w:r w:rsidRPr="00C338F1">
          <w:rPr>
            <w:rFonts w:ascii="Times New Roman" w:eastAsiaTheme="majorEastAsia" w:hAnsi="Times New Roman" w:cs="Times New Roman"/>
            <w:sz w:val="24"/>
            <w:szCs w:val="24"/>
          </w:rPr>
          <w:t xml:space="preserve"> Society, St. Paul, MN, pp. 243–262</w:t>
        </w:r>
      </w:ins>
    </w:p>
    <w:p w14:paraId="5049550E" w14:textId="34306126"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Cooper WR, Horton DR, Wildung MR,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2019</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Host and non-host 'whistle stops' for psyllids: molecular gut content analysis by high-throughput sequencing reveals landscape-level movements of </w:t>
      </w:r>
      <w:proofErr w:type="spellStart"/>
      <w:r w:rsidRPr="00CD77F0">
        <w:rPr>
          <w:rFonts w:ascii="Times New Roman" w:eastAsiaTheme="majorEastAsia" w:hAnsi="Times New Roman" w:cs="Times New Roman"/>
          <w:sz w:val="24"/>
          <w:szCs w:val="24"/>
        </w:rPr>
        <w:t>Psylloidea</w:t>
      </w:r>
      <w:proofErr w:type="spellEnd"/>
      <w:r w:rsidRPr="00CD77F0">
        <w:rPr>
          <w:rFonts w:ascii="Times New Roman" w:eastAsiaTheme="majorEastAsia" w:hAnsi="Times New Roman" w:cs="Times New Roman"/>
          <w:sz w:val="24"/>
          <w:szCs w:val="24"/>
        </w:rPr>
        <w:t xml:space="preserve"> (Hemiptera). </w:t>
      </w:r>
      <w:r w:rsidRPr="00CD77F0">
        <w:rPr>
          <w:rFonts w:ascii="Times New Roman" w:eastAsiaTheme="majorEastAsia" w:hAnsi="Times New Roman" w:cs="Times New Roman"/>
          <w:i/>
          <w:iCs/>
          <w:sz w:val="24"/>
          <w:szCs w:val="24"/>
        </w:rPr>
        <w:t xml:space="preserve">Environ.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48:603–613.</w:t>
      </w:r>
    </w:p>
    <w:p w14:paraId="0C9EBBF4" w14:textId="0AD4A0E0"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 xml:space="preserve">Cooper WR, Marshall AT, Foutz JJ,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2022</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Directed sequencing of plant specific DNA identifies the dietary history of four species of </w:t>
      </w:r>
      <w:proofErr w:type="spellStart"/>
      <w:r w:rsidRPr="00CD77F0">
        <w:rPr>
          <w:rFonts w:ascii="Times New Roman" w:eastAsiaTheme="majorEastAsia" w:hAnsi="Times New Roman" w:cs="Times New Roman"/>
          <w:sz w:val="24"/>
          <w:szCs w:val="24"/>
        </w:rPr>
        <w:t>Auchenorrhyncha</w:t>
      </w:r>
      <w:proofErr w:type="spellEnd"/>
      <w:r w:rsidRPr="00CD77F0">
        <w:rPr>
          <w:rFonts w:ascii="Times New Roman" w:eastAsiaTheme="majorEastAsia" w:hAnsi="Times New Roman" w:cs="Times New Roman"/>
          <w:sz w:val="24"/>
          <w:szCs w:val="24"/>
        </w:rPr>
        <w:t xml:space="preserve"> (Hemiptera). </w:t>
      </w:r>
      <w:r w:rsidRPr="00CD77F0">
        <w:rPr>
          <w:rFonts w:ascii="Times New Roman" w:eastAsiaTheme="majorEastAsia" w:hAnsi="Times New Roman" w:cs="Times New Roman"/>
          <w:i/>
          <w:iCs/>
          <w:sz w:val="24"/>
          <w:szCs w:val="24"/>
        </w:rPr>
        <w:t xml:space="preserve">Ann.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 Soc. Am.</w:t>
      </w:r>
      <w:r w:rsidRPr="00CD77F0">
        <w:rPr>
          <w:rFonts w:ascii="Times New Roman" w:eastAsiaTheme="majorEastAsia" w:hAnsi="Times New Roman" w:cs="Times New Roman"/>
          <w:sz w:val="24"/>
          <w:szCs w:val="24"/>
        </w:rPr>
        <w:t xml:space="preserve"> 115:275–284.</w:t>
      </w:r>
    </w:p>
    <w:p w14:paraId="32E27B8A" w14:textId="4470B5B4" w:rsidR="0074511A" w:rsidRDefault="0074511A" w:rsidP="00581467">
      <w:pPr>
        <w:spacing w:after="0" w:line="480" w:lineRule="auto"/>
        <w:ind w:left="720" w:hanging="720"/>
        <w:rPr>
          <w:ins w:id="675" w:author="Wagstaff, Camille" w:date="2025-12-04T13:42:00Z" w16du:dateUtc="2025-12-04T21:42:00Z"/>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Cooper WR, Walker WB, </w:t>
      </w:r>
      <w:proofErr w:type="spellStart"/>
      <w:r w:rsidRPr="00CD77F0">
        <w:rPr>
          <w:rFonts w:ascii="Times New Roman" w:eastAsiaTheme="majorEastAsia" w:hAnsi="Times New Roman" w:cs="Times New Roman"/>
          <w:sz w:val="24"/>
          <w:szCs w:val="24"/>
        </w:rPr>
        <w:t>Angelella</w:t>
      </w:r>
      <w:proofErr w:type="spellEnd"/>
      <w:r w:rsidRPr="00CD77F0">
        <w:rPr>
          <w:rFonts w:ascii="Times New Roman" w:eastAsiaTheme="majorEastAsia" w:hAnsi="Times New Roman" w:cs="Times New Roman"/>
          <w:sz w:val="24"/>
          <w:szCs w:val="24"/>
        </w:rPr>
        <w:t xml:space="preserve"> GM,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2023</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Bacterial endosymbionts identified from leafhopper (Hemiptera: Cicadellidae) vectors of phytoplasmas. </w:t>
      </w:r>
      <w:r w:rsidRPr="00CD77F0">
        <w:rPr>
          <w:rFonts w:ascii="Times New Roman" w:eastAsiaTheme="majorEastAsia" w:hAnsi="Times New Roman" w:cs="Times New Roman"/>
          <w:i/>
          <w:iCs/>
          <w:sz w:val="24"/>
          <w:szCs w:val="24"/>
        </w:rPr>
        <w:t xml:space="preserve">Environ.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52:243–253.</w:t>
      </w:r>
    </w:p>
    <w:p w14:paraId="6B3B0D92" w14:textId="20447CEE" w:rsidR="00581467" w:rsidRPr="00581467" w:rsidRDefault="00581467" w:rsidP="00581467">
      <w:pPr>
        <w:spacing w:after="0" w:line="480" w:lineRule="auto"/>
        <w:rPr>
          <w:ins w:id="676" w:author="Wagstaff, Camille" w:date="2025-12-04T13:42:00Z" w16du:dateUtc="2025-12-04T21:42:00Z"/>
          <w:rFonts w:ascii="Times New Roman" w:hAnsi="Times New Roman" w:cs="Times New Roman"/>
          <w:sz w:val="24"/>
          <w:szCs w:val="24"/>
        </w:rPr>
      </w:pPr>
      <w:ins w:id="677" w:author="Wagstaff, Camille" w:date="2025-12-04T13:42:00Z" w16du:dateUtc="2025-12-04T21:42:00Z">
        <w:r w:rsidRPr="00581467">
          <w:rPr>
            <w:rFonts w:ascii="Times New Roman" w:hAnsi="Times New Roman" w:cs="Times New Roman"/>
            <w:sz w:val="24"/>
            <w:szCs w:val="24"/>
          </w:rPr>
          <w:t>Creamer R</w:t>
        </w:r>
      </w:ins>
      <w:ins w:id="678" w:author="Wagstaff, Camille" w:date="2025-12-04T13:43:00Z" w16du:dateUtc="2025-12-04T21:43:00Z">
        <w:r>
          <w:rPr>
            <w:rFonts w:ascii="Times New Roman" w:hAnsi="Times New Roman" w:cs="Times New Roman"/>
            <w:sz w:val="24"/>
            <w:szCs w:val="24"/>
          </w:rPr>
          <w:t>.</w:t>
        </w:r>
      </w:ins>
      <w:ins w:id="679" w:author="Wagstaff, Camille" w:date="2025-12-04T13:42:00Z" w16du:dateUtc="2025-12-04T21:42:00Z">
        <w:r w:rsidRPr="00581467">
          <w:rPr>
            <w:rFonts w:ascii="Times New Roman" w:hAnsi="Times New Roman" w:cs="Times New Roman"/>
            <w:sz w:val="24"/>
            <w:szCs w:val="24"/>
          </w:rPr>
          <w:t xml:space="preserve"> (2020). </w:t>
        </w:r>
        <w:r w:rsidRPr="00581467">
          <w:rPr>
            <w:rFonts w:ascii="Times New Roman" w:hAnsi="Times New Roman" w:cs="Times New Roman"/>
            <w:i/>
            <w:iCs/>
            <w:sz w:val="24"/>
            <w:szCs w:val="24"/>
          </w:rPr>
          <w:t>Beet curly top virus transmission, epidemiology, and management.</w:t>
        </w:r>
        <w:r w:rsidRPr="00581467">
          <w:rPr>
            <w:rFonts w:ascii="Times New Roman" w:hAnsi="Times New Roman" w:cs="Times New Roman"/>
            <w:sz w:val="24"/>
            <w:szCs w:val="24"/>
          </w:rPr>
          <w:t xml:space="preserve"> In L. P. </w:t>
        </w:r>
      </w:ins>
    </w:p>
    <w:p w14:paraId="6E96C87F" w14:textId="13144D4C" w:rsidR="00581467" w:rsidRPr="00581467" w:rsidRDefault="00581467">
      <w:pPr>
        <w:spacing w:after="0" w:line="480" w:lineRule="auto"/>
        <w:ind w:left="720"/>
        <w:rPr>
          <w:rFonts w:ascii="Times New Roman" w:hAnsi="Times New Roman" w:cs="Times New Roman"/>
          <w:sz w:val="24"/>
          <w:szCs w:val="24"/>
          <w:rPrChange w:id="680" w:author="Wagstaff, Camille" w:date="2025-12-04T13:42:00Z" w16du:dateUtc="2025-12-04T21:42:00Z">
            <w:rPr>
              <w:rFonts w:ascii="Times New Roman" w:eastAsiaTheme="majorEastAsia" w:hAnsi="Times New Roman" w:cs="Times New Roman"/>
              <w:sz w:val="24"/>
              <w:szCs w:val="24"/>
            </w:rPr>
          </w:rPrChange>
        </w:rPr>
        <w:pPrChange w:id="681" w:author="Wagstaff, Camille" w:date="2025-12-04T13:42:00Z" w16du:dateUtc="2025-12-04T21:42:00Z">
          <w:pPr>
            <w:spacing w:after="0" w:line="480" w:lineRule="auto"/>
            <w:ind w:left="720" w:hanging="720"/>
          </w:pPr>
        </w:pPrChange>
      </w:pPr>
      <w:ins w:id="682" w:author="Wagstaff, Camille" w:date="2025-12-04T13:42:00Z" w16du:dateUtc="2025-12-04T21:42:00Z">
        <w:r w:rsidRPr="00581467">
          <w:rPr>
            <w:rFonts w:ascii="Times New Roman" w:hAnsi="Times New Roman" w:cs="Times New Roman"/>
            <w:sz w:val="24"/>
            <w:szCs w:val="24"/>
          </w:rPr>
          <w:t xml:space="preserve">Awasthi (Ed.), Applied plant virology (pp. 521–527). Academic Press. </w:t>
        </w:r>
        <w:r w:rsidRPr="00581467">
          <w:rPr>
            <w:rFonts w:ascii="Times New Roman" w:hAnsi="Times New Roman" w:cs="Times New Roman"/>
            <w:sz w:val="24"/>
            <w:szCs w:val="24"/>
          </w:rPr>
          <w:fldChar w:fldCharType="begin"/>
        </w:r>
        <w:r w:rsidRPr="00581467">
          <w:rPr>
            <w:rFonts w:ascii="Times New Roman" w:hAnsi="Times New Roman" w:cs="Times New Roman"/>
            <w:sz w:val="24"/>
            <w:szCs w:val="24"/>
          </w:rPr>
          <w:instrText>HYPERLINK "</w:instrText>
        </w:r>
        <w:r w:rsidRPr="00581467">
          <w:rPr>
            <w:rPrChange w:id="683" w:author="Wagstaff, Camille" w:date="2025-12-04T13:43:00Z" w16du:dateUtc="2025-12-04T21:43:00Z">
              <w:rPr>
                <w:rStyle w:val="Hyperlink"/>
                <w:rFonts w:ascii="Times New Roman" w:hAnsi="Times New Roman" w:cs="Times New Roman"/>
                <w:sz w:val="24"/>
                <w:szCs w:val="24"/>
              </w:rPr>
            </w:rPrChange>
          </w:rPr>
          <w:instrText>https://doi.org/10.1016/B978-0-12-818654-1.00037-2</w:instrText>
        </w:r>
        <w:r w:rsidRPr="00581467">
          <w:rPr>
            <w:rFonts w:ascii="Times New Roman" w:hAnsi="Times New Roman" w:cs="Times New Roman"/>
            <w:sz w:val="24"/>
            <w:szCs w:val="24"/>
          </w:rPr>
          <w:instrText>"</w:instrText>
        </w:r>
        <w:r w:rsidRPr="00581467">
          <w:rPr>
            <w:rFonts w:ascii="Times New Roman" w:hAnsi="Times New Roman" w:cs="Times New Roman"/>
            <w:sz w:val="24"/>
            <w:szCs w:val="24"/>
          </w:rPr>
        </w:r>
        <w:r w:rsidRPr="00581467">
          <w:rPr>
            <w:rFonts w:ascii="Times New Roman" w:hAnsi="Times New Roman" w:cs="Times New Roman"/>
            <w:sz w:val="24"/>
            <w:szCs w:val="24"/>
          </w:rPr>
          <w:fldChar w:fldCharType="separate"/>
        </w:r>
        <w:r w:rsidRPr="00581467">
          <w:rPr>
            <w:rStyle w:val="Hyperlink"/>
            <w:rFonts w:ascii="Times New Roman" w:hAnsi="Times New Roman" w:cs="Times New Roman"/>
            <w:sz w:val="24"/>
            <w:szCs w:val="24"/>
            <w:u w:val="none"/>
            <w:rPrChange w:id="684" w:author="Wagstaff, Camille" w:date="2025-12-04T13:43:00Z" w16du:dateUtc="2025-12-04T21:43:00Z">
              <w:rPr>
                <w:rStyle w:val="Hyperlink"/>
                <w:rFonts w:ascii="Times New Roman" w:hAnsi="Times New Roman" w:cs="Times New Roman"/>
                <w:sz w:val="24"/>
                <w:szCs w:val="24"/>
              </w:rPr>
            </w:rPrChange>
          </w:rPr>
          <w:t>https://doi.org/10.1016/B978-0-12-818654-1.00037-2</w:t>
        </w:r>
        <w:r w:rsidRPr="00581467">
          <w:rPr>
            <w:rFonts w:ascii="Times New Roman" w:hAnsi="Times New Roman" w:cs="Times New Roman"/>
            <w:sz w:val="24"/>
            <w:szCs w:val="24"/>
          </w:rPr>
          <w:fldChar w:fldCharType="end"/>
        </w:r>
        <w:r w:rsidRPr="00DA163F">
          <w:rPr>
            <w:rFonts w:ascii="Times New Roman" w:hAnsi="Times New Roman" w:cs="Times New Roman"/>
            <w:sz w:val="24"/>
            <w:szCs w:val="24"/>
          </w:rPr>
          <w:t xml:space="preserve"> </w:t>
        </w:r>
      </w:ins>
    </w:p>
    <w:p w14:paraId="21429365" w14:textId="637C1BFE" w:rsidR="0074511A" w:rsidRPr="00CD77F0" w:rsidRDefault="0074511A" w:rsidP="00581467">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Damos P.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2015</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Modular structure of web-based decision support systems for integrated pest management: a review. </w:t>
      </w:r>
      <w:r w:rsidRPr="00CD77F0">
        <w:rPr>
          <w:rFonts w:ascii="Times New Roman" w:eastAsiaTheme="majorEastAsia" w:hAnsi="Times New Roman" w:cs="Times New Roman"/>
          <w:i/>
          <w:iCs/>
          <w:sz w:val="24"/>
          <w:szCs w:val="24"/>
        </w:rPr>
        <w:t>Agron. Sustain. Dev.</w:t>
      </w:r>
      <w:r w:rsidRPr="00CD77F0">
        <w:rPr>
          <w:rFonts w:ascii="Times New Roman" w:eastAsiaTheme="majorEastAsia" w:hAnsi="Times New Roman" w:cs="Times New Roman"/>
          <w:sz w:val="24"/>
          <w:szCs w:val="24"/>
        </w:rPr>
        <w:t xml:space="preserve"> 35:1347–1372.</w:t>
      </w:r>
    </w:p>
    <w:p w14:paraId="6BD6C17B" w14:textId="69BFD517"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Douglass JR,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Hallock HC.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1957</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Relative importance of various host plants of the beet leafhopper in southern Idaho. USDA Technical Bull. 1155.</w:t>
      </w:r>
    </w:p>
    <w:p w14:paraId="6D74FEF1" w14:textId="30336C35"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Foutz JJ, Wagstaff C, Cooper WR,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2025</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Weeding them out: identifying non-crop hosts and sources of infectious beet leafhopper, </w:t>
      </w:r>
      <w:proofErr w:type="spellStart"/>
      <w:r w:rsidRPr="00CD77F0">
        <w:rPr>
          <w:rFonts w:ascii="Times New Roman" w:eastAsiaTheme="majorEastAsia" w:hAnsi="Times New Roman" w:cs="Times New Roman"/>
          <w:i/>
          <w:iCs/>
          <w:sz w:val="24"/>
          <w:szCs w:val="24"/>
        </w:rPr>
        <w:t>Neoaliturus</w:t>
      </w:r>
      <w:proofErr w:type="spellEnd"/>
      <w:r w:rsidRPr="00CD77F0">
        <w:rPr>
          <w:rFonts w:ascii="Times New Roman" w:eastAsiaTheme="majorEastAsia" w:hAnsi="Times New Roman" w:cs="Times New Roman"/>
          <w:i/>
          <w:iCs/>
          <w:sz w:val="24"/>
          <w:szCs w:val="24"/>
        </w:rPr>
        <w:t xml:space="preserve"> tenellus</w:t>
      </w:r>
      <w:r w:rsidRPr="00CD77F0">
        <w:rPr>
          <w:rFonts w:ascii="Times New Roman" w:eastAsiaTheme="majorEastAsia" w:hAnsi="Times New Roman" w:cs="Times New Roman"/>
          <w:sz w:val="24"/>
          <w:szCs w:val="24"/>
        </w:rPr>
        <w:t xml:space="preserve"> (Hemiptera: Cicadellidae), in the Columbia River Basin. </w:t>
      </w:r>
      <w:r w:rsidRPr="00CD77F0">
        <w:rPr>
          <w:rFonts w:ascii="Times New Roman" w:eastAsiaTheme="majorEastAsia" w:hAnsi="Times New Roman" w:cs="Times New Roman"/>
          <w:i/>
          <w:iCs/>
          <w:sz w:val="24"/>
          <w:szCs w:val="24"/>
        </w:rPr>
        <w:t xml:space="preserve">Environ.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https://doi.org/10.1093/aesa/saaf022</w:t>
      </w:r>
    </w:p>
    <w:p w14:paraId="38D1ADE7" w14:textId="71938F42" w:rsidR="00E12724"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Frantz R, Nischwitz C, Compton T,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2023</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Modeling the spread of curly top disease in tomatoes. </w:t>
      </w:r>
      <w:r w:rsidRPr="00CD77F0">
        <w:rPr>
          <w:rFonts w:ascii="Times New Roman" w:eastAsiaTheme="majorEastAsia" w:hAnsi="Times New Roman" w:cs="Times New Roman"/>
          <w:i/>
          <w:iCs/>
          <w:sz w:val="24"/>
          <w:szCs w:val="24"/>
        </w:rPr>
        <w:t xml:space="preserve">Lett. </w:t>
      </w:r>
      <w:proofErr w:type="spellStart"/>
      <w:r w:rsidRPr="00CD77F0">
        <w:rPr>
          <w:rFonts w:ascii="Times New Roman" w:eastAsiaTheme="majorEastAsia" w:hAnsi="Times New Roman" w:cs="Times New Roman"/>
          <w:i/>
          <w:iCs/>
          <w:sz w:val="24"/>
          <w:szCs w:val="24"/>
        </w:rPr>
        <w:t>Biomath</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10:53–61.</w:t>
      </w:r>
    </w:p>
    <w:p w14:paraId="6F0B83A4" w14:textId="4315807F" w:rsidR="0074511A" w:rsidRDefault="0074511A" w:rsidP="00B81B66">
      <w:pPr>
        <w:spacing w:after="0" w:line="480" w:lineRule="auto"/>
        <w:ind w:left="720" w:hanging="720"/>
        <w:rPr>
          <w:ins w:id="685" w:author="Wagstaff, Camille" w:date="2025-12-04T11:50:00Z" w16du:dateUtc="2025-12-04T19:50:00Z"/>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Galinato SP.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2019 cost estimates of producing fresh and processing potatoes in Washington. Washington State University Extension; 67E.</w:t>
      </w:r>
    </w:p>
    <w:p w14:paraId="0A388F4C" w14:textId="4B7483A2" w:rsidR="00C338F1" w:rsidRPr="00CD77F0" w:rsidRDefault="00C338F1" w:rsidP="00B81B66">
      <w:pPr>
        <w:spacing w:after="0" w:line="480" w:lineRule="auto"/>
        <w:ind w:left="720" w:hanging="720"/>
        <w:rPr>
          <w:rFonts w:ascii="Times New Roman" w:eastAsiaTheme="majorEastAsia" w:hAnsi="Times New Roman" w:cs="Times New Roman"/>
          <w:sz w:val="24"/>
          <w:szCs w:val="24"/>
        </w:rPr>
      </w:pPr>
      <w:ins w:id="686" w:author="Wagstaff, Camille" w:date="2025-12-04T11:50:00Z" w16du:dateUtc="2025-12-04T19:50:00Z">
        <w:r w:rsidRPr="00C338F1">
          <w:rPr>
            <w:rFonts w:ascii="Times New Roman" w:eastAsiaTheme="majorEastAsia" w:hAnsi="Times New Roman" w:cs="Times New Roman"/>
            <w:sz w:val="24"/>
            <w:szCs w:val="24"/>
          </w:rPr>
          <w:t>Giladi</w:t>
        </w:r>
        <w:r>
          <w:rPr>
            <w:rFonts w:ascii="Times New Roman" w:eastAsiaTheme="majorEastAsia" w:hAnsi="Times New Roman" w:cs="Times New Roman"/>
            <w:sz w:val="24"/>
            <w:szCs w:val="24"/>
          </w:rPr>
          <w:t xml:space="preserve"> Y,</w:t>
        </w:r>
        <w:r w:rsidRPr="00C338F1">
          <w:rPr>
            <w:rFonts w:ascii="Times New Roman" w:eastAsiaTheme="majorEastAsia" w:hAnsi="Times New Roman" w:cs="Times New Roman"/>
            <w:sz w:val="24"/>
            <w:szCs w:val="24"/>
          </w:rPr>
          <w:t xml:space="preserve"> Hadad</w:t>
        </w:r>
        <w:r>
          <w:rPr>
            <w:rFonts w:ascii="Times New Roman" w:eastAsiaTheme="majorEastAsia" w:hAnsi="Times New Roman" w:cs="Times New Roman"/>
            <w:sz w:val="24"/>
            <w:szCs w:val="24"/>
          </w:rPr>
          <w:t xml:space="preserve"> </w:t>
        </w:r>
        <w:r w:rsidRPr="00C338F1">
          <w:rPr>
            <w:rFonts w:ascii="Times New Roman" w:eastAsiaTheme="majorEastAsia" w:hAnsi="Times New Roman" w:cs="Times New Roman"/>
            <w:sz w:val="24"/>
            <w:szCs w:val="24"/>
          </w:rPr>
          <w:t>L</w:t>
        </w:r>
        <w:r>
          <w:rPr>
            <w:rFonts w:ascii="Times New Roman" w:eastAsiaTheme="majorEastAsia" w:hAnsi="Times New Roman" w:cs="Times New Roman"/>
            <w:sz w:val="24"/>
            <w:szCs w:val="24"/>
          </w:rPr>
          <w:t>,</w:t>
        </w:r>
        <w:r w:rsidRPr="00C338F1">
          <w:rPr>
            <w:rFonts w:ascii="Times New Roman" w:eastAsiaTheme="majorEastAsia" w:hAnsi="Times New Roman" w:cs="Times New Roman"/>
            <w:sz w:val="24"/>
            <w:szCs w:val="24"/>
          </w:rPr>
          <w:t xml:space="preserve"> Luria</w:t>
        </w:r>
        <w:r>
          <w:rPr>
            <w:rFonts w:ascii="Times New Roman" w:eastAsiaTheme="majorEastAsia" w:hAnsi="Times New Roman" w:cs="Times New Roman"/>
            <w:sz w:val="24"/>
            <w:szCs w:val="24"/>
          </w:rPr>
          <w:t xml:space="preserve"> </w:t>
        </w:r>
        <w:r w:rsidRPr="00C338F1">
          <w:rPr>
            <w:rFonts w:ascii="Times New Roman" w:eastAsiaTheme="majorEastAsia" w:hAnsi="Times New Roman" w:cs="Times New Roman"/>
            <w:sz w:val="24"/>
            <w:szCs w:val="24"/>
          </w:rPr>
          <w:t>N</w:t>
        </w:r>
        <w:r>
          <w:rPr>
            <w:rFonts w:ascii="Times New Roman" w:eastAsiaTheme="majorEastAsia" w:hAnsi="Times New Roman" w:cs="Times New Roman"/>
            <w:sz w:val="24"/>
            <w:szCs w:val="24"/>
          </w:rPr>
          <w:t>,</w:t>
        </w:r>
        <w:r w:rsidRPr="00C338F1">
          <w:rPr>
            <w:rFonts w:ascii="Times New Roman" w:eastAsiaTheme="majorEastAsia" w:hAnsi="Times New Roman" w:cs="Times New Roman"/>
            <w:sz w:val="24"/>
            <w:szCs w:val="24"/>
          </w:rPr>
          <w:t xml:space="preserve"> Cranshaw</w:t>
        </w:r>
        <w:r>
          <w:rPr>
            <w:rFonts w:ascii="Times New Roman" w:eastAsiaTheme="majorEastAsia" w:hAnsi="Times New Roman" w:cs="Times New Roman"/>
            <w:sz w:val="24"/>
            <w:szCs w:val="24"/>
          </w:rPr>
          <w:t xml:space="preserve"> </w:t>
        </w:r>
        <w:r w:rsidRPr="00C338F1">
          <w:rPr>
            <w:rFonts w:ascii="Times New Roman" w:eastAsiaTheme="majorEastAsia" w:hAnsi="Times New Roman" w:cs="Times New Roman"/>
            <w:sz w:val="24"/>
            <w:szCs w:val="24"/>
          </w:rPr>
          <w:t>W</w:t>
        </w:r>
        <w:r>
          <w:rPr>
            <w:rFonts w:ascii="Times New Roman" w:eastAsiaTheme="majorEastAsia" w:hAnsi="Times New Roman" w:cs="Times New Roman"/>
            <w:sz w:val="24"/>
            <w:szCs w:val="24"/>
          </w:rPr>
          <w:t>,</w:t>
        </w:r>
        <w:r w:rsidRPr="00C338F1">
          <w:rPr>
            <w:rFonts w:ascii="Times New Roman" w:eastAsiaTheme="majorEastAsia" w:hAnsi="Times New Roman" w:cs="Times New Roman"/>
            <w:sz w:val="24"/>
            <w:szCs w:val="24"/>
          </w:rPr>
          <w:t xml:space="preserve"> Lachman</w:t>
        </w:r>
      </w:ins>
      <w:ins w:id="687" w:author="Wagstaff, Camille" w:date="2025-12-04T11:51:00Z" w16du:dateUtc="2025-12-04T19:51:00Z">
        <w:r>
          <w:rPr>
            <w:rFonts w:ascii="Times New Roman" w:eastAsiaTheme="majorEastAsia" w:hAnsi="Times New Roman" w:cs="Times New Roman"/>
            <w:sz w:val="24"/>
            <w:szCs w:val="24"/>
          </w:rPr>
          <w:t xml:space="preserve"> O, </w:t>
        </w:r>
      </w:ins>
      <w:ins w:id="688" w:author="Wagstaff, Camille" w:date="2025-12-04T11:50:00Z" w16du:dateUtc="2025-12-04T19:50:00Z">
        <w:r w:rsidRPr="00C338F1">
          <w:rPr>
            <w:rFonts w:ascii="Times New Roman" w:eastAsiaTheme="majorEastAsia" w:hAnsi="Times New Roman" w:cs="Times New Roman"/>
            <w:sz w:val="24"/>
            <w:szCs w:val="24"/>
          </w:rPr>
          <w:t xml:space="preserve">&amp; </w:t>
        </w:r>
      </w:ins>
      <w:ins w:id="689" w:author="Wagstaff, Camille" w:date="2025-12-04T11:51:00Z" w16du:dateUtc="2025-12-04T19:51:00Z">
        <w:r>
          <w:rPr>
            <w:rFonts w:ascii="Times New Roman" w:eastAsiaTheme="majorEastAsia" w:hAnsi="Times New Roman" w:cs="Times New Roman"/>
            <w:sz w:val="24"/>
            <w:szCs w:val="24"/>
          </w:rPr>
          <w:t xml:space="preserve">A </w:t>
        </w:r>
      </w:ins>
      <w:proofErr w:type="spellStart"/>
      <w:ins w:id="690" w:author="Wagstaff, Camille" w:date="2025-12-04T11:50:00Z" w16du:dateUtc="2025-12-04T19:50:00Z">
        <w:r w:rsidRPr="00C338F1">
          <w:rPr>
            <w:rFonts w:ascii="Times New Roman" w:eastAsiaTheme="majorEastAsia" w:hAnsi="Times New Roman" w:cs="Times New Roman"/>
            <w:sz w:val="24"/>
            <w:szCs w:val="24"/>
          </w:rPr>
          <w:t>Dombrovsky</w:t>
        </w:r>
        <w:proofErr w:type="spellEnd"/>
        <w:r w:rsidRPr="00C338F1">
          <w:rPr>
            <w:rFonts w:ascii="Times New Roman" w:eastAsiaTheme="majorEastAsia" w:hAnsi="Times New Roman" w:cs="Times New Roman"/>
            <w:sz w:val="24"/>
            <w:szCs w:val="24"/>
          </w:rPr>
          <w:t>. (2019). First Report of Beet Curly Top Virus Infecting Cannabis sativa L., in Western Colorado. Plant Disease. 104. 10.1094/PDIS-08-19-1656-PDN.</w:t>
        </w:r>
      </w:ins>
    </w:p>
    <w:p w14:paraId="3648F7E1" w14:textId="3A6856BD"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 xml:space="preserve">Gutiérrez </w:t>
      </w:r>
      <w:proofErr w:type="spellStart"/>
      <w:r w:rsidRPr="00CD77F0">
        <w:rPr>
          <w:rFonts w:ascii="Times New Roman" w:eastAsiaTheme="majorEastAsia" w:hAnsi="Times New Roman" w:cs="Times New Roman"/>
          <w:sz w:val="24"/>
          <w:szCs w:val="24"/>
        </w:rPr>
        <w:t>Illán</w:t>
      </w:r>
      <w:proofErr w:type="spellEnd"/>
      <w:r w:rsidRPr="00CD77F0">
        <w:rPr>
          <w:rFonts w:ascii="Times New Roman" w:eastAsiaTheme="majorEastAsia" w:hAnsi="Times New Roman" w:cs="Times New Roman"/>
          <w:sz w:val="24"/>
          <w:szCs w:val="24"/>
        </w:rPr>
        <w:t xml:space="preserve"> J, Bloom EH, </w:t>
      </w:r>
      <w:proofErr w:type="spellStart"/>
      <w:r w:rsidRPr="00CD77F0">
        <w:rPr>
          <w:rFonts w:ascii="Times New Roman" w:eastAsiaTheme="majorEastAsia" w:hAnsi="Times New Roman" w:cs="Times New Roman"/>
          <w:sz w:val="24"/>
          <w:szCs w:val="24"/>
        </w:rPr>
        <w:t>Wohleb</w:t>
      </w:r>
      <w:proofErr w:type="spellEnd"/>
      <w:r w:rsidRPr="00CD77F0">
        <w:rPr>
          <w:rFonts w:ascii="Times New Roman" w:eastAsiaTheme="majorEastAsia" w:hAnsi="Times New Roman" w:cs="Times New Roman"/>
          <w:sz w:val="24"/>
          <w:szCs w:val="24"/>
        </w:rPr>
        <w:t xml:space="preserve"> CH,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Landscape structure and climate drive population dynamics of an insect vector within intensely managed agroecosystems. </w:t>
      </w:r>
      <w:r w:rsidRPr="00CD77F0">
        <w:rPr>
          <w:rFonts w:ascii="Times New Roman" w:eastAsiaTheme="majorEastAsia" w:hAnsi="Times New Roman" w:cs="Times New Roman"/>
          <w:i/>
          <w:iCs/>
          <w:sz w:val="24"/>
          <w:szCs w:val="24"/>
        </w:rPr>
        <w:t>Ecol. Appl.</w:t>
      </w:r>
      <w:r w:rsidRPr="00CD77F0">
        <w:rPr>
          <w:rFonts w:ascii="Times New Roman" w:eastAsiaTheme="majorEastAsia" w:hAnsi="Times New Roman" w:cs="Times New Roman"/>
          <w:sz w:val="24"/>
          <w:szCs w:val="24"/>
        </w:rPr>
        <w:t xml:space="preserve"> 30:e02056.</w:t>
      </w:r>
    </w:p>
    <w:p w14:paraId="4840E62F" w14:textId="65FEE5CC" w:rsidR="007B6456" w:rsidRPr="00CD77F0" w:rsidRDefault="007B6456"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Gutiérrez-López R, Bourret V,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Loiseau C.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Is host selection by mosquitoes driving vector specificity of parasites? A review on the avian malaria model. </w:t>
      </w:r>
      <w:r w:rsidRPr="00CD77F0">
        <w:rPr>
          <w:rFonts w:ascii="Times New Roman" w:eastAsiaTheme="majorEastAsia" w:hAnsi="Times New Roman" w:cs="Times New Roman"/>
          <w:i/>
          <w:iCs/>
          <w:sz w:val="24"/>
          <w:szCs w:val="24"/>
        </w:rPr>
        <w:t>Front. Ecol. Evol.</w:t>
      </w:r>
      <w:r w:rsidRPr="00CD77F0">
        <w:rPr>
          <w:rFonts w:ascii="Times New Roman" w:eastAsiaTheme="majorEastAsia" w:hAnsi="Times New Roman" w:cs="Times New Roman"/>
          <w:sz w:val="24"/>
          <w:szCs w:val="24"/>
        </w:rPr>
        <w:t xml:space="preserve"> 8:569230. https://doi.org/10.3389/fevo.2020.569230.</w:t>
      </w:r>
    </w:p>
    <w:p w14:paraId="25F19188" w14:textId="07380D8D" w:rsidR="007B6456" w:rsidRPr="00CD77F0" w:rsidRDefault="007B6456"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Han J, Cui M, </w:t>
      </w:r>
      <w:proofErr w:type="spellStart"/>
      <w:r w:rsidRPr="00CD77F0">
        <w:rPr>
          <w:rFonts w:ascii="Times New Roman" w:eastAsiaTheme="majorEastAsia" w:hAnsi="Times New Roman" w:cs="Times New Roman"/>
          <w:sz w:val="24"/>
          <w:szCs w:val="24"/>
        </w:rPr>
        <w:t>Withycombe</w:t>
      </w:r>
      <w:proofErr w:type="spellEnd"/>
      <w:r w:rsidRPr="00CD77F0">
        <w:rPr>
          <w:rFonts w:ascii="Times New Roman" w:eastAsiaTheme="majorEastAsia" w:hAnsi="Times New Roman" w:cs="Times New Roman"/>
          <w:sz w:val="24"/>
          <w:szCs w:val="24"/>
        </w:rPr>
        <w:t xml:space="preserve"> J,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Beet curly top virus affects vector biology: the first transcriptome analysis of the beet leafhopper. </w:t>
      </w:r>
      <w:r w:rsidRPr="00CD77F0">
        <w:rPr>
          <w:rFonts w:ascii="Times New Roman" w:eastAsiaTheme="majorEastAsia" w:hAnsi="Times New Roman" w:cs="Times New Roman"/>
          <w:i/>
          <w:iCs/>
          <w:sz w:val="24"/>
          <w:szCs w:val="24"/>
        </w:rPr>
        <w:t xml:space="preserve">J. Genet. </w:t>
      </w:r>
      <w:proofErr w:type="spellStart"/>
      <w:r w:rsidRPr="00CD77F0">
        <w:rPr>
          <w:rFonts w:ascii="Times New Roman" w:eastAsiaTheme="majorEastAsia" w:hAnsi="Times New Roman" w:cs="Times New Roman"/>
          <w:i/>
          <w:iCs/>
          <w:sz w:val="24"/>
          <w:szCs w:val="24"/>
        </w:rPr>
        <w:t>Virol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105:7.</w:t>
      </w:r>
    </w:p>
    <w:p w14:paraId="61030D18" w14:textId="1F700A29" w:rsidR="0074511A"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Harveson RM.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2015</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Beet curly top: America’s first serious disease of sugar beets. </w:t>
      </w:r>
      <w:r w:rsidRPr="00CD77F0">
        <w:rPr>
          <w:rFonts w:ascii="Times New Roman" w:eastAsiaTheme="majorEastAsia" w:hAnsi="Times New Roman" w:cs="Times New Roman"/>
          <w:i/>
          <w:iCs/>
          <w:sz w:val="24"/>
          <w:szCs w:val="24"/>
        </w:rPr>
        <w:t>APS Features</w:t>
      </w:r>
      <w:r w:rsidRPr="00CD77F0">
        <w:rPr>
          <w:rFonts w:ascii="Times New Roman" w:eastAsiaTheme="majorEastAsia" w:hAnsi="Times New Roman" w:cs="Times New Roman"/>
          <w:sz w:val="24"/>
          <w:szCs w:val="24"/>
        </w:rPr>
        <w:t>. https://www.apsnet.org/edcenter/apsnetfeatures/Pages/CurlyTop.aspx.</w:t>
      </w:r>
    </w:p>
    <w:p w14:paraId="40352400" w14:textId="568F4FA0"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Heck M.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2018</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Insect transmission of plant pathogens: a systems biology perspective. </w:t>
      </w:r>
      <w:proofErr w:type="spellStart"/>
      <w:r w:rsidRPr="00CD77F0">
        <w:rPr>
          <w:rFonts w:ascii="Times New Roman" w:eastAsiaTheme="majorEastAsia" w:hAnsi="Times New Roman" w:cs="Times New Roman"/>
          <w:i/>
          <w:iCs/>
          <w:sz w:val="24"/>
          <w:szCs w:val="24"/>
        </w:rPr>
        <w:t>mSystems</w:t>
      </w:r>
      <w:proofErr w:type="spellEnd"/>
      <w:r w:rsidRPr="00CD77F0">
        <w:rPr>
          <w:rFonts w:ascii="Times New Roman" w:eastAsiaTheme="majorEastAsia" w:hAnsi="Times New Roman" w:cs="Times New Roman"/>
          <w:sz w:val="24"/>
          <w:szCs w:val="24"/>
        </w:rPr>
        <w:t>. 3:e00168-17. https://doi.org/10.1128/mSystems.00168-17.</w:t>
      </w:r>
    </w:p>
    <w:p w14:paraId="21EEF556" w14:textId="7285940C"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Horton DR, Cooper WR, Grimm KS,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2018</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The beet leafhopper odyssey in North America: a brief overview. </w:t>
      </w:r>
      <w:r w:rsidRPr="00CD77F0">
        <w:rPr>
          <w:rFonts w:ascii="Times New Roman" w:eastAsiaTheme="majorEastAsia" w:hAnsi="Times New Roman" w:cs="Times New Roman"/>
          <w:i/>
          <w:iCs/>
          <w:sz w:val="24"/>
          <w:szCs w:val="24"/>
        </w:rPr>
        <w:t>Potato Prog.</w:t>
      </w:r>
      <w:r w:rsidRPr="00CD77F0">
        <w:rPr>
          <w:rFonts w:ascii="Times New Roman" w:eastAsiaTheme="majorEastAsia" w:hAnsi="Times New Roman" w:cs="Times New Roman"/>
          <w:sz w:val="24"/>
          <w:szCs w:val="24"/>
        </w:rPr>
        <w:t xml:space="preserve"> 18:1.</w:t>
      </w:r>
    </w:p>
    <w:p w14:paraId="1395E3BB" w14:textId="521B1670"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Knowlton GF.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1929</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Studies on the morphology of the beet leafhopper. Bulletin No. 212.</w:t>
      </w:r>
    </w:p>
    <w:p w14:paraId="4D47FDBB" w14:textId="183AF943" w:rsidR="00112EC7" w:rsidRDefault="00112EC7" w:rsidP="00B81B66">
      <w:pPr>
        <w:spacing w:after="0" w:line="480" w:lineRule="auto"/>
        <w:ind w:left="720" w:hanging="720"/>
        <w:rPr>
          <w:ins w:id="691" w:author="Wagstaff, Camille" w:date="2025-11-26T14:48:00Z" w16du:dateUtc="2025-11-26T22:48:00Z"/>
          <w:rFonts w:ascii="Times New Roman" w:eastAsiaTheme="majorEastAsia" w:hAnsi="Times New Roman" w:cs="Times New Roman"/>
          <w:sz w:val="24"/>
          <w:szCs w:val="24"/>
        </w:rPr>
      </w:pPr>
      <w:proofErr w:type="spellStart"/>
      <w:r w:rsidRPr="00CD77F0">
        <w:rPr>
          <w:rFonts w:ascii="Times New Roman" w:eastAsiaTheme="majorEastAsia" w:hAnsi="Times New Roman" w:cs="Times New Roman"/>
          <w:sz w:val="24"/>
          <w:szCs w:val="24"/>
        </w:rPr>
        <w:t>Koinuma</w:t>
      </w:r>
      <w:proofErr w:type="spellEnd"/>
      <w:r w:rsidRPr="00CD77F0">
        <w:rPr>
          <w:rFonts w:ascii="Times New Roman" w:eastAsiaTheme="majorEastAsia" w:hAnsi="Times New Roman" w:cs="Times New Roman"/>
          <w:sz w:val="24"/>
          <w:szCs w:val="24"/>
        </w:rPr>
        <w:t xml:space="preserve"> H, Maejima K, Tokuda R,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Spatiotemporal dynamics and quantitative analysis of phytoplasmas in insect vectors. </w:t>
      </w:r>
      <w:r w:rsidRPr="00CD77F0">
        <w:rPr>
          <w:rFonts w:ascii="Times New Roman" w:eastAsiaTheme="majorEastAsia" w:hAnsi="Times New Roman" w:cs="Times New Roman"/>
          <w:i/>
          <w:iCs/>
          <w:sz w:val="24"/>
          <w:szCs w:val="24"/>
        </w:rPr>
        <w:t>Sci. Rep.</w:t>
      </w:r>
      <w:r w:rsidRPr="00CD77F0">
        <w:rPr>
          <w:rFonts w:ascii="Times New Roman" w:eastAsiaTheme="majorEastAsia" w:hAnsi="Times New Roman" w:cs="Times New Roman"/>
          <w:sz w:val="24"/>
          <w:szCs w:val="24"/>
        </w:rPr>
        <w:t xml:space="preserve"> 10:4291. </w:t>
      </w:r>
      <w:ins w:id="692" w:author="Wagstaff, Camille" w:date="2025-11-26T14:48:00Z" w16du:dateUtc="2025-11-26T22:48:00Z">
        <w:r w:rsidR="009B1D40">
          <w:rPr>
            <w:rFonts w:ascii="Times New Roman" w:eastAsiaTheme="majorEastAsia" w:hAnsi="Times New Roman" w:cs="Times New Roman"/>
            <w:sz w:val="24"/>
            <w:szCs w:val="24"/>
          </w:rPr>
          <w:fldChar w:fldCharType="begin"/>
        </w:r>
        <w:r w:rsidR="009B1D40">
          <w:rPr>
            <w:rFonts w:ascii="Times New Roman" w:eastAsiaTheme="majorEastAsia" w:hAnsi="Times New Roman" w:cs="Times New Roman"/>
            <w:sz w:val="24"/>
            <w:szCs w:val="24"/>
          </w:rPr>
          <w:instrText>HYPERLINK "</w:instrText>
        </w:r>
      </w:ins>
      <w:r w:rsidR="009B1D40" w:rsidRPr="00891BF8">
        <w:rPr>
          <w:rFonts w:ascii="Times New Roman" w:eastAsiaTheme="majorEastAsia" w:hAnsi="Times New Roman" w:cs="Times New Roman"/>
          <w:sz w:val="24"/>
          <w:szCs w:val="24"/>
        </w:rPr>
        <w:instrText>https://doi.org/10.1038/s41598-020-61042-x</w:instrText>
      </w:r>
      <w:ins w:id="693" w:author="Wagstaff, Camille" w:date="2025-11-26T14:48:00Z" w16du:dateUtc="2025-11-26T22:48:00Z">
        <w:r w:rsidR="009B1D40">
          <w:rPr>
            <w:rFonts w:ascii="Times New Roman" w:eastAsiaTheme="majorEastAsia" w:hAnsi="Times New Roman" w:cs="Times New Roman"/>
            <w:sz w:val="24"/>
            <w:szCs w:val="24"/>
          </w:rPr>
          <w:instrText>"</w:instrText>
        </w:r>
        <w:r w:rsidR="009B1D40">
          <w:rPr>
            <w:rFonts w:ascii="Times New Roman" w:eastAsiaTheme="majorEastAsia" w:hAnsi="Times New Roman" w:cs="Times New Roman"/>
            <w:sz w:val="24"/>
            <w:szCs w:val="24"/>
          </w:rPr>
        </w:r>
        <w:r w:rsidR="009B1D40">
          <w:rPr>
            <w:rFonts w:ascii="Times New Roman" w:eastAsiaTheme="majorEastAsia" w:hAnsi="Times New Roman" w:cs="Times New Roman"/>
            <w:sz w:val="24"/>
            <w:szCs w:val="24"/>
          </w:rPr>
          <w:fldChar w:fldCharType="separate"/>
        </w:r>
      </w:ins>
      <w:r w:rsidR="009B1D40" w:rsidRPr="00690833">
        <w:rPr>
          <w:rStyle w:val="Hyperlink"/>
          <w:rFonts w:ascii="Times New Roman" w:eastAsiaTheme="majorEastAsia" w:hAnsi="Times New Roman" w:cs="Times New Roman"/>
          <w:sz w:val="24"/>
          <w:szCs w:val="24"/>
        </w:rPr>
        <w:t>https://doi.org/10.1038/s41598-020-61042-x</w:t>
      </w:r>
      <w:ins w:id="694" w:author="Wagstaff, Camille" w:date="2025-11-26T14:48:00Z" w16du:dateUtc="2025-11-26T22:48:00Z">
        <w:r w:rsidR="009B1D40">
          <w:rPr>
            <w:rFonts w:ascii="Times New Roman" w:eastAsiaTheme="majorEastAsia" w:hAnsi="Times New Roman" w:cs="Times New Roman"/>
            <w:sz w:val="24"/>
            <w:szCs w:val="24"/>
          </w:rPr>
          <w:fldChar w:fldCharType="end"/>
        </w:r>
      </w:ins>
      <w:r w:rsidRPr="00CD77F0">
        <w:rPr>
          <w:rFonts w:ascii="Times New Roman" w:eastAsiaTheme="majorEastAsia" w:hAnsi="Times New Roman" w:cs="Times New Roman"/>
          <w:sz w:val="24"/>
          <w:szCs w:val="24"/>
        </w:rPr>
        <w:t>.</w:t>
      </w:r>
    </w:p>
    <w:p w14:paraId="6FC3FA1C" w14:textId="3C27142F" w:rsidR="009B1D40" w:rsidRDefault="009B1D40" w:rsidP="009B1D40">
      <w:pPr>
        <w:spacing w:after="0" w:line="480" w:lineRule="auto"/>
        <w:ind w:left="720" w:hanging="720"/>
        <w:rPr>
          <w:rFonts w:ascii="Times New Roman" w:eastAsiaTheme="majorEastAsia" w:hAnsi="Times New Roman" w:cs="Times New Roman"/>
          <w:sz w:val="24"/>
          <w:szCs w:val="24"/>
        </w:rPr>
      </w:pPr>
      <w:ins w:id="695" w:author="Wagstaff, Camille" w:date="2025-11-26T14:48:00Z" w16du:dateUtc="2025-11-26T22:48:00Z">
        <w:r w:rsidRPr="00361BD5">
          <w:rPr>
            <w:rFonts w:ascii="Times New Roman" w:hAnsi="Times New Roman" w:cs="Times New Roman"/>
            <w:sz w:val="24"/>
            <w:szCs w:val="24"/>
          </w:rPr>
          <w:t>Lee, H, Stephanus, A</w:t>
        </w:r>
        <w:r>
          <w:rPr>
            <w:rFonts w:ascii="Times New Roman" w:hAnsi="Times New Roman" w:cs="Times New Roman"/>
            <w:sz w:val="24"/>
            <w:szCs w:val="24"/>
          </w:rPr>
          <w:t>P</w:t>
        </w:r>
        <w:r w:rsidRPr="00361BD5">
          <w:rPr>
            <w:rFonts w:ascii="Times New Roman" w:hAnsi="Times New Roman" w:cs="Times New Roman"/>
            <w:sz w:val="24"/>
            <w:szCs w:val="24"/>
          </w:rPr>
          <w:t xml:space="preserve">, Fowles, TM </w:t>
        </w:r>
        <w:r w:rsidRPr="00361BD5">
          <w:rPr>
            <w:rFonts w:ascii="Times New Roman" w:hAnsi="Times New Roman" w:cs="Times New Roman"/>
            <w:i/>
            <w:iCs/>
            <w:sz w:val="24"/>
            <w:szCs w:val="24"/>
          </w:rPr>
          <w:t>et al.</w:t>
        </w:r>
        <w:r w:rsidRPr="00361BD5">
          <w:rPr>
            <w:rFonts w:ascii="Times New Roman" w:hAnsi="Times New Roman" w:cs="Times New Roman"/>
            <w:sz w:val="24"/>
            <w:szCs w:val="24"/>
          </w:rPr>
          <w:t xml:space="preserve"> </w:t>
        </w:r>
        <w:r>
          <w:rPr>
            <w:rFonts w:ascii="Times New Roman" w:hAnsi="Times New Roman" w:cs="Times New Roman"/>
            <w:sz w:val="24"/>
            <w:szCs w:val="24"/>
          </w:rPr>
          <w:t xml:space="preserve">(2022) </w:t>
        </w:r>
        <w:r w:rsidRPr="00361BD5">
          <w:rPr>
            <w:rFonts w:ascii="Times New Roman" w:hAnsi="Times New Roman" w:cs="Times New Roman"/>
            <w:sz w:val="24"/>
            <w:szCs w:val="24"/>
          </w:rPr>
          <w:t xml:space="preserve">Insect vector manipulation by a plant virus and simulation modeling of its potential impact on crop infection. </w:t>
        </w:r>
        <w:r w:rsidRPr="00361BD5">
          <w:rPr>
            <w:rFonts w:ascii="Times New Roman" w:hAnsi="Times New Roman" w:cs="Times New Roman"/>
            <w:i/>
            <w:iCs/>
            <w:sz w:val="24"/>
            <w:szCs w:val="24"/>
          </w:rPr>
          <w:t>Sci Rep</w:t>
        </w:r>
        <w:r w:rsidRPr="00361BD5">
          <w:rPr>
            <w:rFonts w:ascii="Times New Roman" w:hAnsi="Times New Roman" w:cs="Times New Roman"/>
            <w:sz w:val="24"/>
            <w:szCs w:val="24"/>
          </w:rPr>
          <w:t xml:space="preserve"> </w:t>
        </w:r>
        <w:r w:rsidRPr="00A97E9E">
          <w:rPr>
            <w:rFonts w:ascii="Times New Roman" w:hAnsi="Times New Roman" w:cs="Times New Roman"/>
            <w:sz w:val="24"/>
            <w:szCs w:val="24"/>
          </w:rPr>
          <w:t>12</w:t>
        </w:r>
        <w:r w:rsidRPr="009B1D40">
          <w:rPr>
            <w:rFonts w:ascii="Times New Roman" w:hAnsi="Times New Roman" w:cs="Times New Roman"/>
            <w:sz w:val="24"/>
            <w:szCs w:val="24"/>
          </w:rPr>
          <w:t>,</w:t>
        </w:r>
        <w:r w:rsidRPr="00361BD5">
          <w:rPr>
            <w:rFonts w:ascii="Times New Roman" w:hAnsi="Times New Roman" w:cs="Times New Roman"/>
            <w:sz w:val="24"/>
            <w:szCs w:val="24"/>
          </w:rPr>
          <w:t xml:space="preserve"> 8429. https://doi.org/10.1038/s41598-022-12618-2</w:t>
        </w:r>
      </w:ins>
    </w:p>
    <w:p w14:paraId="7590DD70" w14:textId="419C63C3" w:rsidR="00891BF8" w:rsidRDefault="00891BF8" w:rsidP="00891BF8">
      <w:pPr>
        <w:spacing w:after="0" w:line="480" w:lineRule="auto"/>
        <w:ind w:left="720" w:hanging="720"/>
        <w:rPr>
          <w:ins w:id="696" w:author="Wagstaff, Camille" w:date="2025-11-26T14:48:00Z" w16du:dateUtc="2025-11-26T22:48:00Z"/>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 xml:space="preserve">Lee H, Wintermantel WM, Trumble JT, et al. </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2022</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Modeling and validation of oviposition by a polyphagous insect pest as a function of temperature and host plant species. </w:t>
      </w:r>
      <w:proofErr w:type="spellStart"/>
      <w:r w:rsidRPr="00CD77F0">
        <w:rPr>
          <w:rFonts w:ascii="Times New Roman" w:eastAsiaTheme="majorEastAsia" w:hAnsi="Times New Roman" w:cs="Times New Roman"/>
          <w:i/>
          <w:iCs/>
          <w:sz w:val="24"/>
          <w:szCs w:val="24"/>
        </w:rPr>
        <w:t>PLoS</w:t>
      </w:r>
      <w:proofErr w:type="spellEnd"/>
      <w:r w:rsidRPr="00CD77F0">
        <w:rPr>
          <w:rFonts w:ascii="Times New Roman" w:eastAsiaTheme="majorEastAsia" w:hAnsi="Times New Roman" w:cs="Times New Roman"/>
          <w:i/>
          <w:iCs/>
          <w:sz w:val="24"/>
          <w:szCs w:val="24"/>
        </w:rPr>
        <w:t xml:space="preserve"> One</w:t>
      </w:r>
      <w:r w:rsidRPr="00CD77F0">
        <w:rPr>
          <w:rFonts w:ascii="Times New Roman" w:eastAsiaTheme="majorEastAsia" w:hAnsi="Times New Roman" w:cs="Times New Roman"/>
          <w:sz w:val="24"/>
          <w:szCs w:val="24"/>
        </w:rPr>
        <w:t xml:space="preserve">. 17:e0274003. </w:t>
      </w:r>
      <w:ins w:id="697" w:author="Wagstaff, Camille" w:date="2025-11-26T14:48:00Z" w16du:dateUtc="2025-11-26T22:48:00Z">
        <w:r w:rsidR="009B1D40">
          <w:rPr>
            <w:rFonts w:ascii="Times New Roman" w:eastAsiaTheme="majorEastAsia" w:hAnsi="Times New Roman" w:cs="Times New Roman"/>
            <w:sz w:val="24"/>
            <w:szCs w:val="24"/>
          </w:rPr>
          <w:fldChar w:fldCharType="begin"/>
        </w:r>
        <w:r w:rsidR="009B1D40">
          <w:rPr>
            <w:rFonts w:ascii="Times New Roman" w:eastAsiaTheme="majorEastAsia" w:hAnsi="Times New Roman" w:cs="Times New Roman"/>
            <w:sz w:val="24"/>
            <w:szCs w:val="24"/>
          </w:rPr>
          <w:instrText>HYPERLINK "</w:instrText>
        </w:r>
      </w:ins>
      <w:r w:rsidR="009B1D40" w:rsidRPr="00CD77F0">
        <w:rPr>
          <w:rFonts w:ascii="Times New Roman" w:eastAsiaTheme="majorEastAsia" w:hAnsi="Times New Roman" w:cs="Times New Roman"/>
          <w:sz w:val="24"/>
          <w:szCs w:val="24"/>
        </w:rPr>
        <w:instrText>https://doi.org/10.1371/journal.pone.0274003</w:instrText>
      </w:r>
      <w:ins w:id="698" w:author="Wagstaff, Camille" w:date="2025-11-26T14:48:00Z" w16du:dateUtc="2025-11-26T22:48:00Z">
        <w:r w:rsidR="009B1D40">
          <w:rPr>
            <w:rFonts w:ascii="Times New Roman" w:eastAsiaTheme="majorEastAsia" w:hAnsi="Times New Roman" w:cs="Times New Roman"/>
            <w:sz w:val="24"/>
            <w:szCs w:val="24"/>
          </w:rPr>
          <w:instrText>"</w:instrText>
        </w:r>
        <w:r w:rsidR="009B1D40">
          <w:rPr>
            <w:rFonts w:ascii="Times New Roman" w:eastAsiaTheme="majorEastAsia" w:hAnsi="Times New Roman" w:cs="Times New Roman"/>
            <w:sz w:val="24"/>
            <w:szCs w:val="24"/>
          </w:rPr>
        </w:r>
        <w:r w:rsidR="009B1D40">
          <w:rPr>
            <w:rFonts w:ascii="Times New Roman" w:eastAsiaTheme="majorEastAsia" w:hAnsi="Times New Roman" w:cs="Times New Roman"/>
            <w:sz w:val="24"/>
            <w:szCs w:val="24"/>
          </w:rPr>
          <w:fldChar w:fldCharType="separate"/>
        </w:r>
      </w:ins>
      <w:r w:rsidR="009B1D40" w:rsidRPr="00690833">
        <w:rPr>
          <w:rStyle w:val="Hyperlink"/>
          <w:rFonts w:ascii="Times New Roman" w:eastAsiaTheme="majorEastAsia" w:hAnsi="Times New Roman" w:cs="Times New Roman"/>
          <w:sz w:val="24"/>
          <w:szCs w:val="24"/>
        </w:rPr>
        <w:t>https://doi.org/10.1371/journal.pone.0274003</w:t>
      </w:r>
      <w:ins w:id="699" w:author="Wagstaff, Camille" w:date="2025-11-26T14:48:00Z" w16du:dateUtc="2025-11-26T22:48:00Z">
        <w:r w:rsidR="009B1D40">
          <w:rPr>
            <w:rFonts w:ascii="Times New Roman" w:eastAsiaTheme="majorEastAsia" w:hAnsi="Times New Roman" w:cs="Times New Roman"/>
            <w:sz w:val="24"/>
            <w:szCs w:val="24"/>
          </w:rPr>
          <w:fldChar w:fldCharType="end"/>
        </w:r>
      </w:ins>
    </w:p>
    <w:p w14:paraId="6CAA9B09" w14:textId="00CB2BBF" w:rsidR="009B1D40" w:rsidRPr="00CD77F0" w:rsidRDefault="009B1D40" w:rsidP="00891BF8">
      <w:pPr>
        <w:spacing w:after="0" w:line="480" w:lineRule="auto"/>
        <w:ind w:left="720" w:hanging="720"/>
        <w:rPr>
          <w:rFonts w:ascii="Times New Roman" w:eastAsiaTheme="majorEastAsia" w:hAnsi="Times New Roman" w:cs="Times New Roman"/>
          <w:sz w:val="24"/>
          <w:szCs w:val="24"/>
        </w:rPr>
      </w:pPr>
      <w:ins w:id="700" w:author="Wagstaff, Camille" w:date="2025-11-26T14:48:00Z" w16du:dateUtc="2025-11-26T22:48:00Z">
        <w:r w:rsidRPr="00361BD5">
          <w:rPr>
            <w:rFonts w:ascii="Times New Roman" w:hAnsi="Times New Roman" w:cs="Times New Roman"/>
            <w:sz w:val="24"/>
            <w:szCs w:val="24"/>
          </w:rPr>
          <w:t>Lee, H, Stephanus, A</w:t>
        </w:r>
        <w:r>
          <w:rPr>
            <w:rFonts w:ascii="Times New Roman" w:hAnsi="Times New Roman" w:cs="Times New Roman"/>
            <w:sz w:val="24"/>
            <w:szCs w:val="24"/>
          </w:rPr>
          <w:t>P</w:t>
        </w:r>
        <w:r w:rsidRPr="00361BD5">
          <w:rPr>
            <w:rFonts w:ascii="Times New Roman" w:hAnsi="Times New Roman" w:cs="Times New Roman"/>
            <w:sz w:val="24"/>
            <w:szCs w:val="24"/>
          </w:rPr>
          <w:t xml:space="preserve">, Fowles, TM </w:t>
        </w:r>
        <w:r w:rsidRPr="00361BD5">
          <w:rPr>
            <w:rFonts w:ascii="Times New Roman" w:hAnsi="Times New Roman" w:cs="Times New Roman"/>
            <w:i/>
            <w:iCs/>
            <w:sz w:val="24"/>
            <w:szCs w:val="24"/>
          </w:rPr>
          <w:t>et al.</w:t>
        </w:r>
        <w:r w:rsidRPr="00361BD5">
          <w:rPr>
            <w:rFonts w:ascii="Times New Roman" w:hAnsi="Times New Roman" w:cs="Times New Roman"/>
            <w:sz w:val="24"/>
            <w:szCs w:val="24"/>
          </w:rPr>
          <w:t xml:space="preserve"> </w:t>
        </w:r>
        <w:r>
          <w:rPr>
            <w:rFonts w:ascii="Times New Roman" w:hAnsi="Times New Roman" w:cs="Times New Roman"/>
            <w:sz w:val="24"/>
            <w:szCs w:val="24"/>
          </w:rPr>
          <w:t xml:space="preserve">(2022) </w:t>
        </w:r>
        <w:r w:rsidRPr="00361BD5">
          <w:rPr>
            <w:rFonts w:ascii="Times New Roman" w:hAnsi="Times New Roman" w:cs="Times New Roman"/>
            <w:sz w:val="24"/>
            <w:szCs w:val="24"/>
          </w:rPr>
          <w:t xml:space="preserve">Insect vector manipulation by a plant virus and simulation modeling of its potential impact on crop infection. </w:t>
        </w:r>
        <w:r w:rsidRPr="00361BD5">
          <w:rPr>
            <w:rFonts w:ascii="Times New Roman" w:hAnsi="Times New Roman" w:cs="Times New Roman"/>
            <w:i/>
            <w:iCs/>
            <w:sz w:val="24"/>
            <w:szCs w:val="24"/>
          </w:rPr>
          <w:t>Sci Rep</w:t>
        </w:r>
        <w:r w:rsidRPr="00361BD5">
          <w:rPr>
            <w:rFonts w:ascii="Times New Roman" w:hAnsi="Times New Roman" w:cs="Times New Roman"/>
            <w:sz w:val="24"/>
            <w:szCs w:val="24"/>
          </w:rPr>
          <w:t xml:space="preserve"> </w:t>
        </w:r>
        <w:r w:rsidRPr="009B1D40">
          <w:rPr>
            <w:rFonts w:ascii="Times New Roman" w:hAnsi="Times New Roman" w:cs="Times New Roman"/>
            <w:sz w:val="24"/>
            <w:szCs w:val="24"/>
            <w:rPrChange w:id="701" w:author="Wagstaff, Camille" w:date="2025-11-26T14:48:00Z" w16du:dateUtc="2025-11-26T22:48:00Z">
              <w:rPr>
                <w:rFonts w:ascii="Times New Roman" w:hAnsi="Times New Roman" w:cs="Times New Roman"/>
                <w:b/>
                <w:bCs/>
                <w:sz w:val="24"/>
                <w:szCs w:val="24"/>
              </w:rPr>
            </w:rPrChange>
          </w:rPr>
          <w:t>12</w:t>
        </w:r>
        <w:r w:rsidRPr="009B1D40">
          <w:rPr>
            <w:rFonts w:ascii="Times New Roman" w:hAnsi="Times New Roman" w:cs="Times New Roman"/>
            <w:sz w:val="24"/>
            <w:szCs w:val="24"/>
          </w:rPr>
          <w:t>,</w:t>
        </w:r>
        <w:r w:rsidRPr="00361BD5">
          <w:rPr>
            <w:rFonts w:ascii="Times New Roman" w:hAnsi="Times New Roman" w:cs="Times New Roman"/>
            <w:sz w:val="24"/>
            <w:szCs w:val="24"/>
          </w:rPr>
          <w:t xml:space="preserve"> 8429. https://doi.org/10.1038/s41598-022-12618-2</w:t>
        </w:r>
      </w:ins>
    </w:p>
    <w:p w14:paraId="1911DDC0" w14:textId="347DB257" w:rsidR="00112EC7"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Lee H, Wintermantel WM, Trumble JT,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2025</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Timing matters: remotely sensed vegetation greenness can predict insect vector migration and therefore outbreaks of curly top disease. </w:t>
      </w:r>
      <w:r w:rsidRPr="00CD77F0">
        <w:rPr>
          <w:rFonts w:ascii="Times New Roman" w:eastAsiaTheme="majorEastAsia" w:hAnsi="Times New Roman" w:cs="Times New Roman"/>
          <w:i/>
          <w:iCs/>
          <w:sz w:val="24"/>
          <w:szCs w:val="24"/>
        </w:rPr>
        <w:t>J. Pest Sci.</w:t>
      </w:r>
      <w:r w:rsidRPr="00CD77F0">
        <w:rPr>
          <w:rFonts w:ascii="Times New Roman" w:eastAsiaTheme="majorEastAsia" w:hAnsi="Times New Roman" w:cs="Times New Roman"/>
          <w:sz w:val="24"/>
          <w:szCs w:val="24"/>
        </w:rPr>
        <w:t xml:space="preserve"> 98:607–617. </w:t>
      </w:r>
      <w:r w:rsidR="00891BF8" w:rsidRPr="00891BF8">
        <w:rPr>
          <w:rFonts w:ascii="Times New Roman" w:eastAsiaTheme="majorEastAsia" w:hAnsi="Times New Roman" w:cs="Times New Roman"/>
          <w:sz w:val="24"/>
          <w:szCs w:val="24"/>
        </w:rPr>
        <w:t>https://doi.org/10.1007/s10340-024-01771-4</w:t>
      </w:r>
    </w:p>
    <w:p w14:paraId="38BB78C2" w14:textId="2C027714" w:rsidR="00891BF8" w:rsidRPr="00CD77F0" w:rsidRDefault="00891BF8" w:rsidP="00891BF8">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Meyerdirk DE, </w:t>
      </w:r>
      <w:r>
        <w:rPr>
          <w:rFonts w:ascii="Times New Roman" w:eastAsiaTheme="majorEastAsia" w:hAnsi="Times New Roman" w:cs="Times New Roman"/>
          <w:sz w:val="24"/>
          <w:szCs w:val="24"/>
        </w:rPr>
        <w:t xml:space="preserve">&amp; </w:t>
      </w:r>
      <w:proofErr w:type="spellStart"/>
      <w:r w:rsidRPr="00CD77F0">
        <w:rPr>
          <w:rFonts w:ascii="Times New Roman" w:eastAsiaTheme="majorEastAsia" w:hAnsi="Times New Roman" w:cs="Times New Roman"/>
          <w:sz w:val="24"/>
          <w:szCs w:val="24"/>
        </w:rPr>
        <w:t>Hessein</w:t>
      </w:r>
      <w:proofErr w:type="spellEnd"/>
      <w:r w:rsidRPr="00CD77F0">
        <w:rPr>
          <w:rFonts w:ascii="Times New Roman" w:eastAsiaTheme="majorEastAsia" w:hAnsi="Times New Roman" w:cs="Times New Roman"/>
          <w:sz w:val="24"/>
          <w:szCs w:val="24"/>
        </w:rPr>
        <w:t xml:space="preserve"> NA. </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1985</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Population dynamics of the beet leafhopper, </w:t>
      </w:r>
      <w:proofErr w:type="spellStart"/>
      <w:r w:rsidRPr="00CD77F0">
        <w:rPr>
          <w:rFonts w:ascii="Times New Roman" w:eastAsiaTheme="majorEastAsia" w:hAnsi="Times New Roman" w:cs="Times New Roman"/>
          <w:i/>
          <w:iCs/>
          <w:sz w:val="24"/>
          <w:szCs w:val="24"/>
        </w:rPr>
        <w:t>Circulifer</w:t>
      </w:r>
      <w:proofErr w:type="spellEnd"/>
      <w:r w:rsidRPr="00CD77F0">
        <w:rPr>
          <w:rFonts w:ascii="Times New Roman" w:eastAsiaTheme="majorEastAsia" w:hAnsi="Times New Roman" w:cs="Times New Roman"/>
          <w:i/>
          <w:iCs/>
          <w:sz w:val="24"/>
          <w:szCs w:val="24"/>
        </w:rPr>
        <w:t xml:space="preserve"> tenellus</w:t>
      </w:r>
      <w:r w:rsidRPr="00CD77F0">
        <w:rPr>
          <w:rFonts w:ascii="Times New Roman" w:eastAsiaTheme="majorEastAsia" w:hAnsi="Times New Roman" w:cs="Times New Roman"/>
          <w:sz w:val="24"/>
          <w:szCs w:val="24"/>
        </w:rPr>
        <w:t xml:space="preserve"> (Baker), and associated </w:t>
      </w:r>
      <w:proofErr w:type="spellStart"/>
      <w:r w:rsidRPr="00CD77F0">
        <w:rPr>
          <w:rFonts w:ascii="Times New Roman" w:eastAsiaTheme="majorEastAsia" w:hAnsi="Times New Roman" w:cs="Times New Roman"/>
          <w:i/>
          <w:iCs/>
          <w:sz w:val="24"/>
          <w:szCs w:val="24"/>
        </w:rPr>
        <w:t>Empoasca</w:t>
      </w:r>
      <w:proofErr w:type="spellEnd"/>
      <w:r w:rsidRPr="00CD77F0">
        <w:rPr>
          <w:rFonts w:ascii="Times New Roman" w:eastAsiaTheme="majorEastAsia" w:hAnsi="Times New Roman" w:cs="Times New Roman"/>
          <w:sz w:val="24"/>
          <w:szCs w:val="24"/>
        </w:rPr>
        <w:t xml:space="preserve"> spp. (</w:t>
      </w:r>
      <w:proofErr w:type="spellStart"/>
      <w:r w:rsidRPr="00CD77F0">
        <w:rPr>
          <w:rFonts w:ascii="Times New Roman" w:eastAsiaTheme="majorEastAsia" w:hAnsi="Times New Roman" w:cs="Times New Roman"/>
          <w:sz w:val="24"/>
          <w:szCs w:val="24"/>
        </w:rPr>
        <w:t>Homoptera</w:t>
      </w:r>
      <w:proofErr w:type="spellEnd"/>
      <w:r w:rsidRPr="00CD77F0">
        <w:rPr>
          <w:rFonts w:ascii="Times New Roman" w:eastAsiaTheme="majorEastAsia" w:hAnsi="Times New Roman" w:cs="Times New Roman"/>
          <w:sz w:val="24"/>
          <w:szCs w:val="24"/>
        </w:rPr>
        <w:t xml:space="preserve">: Cicadellidae) and their egg parasitoids on sugar beets in southern California. </w:t>
      </w:r>
      <w:r w:rsidRPr="00CD77F0">
        <w:rPr>
          <w:rFonts w:ascii="Times New Roman" w:eastAsiaTheme="majorEastAsia" w:hAnsi="Times New Roman" w:cs="Times New Roman"/>
          <w:i/>
          <w:iCs/>
          <w:sz w:val="24"/>
          <w:szCs w:val="24"/>
        </w:rPr>
        <w:t xml:space="preserve">J. Econ.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78:346–353.</w:t>
      </w:r>
    </w:p>
    <w:p w14:paraId="32BD4F34" w14:textId="5A3F872C"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Meyerdirk DE, </w:t>
      </w:r>
      <w:r w:rsidR="00891BF8">
        <w:rPr>
          <w:rFonts w:ascii="Times New Roman" w:eastAsiaTheme="majorEastAsia" w:hAnsi="Times New Roman" w:cs="Times New Roman"/>
          <w:sz w:val="24"/>
          <w:szCs w:val="24"/>
        </w:rPr>
        <w:t xml:space="preserve">&amp; </w:t>
      </w:r>
      <w:proofErr w:type="spellStart"/>
      <w:r w:rsidRPr="00CD77F0">
        <w:rPr>
          <w:rFonts w:ascii="Times New Roman" w:eastAsiaTheme="majorEastAsia" w:hAnsi="Times New Roman" w:cs="Times New Roman"/>
          <w:sz w:val="24"/>
          <w:szCs w:val="24"/>
        </w:rPr>
        <w:t>Moratorio</w:t>
      </w:r>
      <w:proofErr w:type="spellEnd"/>
      <w:r w:rsidRPr="00CD77F0">
        <w:rPr>
          <w:rFonts w:ascii="Times New Roman" w:eastAsiaTheme="majorEastAsia" w:hAnsi="Times New Roman" w:cs="Times New Roman"/>
          <w:sz w:val="24"/>
          <w:szCs w:val="24"/>
        </w:rPr>
        <w:t xml:space="preserve"> MS.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1987</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proofErr w:type="spellStart"/>
      <w:r w:rsidRPr="00CD77F0">
        <w:rPr>
          <w:rFonts w:ascii="Times New Roman" w:eastAsiaTheme="majorEastAsia" w:hAnsi="Times New Roman" w:cs="Times New Roman"/>
          <w:i/>
          <w:iCs/>
          <w:sz w:val="24"/>
          <w:szCs w:val="24"/>
        </w:rPr>
        <w:t>Circulifer</w:t>
      </w:r>
      <w:proofErr w:type="spellEnd"/>
      <w:r w:rsidRPr="00CD77F0">
        <w:rPr>
          <w:rFonts w:ascii="Times New Roman" w:eastAsiaTheme="majorEastAsia" w:hAnsi="Times New Roman" w:cs="Times New Roman"/>
          <w:i/>
          <w:iCs/>
          <w:sz w:val="24"/>
          <w:szCs w:val="24"/>
        </w:rPr>
        <w:t xml:space="preserve"> tenellus</w:t>
      </w:r>
      <w:r w:rsidRPr="00CD77F0">
        <w:rPr>
          <w:rFonts w:ascii="Times New Roman" w:eastAsiaTheme="majorEastAsia" w:hAnsi="Times New Roman" w:cs="Times New Roman"/>
          <w:sz w:val="24"/>
          <w:szCs w:val="24"/>
        </w:rPr>
        <w:t xml:space="preserve"> (Baker), the beet leafhopper (</w:t>
      </w:r>
      <w:proofErr w:type="spellStart"/>
      <w:r w:rsidRPr="00CD77F0">
        <w:rPr>
          <w:rFonts w:ascii="Times New Roman" w:eastAsiaTheme="majorEastAsia" w:hAnsi="Times New Roman" w:cs="Times New Roman"/>
          <w:sz w:val="24"/>
          <w:szCs w:val="24"/>
        </w:rPr>
        <w:t>Homoptera</w:t>
      </w:r>
      <w:proofErr w:type="spellEnd"/>
      <w:r w:rsidRPr="00CD77F0">
        <w:rPr>
          <w:rFonts w:ascii="Times New Roman" w:eastAsiaTheme="majorEastAsia" w:hAnsi="Times New Roman" w:cs="Times New Roman"/>
          <w:sz w:val="24"/>
          <w:szCs w:val="24"/>
        </w:rPr>
        <w:t xml:space="preserve">: Cicadellidae): laboratory studies on fecundity and longevity. </w:t>
      </w:r>
      <w:r w:rsidRPr="00CD77F0">
        <w:rPr>
          <w:rFonts w:ascii="Times New Roman" w:eastAsiaTheme="majorEastAsia" w:hAnsi="Times New Roman" w:cs="Times New Roman"/>
          <w:i/>
          <w:iCs/>
          <w:sz w:val="24"/>
          <w:szCs w:val="24"/>
        </w:rPr>
        <w:t xml:space="preserve">Can.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119:443–447. https://doi.org/10.4039/Ent119443-5</w:t>
      </w:r>
    </w:p>
    <w:p w14:paraId="574B1499" w14:textId="1C269974"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proofErr w:type="spellStart"/>
      <w:r w:rsidRPr="00CD77F0">
        <w:rPr>
          <w:rFonts w:ascii="Times New Roman" w:eastAsiaTheme="majorEastAsia" w:hAnsi="Times New Roman" w:cs="Times New Roman"/>
          <w:sz w:val="24"/>
          <w:szCs w:val="24"/>
        </w:rPr>
        <w:t>Munyaneza</w:t>
      </w:r>
      <w:proofErr w:type="spellEnd"/>
      <w:r w:rsidRPr="00CD77F0">
        <w:rPr>
          <w:rFonts w:ascii="Times New Roman" w:eastAsiaTheme="majorEastAsia" w:hAnsi="Times New Roman" w:cs="Times New Roman"/>
          <w:sz w:val="24"/>
          <w:szCs w:val="24"/>
        </w:rPr>
        <w:t xml:space="preserve"> JE, Crosslin JM, Upton JE.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2006a</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Beet leafhopper (Hemiptera: Cicadellidae) transmits the Columbia Basin potato purple top phytoplasma to potatoes, beets, and weeds. </w:t>
      </w:r>
      <w:r w:rsidRPr="00CD77F0">
        <w:rPr>
          <w:rFonts w:ascii="Times New Roman" w:eastAsiaTheme="majorEastAsia" w:hAnsi="Times New Roman" w:cs="Times New Roman"/>
          <w:i/>
          <w:iCs/>
          <w:sz w:val="24"/>
          <w:szCs w:val="24"/>
        </w:rPr>
        <w:t xml:space="preserve">J. Econ.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99:268–272.</w:t>
      </w:r>
    </w:p>
    <w:p w14:paraId="42649CE5" w14:textId="5E288A16"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proofErr w:type="spellStart"/>
      <w:r w:rsidRPr="00CD77F0">
        <w:rPr>
          <w:rFonts w:ascii="Times New Roman" w:eastAsiaTheme="majorEastAsia" w:hAnsi="Times New Roman" w:cs="Times New Roman"/>
          <w:sz w:val="24"/>
          <w:szCs w:val="24"/>
        </w:rPr>
        <w:t>Munyaneza</w:t>
      </w:r>
      <w:proofErr w:type="spellEnd"/>
      <w:r w:rsidRPr="00CD77F0">
        <w:rPr>
          <w:rFonts w:ascii="Times New Roman" w:eastAsiaTheme="majorEastAsia" w:hAnsi="Times New Roman" w:cs="Times New Roman"/>
          <w:sz w:val="24"/>
          <w:szCs w:val="24"/>
        </w:rPr>
        <w:t xml:space="preserve"> JE, Crosslin J, Jensen AS,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2006b</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Beet leafhopper and potato purple top disease: 2005 season recap and new research directions. In: </w:t>
      </w:r>
      <w:r w:rsidRPr="00CD77F0">
        <w:rPr>
          <w:rFonts w:ascii="Times New Roman" w:eastAsiaTheme="majorEastAsia" w:hAnsi="Times New Roman" w:cs="Times New Roman"/>
          <w:i/>
          <w:iCs/>
          <w:sz w:val="24"/>
          <w:szCs w:val="24"/>
        </w:rPr>
        <w:t>45th Annu. Proc. Wash. State Potato Conf.</w:t>
      </w:r>
      <w:r w:rsidRPr="00CD77F0">
        <w:rPr>
          <w:rFonts w:ascii="Times New Roman" w:eastAsiaTheme="majorEastAsia" w:hAnsi="Times New Roman" w:cs="Times New Roman"/>
          <w:sz w:val="24"/>
          <w:szCs w:val="24"/>
        </w:rPr>
        <w:t xml:space="preserve"> p. 107–118.</w:t>
      </w:r>
    </w:p>
    <w:p w14:paraId="743BB9D4" w14:textId="65190C30"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proofErr w:type="spellStart"/>
      <w:r w:rsidRPr="00CD77F0">
        <w:rPr>
          <w:rFonts w:ascii="Times New Roman" w:eastAsiaTheme="majorEastAsia" w:hAnsi="Times New Roman" w:cs="Times New Roman"/>
          <w:sz w:val="24"/>
          <w:szCs w:val="24"/>
        </w:rPr>
        <w:t>Nachappa</w:t>
      </w:r>
      <w:proofErr w:type="spellEnd"/>
      <w:r w:rsidRPr="00CD77F0">
        <w:rPr>
          <w:rFonts w:ascii="Times New Roman" w:eastAsiaTheme="majorEastAsia" w:hAnsi="Times New Roman" w:cs="Times New Roman"/>
          <w:sz w:val="24"/>
          <w:szCs w:val="24"/>
        </w:rPr>
        <w:t xml:space="preserve"> P, </w:t>
      </w:r>
      <w:proofErr w:type="spellStart"/>
      <w:r w:rsidRPr="00CD77F0">
        <w:rPr>
          <w:rFonts w:ascii="Times New Roman" w:eastAsiaTheme="majorEastAsia" w:hAnsi="Times New Roman" w:cs="Times New Roman"/>
          <w:sz w:val="24"/>
          <w:szCs w:val="24"/>
        </w:rPr>
        <w:t>Fulladolsa</w:t>
      </w:r>
      <w:proofErr w:type="spellEnd"/>
      <w:r w:rsidRPr="00CD77F0">
        <w:rPr>
          <w:rFonts w:ascii="Times New Roman" w:eastAsiaTheme="majorEastAsia" w:hAnsi="Times New Roman" w:cs="Times New Roman"/>
          <w:sz w:val="24"/>
          <w:szCs w:val="24"/>
        </w:rPr>
        <w:t xml:space="preserve"> AC, Stenglein M.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Wild </w:t>
      </w:r>
      <w:proofErr w:type="spellStart"/>
      <w:r w:rsidRPr="00CD77F0">
        <w:rPr>
          <w:rFonts w:ascii="Times New Roman" w:eastAsiaTheme="majorEastAsia" w:hAnsi="Times New Roman" w:cs="Times New Roman"/>
          <w:sz w:val="24"/>
          <w:szCs w:val="24"/>
        </w:rPr>
        <w:t>wild</w:t>
      </w:r>
      <w:proofErr w:type="spellEnd"/>
      <w:r w:rsidRPr="00CD77F0">
        <w:rPr>
          <w:rFonts w:ascii="Times New Roman" w:eastAsiaTheme="majorEastAsia" w:hAnsi="Times New Roman" w:cs="Times New Roman"/>
          <w:sz w:val="24"/>
          <w:szCs w:val="24"/>
        </w:rPr>
        <w:t xml:space="preserve"> west: emerging viruses and </w:t>
      </w:r>
      <w:proofErr w:type="spellStart"/>
      <w:r w:rsidRPr="00CD77F0">
        <w:rPr>
          <w:rFonts w:ascii="Times New Roman" w:eastAsiaTheme="majorEastAsia" w:hAnsi="Times New Roman" w:cs="Times New Roman"/>
          <w:sz w:val="24"/>
          <w:szCs w:val="24"/>
        </w:rPr>
        <w:t>viroids</w:t>
      </w:r>
      <w:proofErr w:type="spellEnd"/>
      <w:r w:rsidRPr="00CD77F0">
        <w:rPr>
          <w:rFonts w:ascii="Times New Roman" w:eastAsiaTheme="majorEastAsia" w:hAnsi="Times New Roman" w:cs="Times New Roman"/>
          <w:sz w:val="24"/>
          <w:szCs w:val="24"/>
        </w:rPr>
        <w:t xml:space="preserve"> of hemp. </w:t>
      </w:r>
      <w:r w:rsidRPr="00CD77F0">
        <w:rPr>
          <w:rFonts w:ascii="Times New Roman" w:eastAsiaTheme="majorEastAsia" w:hAnsi="Times New Roman" w:cs="Times New Roman"/>
          <w:i/>
          <w:iCs/>
          <w:sz w:val="24"/>
          <w:szCs w:val="24"/>
        </w:rPr>
        <w:t>Outlooks Pest Manage.</w:t>
      </w:r>
      <w:r w:rsidRPr="00CD77F0">
        <w:rPr>
          <w:rFonts w:ascii="Times New Roman" w:eastAsiaTheme="majorEastAsia" w:hAnsi="Times New Roman" w:cs="Times New Roman"/>
          <w:sz w:val="24"/>
          <w:szCs w:val="24"/>
        </w:rPr>
        <w:t xml:space="preserve"> 31:175–179.</w:t>
      </w:r>
    </w:p>
    <w:p w14:paraId="6D9E9C48" w14:textId="48B84B70"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Nault LR,</w:t>
      </w:r>
      <w:r w:rsidR="00891BF8">
        <w:rPr>
          <w:rFonts w:ascii="Times New Roman" w:eastAsiaTheme="majorEastAsia" w:hAnsi="Times New Roman" w:cs="Times New Roman"/>
          <w:sz w:val="24"/>
          <w:szCs w:val="24"/>
        </w:rPr>
        <w:t xml:space="preserve"> &amp;</w:t>
      </w:r>
      <w:r w:rsidRPr="00CD77F0">
        <w:rPr>
          <w:rFonts w:ascii="Times New Roman" w:eastAsiaTheme="majorEastAsia" w:hAnsi="Times New Roman" w:cs="Times New Roman"/>
          <w:sz w:val="24"/>
          <w:szCs w:val="24"/>
        </w:rPr>
        <w:t xml:space="preserve"> Ammar ED.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1989</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Leafhopper and planthopper transmission of plant viruses. </w:t>
      </w:r>
      <w:r w:rsidRPr="00CD77F0">
        <w:rPr>
          <w:rFonts w:ascii="Times New Roman" w:eastAsiaTheme="majorEastAsia" w:hAnsi="Times New Roman" w:cs="Times New Roman"/>
          <w:i/>
          <w:iCs/>
          <w:sz w:val="24"/>
          <w:szCs w:val="24"/>
        </w:rPr>
        <w:t xml:space="preserve">Annu. Rev.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34:503–529.</w:t>
      </w:r>
    </w:p>
    <w:p w14:paraId="28A95479" w14:textId="74F514E8"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Oksanen J, Simpson G, Blanchet F, Kindt R, Legendre P,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vegan: community ecology package</w:t>
      </w:r>
      <w:r w:rsidRPr="00CD77F0">
        <w:rPr>
          <w:rFonts w:ascii="Times New Roman" w:eastAsiaTheme="majorEastAsia" w:hAnsi="Times New Roman" w:cs="Times New Roman"/>
          <w:sz w:val="24"/>
          <w:szCs w:val="24"/>
        </w:rPr>
        <w:t>. R package version 2.6-6.1. https://CRAN.R-project.org/package=vegan</w:t>
      </w:r>
    </w:p>
    <w:p w14:paraId="26AAA910" w14:textId="07BB337C"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Perilla-Henao LM, Casteel CL.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2016</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Vector-borne bacterial plant pathogens: interactions with hemipteran insects and plants. </w:t>
      </w:r>
      <w:r w:rsidRPr="00CD77F0">
        <w:rPr>
          <w:rFonts w:ascii="Times New Roman" w:eastAsiaTheme="majorEastAsia" w:hAnsi="Times New Roman" w:cs="Times New Roman"/>
          <w:i/>
          <w:iCs/>
          <w:sz w:val="24"/>
          <w:szCs w:val="24"/>
        </w:rPr>
        <w:t>Front. Plant Sci.</w:t>
      </w:r>
      <w:r w:rsidRPr="00CD77F0">
        <w:rPr>
          <w:rFonts w:ascii="Times New Roman" w:eastAsiaTheme="majorEastAsia" w:hAnsi="Times New Roman" w:cs="Times New Roman"/>
          <w:sz w:val="24"/>
          <w:szCs w:val="24"/>
        </w:rPr>
        <w:t xml:space="preserve"> 7:1163. https://doi.org/10.3389/fpls.2016.01163.</w:t>
      </w:r>
    </w:p>
    <w:p w14:paraId="1F502C9F" w14:textId="35E72E6F"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Pitt WJ, Cooper WR, </w:t>
      </w:r>
      <w:proofErr w:type="spellStart"/>
      <w:r w:rsidRPr="00CD77F0">
        <w:rPr>
          <w:rFonts w:ascii="Times New Roman" w:eastAsiaTheme="majorEastAsia" w:hAnsi="Times New Roman" w:cs="Times New Roman"/>
          <w:sz w:val="24"/>
          <w:szCs w:val="24"/>
        </w:rPr>
        <w:t>Pouchnik</w:t>
      </w:r>
      <w:proofErr w:type="spellEnd"/>
      <w:r w:rsidRPr="00CD77F0">
        <w:rPr>
          <w:rFonts w:ascii="Times New Roman" w:eastAsiaTheme="majorEastAsia" w:hAnsi="Times New Roman" w:cs="Times New Roman"/>
          <w:sz w:val="24"/>
          <w:szCs w:val="24"/>
        </w:rPr>
        <w:t xml:space="preserve"> D,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High-throughput molecular gut content analysis of aphids identifies plants relevant for potato virus Y epidemiology. </w:t>
      </w:r>
      <w:r w:rsidRPr="00CD77F0">
        <w:rPr>
          <w:rFonts w:ascii="Times New Roman" w:eastAsiaTheme="majorEastAsia" w:hAnsi="Times New Roman" w:cs="Times New Roman"/>
          <w:i/>
          <w:iCs/>
          <w:sz w:val="24"/>
          <w:szCs w:val="24"/>
        </w:rPr>
        <w:t>Insect Sci.</w:t>
      </w:r>
      <w:r w:rsidRPr="00CD77F0">
        <w:rPr>
          <w:rFonts w:ascii="Times New Roman" w:eastAsiaTheme="majorEastAsia" w:hAnsi="Times New Roman" w:cs="Times New Roman"/>
          <w:sz w:val="24"/>
          <w:szCs w:val="24"/>
        </w:rPr>
        <w:t xml:space="preserve"> 31:1489–1502. https://doi.org/10.1111/1744-7917.13327.</w:t>
      </w:r>
    </w:p>
    <w:p w14:paraId="44F465D4" w14:textId="74EAB2AF"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R Core Team.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2023</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R: a language and environment for statistical computing</w:t>
      </w:r>
      <w:r w:rsidRPr="00CD77F0">
        <w:rPr>
          <w:rFonts w:ascii="Times New Roman" w:eastAsiaTheme="majorEastAsia" w:hAnsi="Times New Roman" w:cs="Times New Roman"/>
          <w:sz w:val="24"/>
          <w:szCs w:val="24"/>
        </w:rPr>
        <w:t xml:space="preserve">. R Foundation for Statistical Computing; Vienna, Austria. </w:t>
      </w:r>
      <w:hyperlink r:id="rId15" w:history="1">
        <w:r w:rsidRPr="00CD77F0">
          <w:rPr>
            <w:rStyle w:val="Hyperlink"/>
            <w:rFonts w:ascii="Times New Roman" w:eastAsiaTheme="majorEastAsia" w:hAnsi="Times New Roman" w:cs="Times New Roman"/>
            <w:sz w:val="24"/>
            <w:szCs w:val="24"/>
          </w:rPr>
          <w:t>https://www.R-project.org/</w:t>
        </w:r>
      </w:hyperlink>
      <w:r w:rsidRPr="00CD77F0">
        <w:rPr>
          <w:rFonts w:ascii="Times New Roman" w:eastAsiaTheme="majorEastAsia" w:hAnsi="Times New Roman" w:cs="Times New Roman"/>
          <w:sz w:val="24"/>
          <w:szCs w:val="24"/>
        </w:rPr>
        <w:t>.</w:t>
      </w:r>
    </w:p>
    <w:p w14:paraId="0CFABF88" w14:textId="10F67C11"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Rafter MA,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Walter GH.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Generalizing about generalists? A perspective on the role of pattern and process in investigating herbivorous insects that use multiple host species. </w:t>
      </w:r>
      <w:r w:rsidRPr="00CD77F0">
        <w:rPr>
          <w:rFonts w:ascii="Times New Roman" w:eastAsiaTheme="majorEastAsia" w:hAnsi="Times New Roman" w:cs="Times New Roman"/>
          <w:i/>
          <w:iCs/>
          <w:sz w:val="24"/>
          <w:szCs w:val="24"/>
        </w:rPr>
        <w:t>Arthropod Plant Interact.</w:t>
      </w:r>
      <w:r w:rsidRPr="00CD77F0">
        <w:rPr>
          <w:rFonts w:ascii="Times New Roman" w:eastAsiaTheme="majorEastAsia" w:hAnsi="Times New Roman" w:cs="Times New Roman"/>
          <w:sz w:val="24"/>
          <w:szCs w:val="24"/>
        </w:rPr>
        <w:t xml:space="preserve"> 14:1–20.</w:t>
      </w:r>
    </w:p>
    <w:p w14:paraId="074DB967" w14:textId="78845763"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Rondon SI,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Murphy AF.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2016</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Monitoring and controlling the beet leafhopper </w:t>
      </w:r>
      <w:proofErr w:type="spellStart"/>
      <w:r w:rsidRPr="00CD77F0">
        <w:rPr>
          <w:rFonts w:ascii="Times New Roman" w:eastAsiaTheme="majorEastAsia" w:hAnsi="Times New Roman" w:cs="Times New Roman"/>
          <w:i/>
          <w:iCs/>
          <w:sz w:val="24"/>
          <w:szCs w:val="24"/>
        </w:rPr>
        <w:t>Circulifer</w:t>
      </w:r>
      <w:proofErr w:type="spellEnd"/>
      <w:r w:rsidRPr="00CD77F0">
        <w:rPr>
          <w:rFonts w:ascii="Times New Roman" w:eastAsiaTheme="majorEastAsia" w:hAnsi="Times New Roman" w:cs="Times New Roman"/>
          <w:i/>
          <w:iCs/>
          <w:sz w:val="24"/>
          <w:szCs w:val="24"/>
        </w:rPr>
        <w:t xml:space="preserve"> tenellus</w:t>
      </w:r>
      <w:r w:rsidRPr="00CD77F0">
        <w:rPr>
          <w:rFonts w:ascii="Times New Roman" w:eastAsiaTheme="majorEastAsia" w:hAnsi="Times New Roman" w:cs="Times New Roman"/>
          <w:sz w:val="24"/>
          <w:szCs w:val="24"/>
        </w:rPr>
        <w:t xml:space="preserve"> in the Columbia Basin. </w:t>
      </w:r>
      <w:r w:rsidRPr="00CD77F0">
        <w:rPr>
          <w:rFonts w:ascii="Times New Roman" w:eastAsiaTheme="majorEastAsia" w:hAnsi="Times New Roman" w:cs="Times New Roman"/>
          <w:i/>
          <w:iCs/>
          <w:sz w:val="24"/>
          <w:szCs w:val="24"/>
        </w:rPr>
        <w:t>Am. J. Potato Res.</w:t>
      </w:r>
      <w:r w:rsidRPr="00CD77F0">
        <w:rPr>
          <w:rFonts w:ascii="Times New Roman" w:eastAsiaTheme="majorEastAsia" w:hAnsi="Times New Roman" w:cs="Times New Roman"/>
          <w:sz w:val="24"/>
          <w:szCs w:val="24"/>
        </w:rPr>
        <w:t xml:space="preserve"> 93:80–85.</w:t>
      </w:r>
    </w:p>
    <w:p w14:paraId="4DDB821B" w14:textId="1368D541"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Ruiz-Villalba A, </w:t>
      </w:r>
      <w:proofErr w:type="spellStart"/>
      <w:r w:rsidRPr="00CD77F0">
        <w:rPr>
          <w:rFonts w:ascii="Times New Roman" w:eastAsiaTheme="majorEastAsia" w:hAnsi="Times New Roman" w:cs="Times New Roman"/>
          <w:sz w:val="24"/>
          <w:szCs w:val="24"/>
        </w:rPr>
        <w:t>Ruijter</w:t>
      </w:r>
      <w:proofErr w:type="spellEnd"/>
      <w:r w:rsidRPr="00CD77F0">
        <w:rPr>
          <w:rFonts w:ascii="Times New Roman" w:eastAsiaTheme="majorEastAsia" w:hAnsi="Times New Roman" w:cs="Times New Roman"/>
          <w:sz w:val="24"/>
          <w:szCs w:val="24"/>
        </w:rPr>
        <w:t xml:space="preserve"> JM, van den Hoff MJB.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2021</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Use and misuse of </w:t>
      </w:r>
      <w:proofErr w:type="spellStart"/>
      <w:r w:rsidRPr="00CD77F0">
        <w:rPr>
          <w:rFonts w:ascii="Times New Roman" w:eastAsiaTheme="majorEastAsia" w:hAnsi="Times New Roman" w:cs="Times New Roman"/>
          <w:sz w:val="24"/>
          <w:szCs w:val="24"/>
        </w:rPr>
        <w:t>Cq</w:t>
      </w:r>
      <w:proofErr w:type="spellEnd"/>
      <w:r w:rsidRPr="00CD77F0">
        <w:rPr>
          <w:rFonts w:ascii="Times New Roman" w:eastAsiaTheme="majorEastAsia" w:hAnsi="Times New Roman" w:cs="Times New Roman"/>
          <w:sz w:val="24"/>
          <w:szCs w:val="24"/>
        </w:rPr>
        <w:t xml:space="preserve"> in qPCR data analysis and reporting. </w:t>
      </w:r>
      <w:r w:rsidRPr="00CD77F0">
        <w:rPr>
          <w:rFonts w:ascii="Times New Roman" w:eastAsiaTheme="majorEastAsia" w:hAnsi="Times New Roman" w:cs="Times New Roman"/>
          <w:i/>
          <w:iCs/>
          <w:sz w:val="24"/>
          <w:szCs w:val="24"/>
        </w:rPr>
        <w:t>Life (Basel)</w:t>
      </w:r>
      <w:r w:rsidRPr="00CD77F0">
        <w:rPr>
          <w:rFonts w:ascii="Times New Roman" w:eastAsiaTheme="majorEastAsia" w:hAnsi="Times New Roman" w:cs="Times New Roman"/>
          <w:sz w:val="24"/>
          <w:szCs w:val="24"/>
        </w:rPr>
        <w:t>. 11:496. https://doi.org/10.3390/life11060496.</w:t>
      </w:r>
    </w:p>
    <w:p w14:paraId="7815EB70" w14:textId="7F862E58" w:rsidR="00112EC7"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Scott DW.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1992</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Multivariate density estimation: theory, practice, and visualization</w:t>
      </w:r>
      <w:r w:rsidRPr="00CD77F0">
        <w:rPr>
          <w:rFonts w:ascii="Times New Roman" w:eastAsiaTheme="majorEastAsia" w:hAnsi="Times New Roman" w:cs="Times New Roman"/>
          <w:sz w:val="24"/>
          <w:szCs w:val="24"/>
        </w:rPr>
        <w:t>. Wiley Publishers; New York (NY). 360 p.</w:t>
      </w:r>
    </w:p>
    <w:p w14:paraId="39A6C7DE" w14:textId="1BE4DBA1" w:rsidR="00280BB2" w:rsidRDefault="00C844CF" w:rsidP="00280BB2">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Soto MJ,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Gilbertson RL.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2003</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Distribution and rate of movement of the </w:t>
      </w:r>
      <w:proofErr w:type="spellStart"/>
      <w:r w:rsidRPr="00CD77F0">
        <w:rPr>
          <w:rFonts w:ascii="Times New Roman" w:eastAsiaTheme="majorEastAsia" w:hAnsi="Times New Roman" w:cs="Times New Roman"/>
          <w:sz w:val="24"/>
          <w:szCs w:val="24"/>
        </w:rPr>
        <w:t>curtovirus</w:t>
      </w:r>
      <w:proofErr w:type="spellEnd"/>
      <w:r w:rsidRPr="00CD77F0">
        <w:rPr>
          <w:rFonts w:ascii="Times New Roman" w:eastAsiaTheme="majorEastAsia" w:hAnsi="Times New Roman" w:cs="Times New Roman"/>
          <w:sz w:val="24"/>
          <w:szCs w:val="24"/>
        </w:rPr>
        <w:t xml:space="preserve"> beet mild curly top virus (</w:t>
      </w:r>
      <w:proofErr w:type="spellStart"/>
      <w:r w:rsidRPr="00CD77F0">
        <w:rPr>
          <w:rFonts w:ascii="Times New Roman" w:eastAsiaTheme="majorEastAsia" w:hAnsi="Times New Roman" w:cs="Times New Roman"/>
          <w:sz w:val="24"/>
          <w:szCs w:val="24"/>
        </w:rPr>
        <w:t>Geminiviridae</w:t>
      </w:r>
      <w:proofErr w:type="spellEnd"/>
      <w:r w:rsidRPr="00CD77F0">
        <w:rPr>
          <w:rFonts w:ascii="Times New Roman" w:eastAsiaTheme="majorEastAsia" w:hAnsi="Times New Roman" w:cs="Times New Roman"/>
          <w:sz w:val="24"/>
          <w:szCs w:val="24"/>
        </w:rPr>
        <w:t xml:space="preserve">) in the beet leafhopper. </w:t>
      </w:r>
      <w:r w:rsidRPr="00CD77F0">
        <w:rPr>
          <w:rFonts w:ascii="Times New Roman" w:eastAsiaTheme="majorEastAsia" w:hAnsi="Times New Roman" w:cs="Times New Roman"/>
          <w:i/>
          <w:iCs/>
          <w:sz w:val="24"/>
          <w:szCs w:val="24"/>
        </w:rPr>
        <w:t>Phytopathology</w:t>
      </w:r>
      <w:r w:rsidRPr="00CD77F0">
        <w:rPr>
          <w:rFonts w:ascii="Times New Roman" w:eastAsiaTheme="majorEastAsia" w:hAnsi="Times New Roman" w:cs="Times New Roman"/>
          <w:sz w:val="24"/>
          <w:szCs w:val="24"/>
        </w:rPr>
        <w:t>. 93:478–484.</w:t>
      </w:r>
    </w:p>
    <w:p w14:paraId="2F281A7C" w14:textId="7C312D73" w:rsidR="00891BF8" w:rsidRPr="00CD77F0" w:rsidRDefault="00891BF8" w:rsidP="00891BF8">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 xml:space="preserve">Strausbaugh CA, Wenninger E, Jackson L, </w:t>
      </w:r>
      <w:r>
        <w:rPr>
          <w:rFonts w:ascii="Times New Roman" w:eastAsiaTheme="majorEastAsia" w:hAnsi="Times New Roman" w:cs="Times New Roman"/>
          <w:sz w:val="24"/>
          <w:szCs w:val="24"/>
        </w:rPr>
        <w:t>et al.</w:t>
      </w:r>
      <w:r w:rsidRPr="00CD77F0">
        <w:rPr>
          <w:rFonts w:ascii="Times New Roman" w:eastAsiaTheme="majorEastAsia" w:hAnsi="Times New Roman" w:cs="Times New Roman"/>
          <w:sz w:val="24"/>
          <w:szCs w:val="24"/>
        </w:rPr>
        <w:t xml:space="preserve"> </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Host and shelter plants for the beet leafhopper, which vectors curly top viruses and phytoplasmas in southern Idaho. </w:t>
      </w:r>
      <w:proofErr w:type="spellStart"/>
      <w:r w:rsidRPr="00CD77F0">
        <w:rPr>
          <w:rFonts w:ascii="Times New Roman" w:eastAsiaTheme="majorEastAsia" w:hAnsi="Times New Roman" w:cs="Times New Roman"/>
          <w:i/>
          <w:iCs/>
          <w:sz w:val="24"/>
          <w:szCs w:val="24"/>
        </w:rPr>
        <w:t>PhytoFrontiers</w:t>
      </w:r>
      <w:proofErr w:type="spellEnd"/>
      <w:r w:rsidRPr="00CD77F0">
        <w:rPr>
          <w:rFonts w:ascii="Times New Roman" w:eastAsiaTheme="majorEastAsia" w:hAnsi="Times New Roman" w:cs="Times New Roman"/>
          <w:sz w:val="24"/>
          <w:szCs w:val="24"/>
        </w:rPr>
        <w:t>. 4. https://doi.org/10.1094/PHYTOFR-03-24-0022-R.</w:t>
      </w:r>
    </w:p>
    <w:p w14:paraId="2D2D6FA6" w14:textId="3B20AAC3" w:rsidR="00891BF8" w:rsidRPr="00CD77F0" w:rsidRDefault="00891BF8" w:rsidP="00891BF8">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Strausbaugh CA, Wintermantel WM, Gillen AM, </w:t>
      </w:r>
      <w:r w:rsidR="00C97623">
        <w:rPr>
          <w:rFonts w:ascii="Times New Roman" w:eastAsiaTheme="majorEastAsia" w:hAnsi="Times New Roman" w:cs="Times New Roman"/>
          <w:sz w:val="24"/>
          <w:szCs w:val="24"/>
        </w:rPr>
        <w:t>et al</w:t>
      </w:r>
      <w:r w:rsidRPr="00CD77F0">
        <w:rPr>
          <w:rFonts w:ascii="Times New Roman" w:eastAsiaTheme="majorEastAsia" w:hAnsi="Times New Roman" w:cs="Times New Roman"/>
          <w:sz w:val="24"/>
          <w:szCs w:val="24"/>
        </w:rPr>
        <w:t xml:space="preserve">.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2008</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Curly top survey in the western United States. </w:t>
      </w:r>
      <w:r w:rsidRPr="00CD77F0">
        <w:rPr>
          <w:rFonts w:ascii="Times New Roman" w:eastAsiaTheme="majorEastAsia" w:hAnsi="Times New Roman" w:cs="Times New Roman"/>
          <w:i/>
          <w:iCs/>
          <w:sz w:val="24"/>
          <w:szCs w:val="24"/>
        </w:rPr>
        <w:t>Phytopathology</w:t>
      </w:r>
      <w:r w:rsidRPr="00CD77F0">
        <w:rPr>
          <w:rFonts w:ascii="Times New Roman" w:eastAsiaTheme="majorEastAsia" w:hAnsi="Times New Roman" w:cs="Times New Roman"/>
          <w:sz w:val="24"/>
          <w:szCs w:val="24"/>
        </w:rPr>
        <w:t>. 98:1212–1217.</w:t>
      </w:r>
    </w:p>
    <w:p w14:paraId="7E929C76" w14:textId="27041399" w:rsidR="00C844CF"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Swisher Grimm KD, Crosslin JC, Cooper WR, et al.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2021</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First report of curly top of </w:t>
      </w:r>
      <w:r w:rsidRPr="00CD77F0">
        <w:rPr>
          <w:rFonts w:ascii="Times New Roman" w:eastAsiaTheme="majorEastAsia" w:hAnsi="Times New Roman" w:cs="Times New Roman"/>
          <w:i/>
          <w:iCs/>
          <w:sz w:val="24"/>
          <w:szCs w:val="24"/>
        </w:rPr>
        <w:t>Coriandrum sativum</w:t>
      </w:r>
      <w:r w:rsidRPr="00CD77F0">
        <w:rPr>
          <w:rFonts w:ascii="Times New Roman" w:eastAsiaTheme="majorEastAsia" w:hAnsi="Times New Roman" w:cs="Times New Roman"/>
          <w:sz w:val="24"/>
          <w:szCs w:val="24"/>
        </w:rPr>
        <w:t xml:space="preserve"> L. caused by beet curly top virus in the Columbia Basin of Washington State. </w:t>
      </w:r>
      <w:r w:rsidRPr="00CD77F0">
        <w:rPr>
          <w:rFonts w:ascii="Times New Roman" w:eastAsiaTheme="majorEastAsia" w:hAnsi="Times New Roman" w:cs="Times New Roman"/>
          <w:i/>
          <w:iCs/>
          <w:sz w:val="24"/>
          <w:szCs w:val="24"/>
        </w:rPr>
        <w:t>Plant Dis.</w:t>
      </w:r>
      <w:r w:rsidRPr="00CD77F0">
        <w:rPr>
          <w:rFonts w:ascii="Times New Roman" w:eastAsiaTheme="majorEastAsia" w:hAnsi="Times New Roman" w:cs="Times New Roman"/>
          <w:sz w:val="24"/>
          <w:szCs w:val="24"/>
        </w:rPr>
        <w:t xml:space="preserve"> 105:3313.</w:t>
      </w:r>
    </w:p>
    <w:p w14:paraId="7361374C" w14:textId="4C81989B" w:rsidR="00C844CF"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Swisher Grimm KD, Gorman CJ, </w:t>
      </w:r>
      <w:r w:rsidR="00C97623">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Crosslin JM.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2023</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New assays for rapid detection of beet leafhopper-associated plant pathogens, 'Candidatus Phytoplasma </w:t>
      </w:r>
      <w:proofErr w:type="spellStart"/>
      <w:r w:rsidRPr="00CD77F0">
        <w:rPr>
          <w:rFonts w:ascii="Times New Roman" w:eastAsiaTheme="majorEastAsia" w:hAnsi="Times New Roman" w:cs="Times New Roman"/>
          <w:sz w:val="24"/>
          <w:szCs w:val="24"/>
        </w:rPr>
        <w:t>trifolii</w:t>
      </w:r>
      <w:proofErr w:type="spellEnd"/>
      <w:r w:rsidRPr="00CD77F0">
        <w:rPr>
          <w:rFonts w:ascii="Times New Roman" w:eastAsiaTheme="majorEastAsia" w:hAnsi="Times New Roman" w:cs="Times New Roman"/>
          <w:sz w:val="24"/>
          <w:szCs w:val="24"/>
        </w:rPr>
        <w:t xml:space="preserve">', beet curly top virus, and </w:t>
      </w:r>
      <w:proofErr w:type="spellStart"/>
      <w:r w:rsidRPr="00CD77F0">
        <w:rPr>
          <w:rFonts w:ascii="Times New Roman" w:eastAsiaTheme="majorEastAsia" w:hAnsi="Times New Roman" w:cs="Times New Roman"/>
          <w:i/>
          <w:iCs/>
          <w:sz w:val="24"/>
          <w:szCs w:val="24"/>
        </w:rPr>
        <w:t>Spiroplasma</w:t>
      </w:r>
      <w:proofErr w:type="spellEnd"/>
      <w:r w:rsidRPr="00CD77F0">
        <w:rPr>
          <w:rFonts w:ascii="Times New Roman" w:eastAsiaTheme="majorEastAsia" w:hAnsi="Times New Roman" w:cs="Times New Roman"/>
          <w:i/>
          <w:iCs/>
          <w:sz w:val="24"/>
          <w:szCs w:val="24"/>
        </w:rPr>
        <w:t xml:space="preserve"> citri</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Plant Dis.</w:t>
      </w:r>
      <w:r w:rsidRPr="00CD77F0">
        <w:rPr>
          <w:rFonts w:ascii="Times New Roman" w:eastAsiaTheme="majorEastAsia" w:hAnsi="Times New Roman" w:cs="Times New Roman"/>
          <w:sz w:val="24"/>
          <w:szCs w:val="24"/>
        </w:rPr>
        <w:t xml:space="preserve"> 107:3958–3966. https://doi.org/10.1094/PDIS-04-23-0769-RE.</w:t>
      </w:r>
    </w:p>
    <w:p w14:paraId="63B00721" w14:textId="01727368" w:rsidR="00C844CF"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Suzuki S, Oshima K, </w:t>
      </w:r>
      <w:proofErr w:type="spellStart"/>
      <w:r w:rsidRPr="00CD77F0">
        <w:rPr>
          <w:rFonts w:ascii="Times New Roman" w:eastAsiaTheme="majorEastAsia" w:hAnsi="Times New Roman" w:cs="Times New Roman"/>
          <w:sz w:val="24"/>
          <w:szCs w:val="24"/>
        </w:rPr>
        <w:t>Kakizawa</w:t>
      </w:r>
      <w:proofErr w:type="spellEnd"/>
      <w:r w:rsidRPr="00CD77F0">
        <w:rPr>
          <w:rFonts w:ascii="Times New Roman" w:eastAsiaTheme="majorEastAsia" w:hAnsi="Times New Roman" w:cs="Times New Roman"/>
          <w:sz w:val="24"/>
          <w:szCs w:val="24"/>
        </w:rPr>
        <w:t xml:space="preserve"> S, et al.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2006</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Interaction between the membrane protein of a pathogen and insect microfilament complex determines insect-vector specificity. </w:t>
      </w:r>
      <w:r w:rsidRPr="00CD77F0">
        <w:rPr>
          <w:rFonts w:ascii="Times New Roman" w:eastAsiaTheme="majorEastAsia" w:hAnsi="Times New Roman" w:cs="Times New Roman"/>
          <w:i/>
          <w:iCs/>
          <w:sz w:val="24"/>
          <w:szCs w:val="24"/>
        </w:rPr>
        <w:t>Proc. Natl. Acad. Sci. USA</w:t>
      </w:r>
      <w:r w:rsidRPr="00CD77F0">
        <w:rPr>
          <w:rFonts w:ascii="Times New Roman" w:eastAsiaTheme="majorEastAsia" w:hAnsi="Times New Roman" w:cs="Times New Roman"/>
          <w:sz w:val="24"/>
          <w:szCs w:val="24"/>
        </w:rPr>
        <w:t>. 103:4252–4257.</w:t>
      </w:r>
    </w:p>
    <w:p w14:paraId="5FFEA05B" w14:textId="249E0B94" w:rsidR="00C844CF"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Thapa I, </w:t>
      </w:r>
      <w:r w:rsidR="00C97623">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Ghersi D.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2023</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Modeling preferential attraction to infected hosts in vector-borne diseases. </w:t>
      </w:r>
      <w:r w:rsidRPr="00CD77F0">
        <w:rPr>
          <w:rFonts w:ascii="Times New Roman" w:eastAsiaTheme="majorEastAsia" w:hAnsi="Times New Roman" w:cs="Times New Roman"/>
          <w:i/>
          <w:iCs/>
          <w:sz w:val="24"/>
          <w:szCs w:val="24"/>
        </w:rPr>
        <w:t>Front. Public Health</w:t>
      </w:r>
      <w:r w:rsidRPr="00CD77F0">
        <w:rPr>
          <w:rFonts w:ascii="Times New Roman" w:eastAsiaTheme="majorEastAsia" w:hAnsi="Times New Roman" w:cs="Times New Roman"/>
          <w:sz w:val="24"/>
          <w:szCs w:val="24"/>
        </w:rPr>
        <w:t>. 11:1276029. https://doi.org/10.3389/fpubh.2023.1276029.</w:t>
      </w:r>
    </w:p>
    <w:p w14:paraId="3188F362" w14:textId="61671FBF" w:rsidR="00E12724"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Thomas PE, </w:t>
      </w:r>
      <w:r w:rsidR="00C97623">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Boll RK.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1977</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Effect of host preference on transmission of curly top virus to tomato by the beet leafhopper. </w:t>
      </w:r>
      <w:r w:rsidRPr="00CD77F0">
        <w:rPr>
          <w:rFonts w:ascii="Times New Roman" w:eastAsiaTheme="majorEastAsia" w:hAnsi="Times New Roman" w:cs="Times New Roman"/>
          <w:i/>
          <w:iCs/>
          <w:sz w:val="24"/>
          <w:szCs w:val="24"/>
        </w:rPr>
        <w:t>Phytopathology</w:t>
      </w:r>
      <w:r w:rsidRPr="00CD77F0">
        <w:rPr>
          <w:rFonts w:ascii="Times New Roman" w:eastAsiaTheme="majorEastAsia" w:hAnsi="Times New Roman" w:cs="Times New Roman"/>
          <w:sz w:val="24"/>
          <w:szCs w:val="24"/>
        </w:rPr>
        <w:t>. 67:903–905.</w:t>
      </w:r>
    </w:p>
    <w:p w14:paraId="64423688" w14:textId="2E4991FC"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Weintraub PG, </w:t>
      </w:r>
      <w:r w:rsidR="00C97623">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Beanland L.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2006</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Insect vectors of phytoplasmas. </w:t>
      </w:r>
      <w:r w:rsidRPr="00CD77F0">
        <w:rPr>
          <w:rFonts w:ascii="Times New Roman" w:eastAsiaTheme="majorEastAsia" w:hAnsi="Times New Roman" w:cs="Times New Roman"/>
          <w:i/>
          <w:iCs/>
          <w:sz w:val="24"/>
          <w:szCs w:val="24"/>
        </w:rPr>
        <w:t xml:space="preserve">Annu. Rev.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51:91–111.</w:t>
      </w:r>
    </w:p>
    <w:p w14:paraId="01990105" w14:textId="1EDEFD25"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Wickham H, Averick M, Bryan J, et al.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2019</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Welcome to the tidyverse. </w:t>
      </w:r>
      <w:r w:rsidRPr="00CD77F0">
        <w:rPr>
          <w:rFonts w:ascii="Times New Roman" w:eastAsiaTheme="majorEastAsia" w:hAnsi="Times New Roman" w:cs="Times New Roman"/>
          <w:i/>
          <w:iCs/>
          <w:sz w:val="24"/>
          <w:szCs w:val="24"/>
        </w:rPr>
        <w:t xml:space="preserve">J. Open Source </w:t>
      </w:r>
      <w:proofErr w:type="spellStart"/>
      <w:r w:rsidRPr="00CD77F0">
        <w:rPr>
          <w:rFonts w:ascii="Times New Roman" w:eastAsiaTheme="majorEastAsia" w:hAnsi="Times New Roman" w:cs="Times New Roman"/>
          <w:i/>
          <w:iCs/>
          <w:sz w:val="24"/>
          <w:szCs w:val="24"/>
        </w:rPr>
        <w:t>Softw</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4:1686.</w:t>
      </w:r>
    </w:p>
    <w:p w14:paraId="52F67E2B" w14:textId="00537501"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 xml:space="preserve">Wilke C.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ggridges: ridgeline plots in 'ggplot2'</w:t>
      </w:r>
      <w:r w:rsidRPr="00CD77F0">
        <w:rPr>
          <w:rFonts w:ascii="Times New Roman" w:eastAsiaTheme="majorEastAsia" w:hAnsi="Times New Roman" w:cs="Times New Roman"/>
          <w:sz w:val="24"/>
          <w:szCs w:val="24"/>
        </w:rPr>
        <w:t>. R package version 0.5.6. https://CRAN.R-project.org/package=ggridges</w:t>
      </w:r>
    </w:p>
    <w:p w14:paraId="0222269F" w14:textId="044FBBF8"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proofErr w:type="spellStart"/>
      <w:r w:rsidRPr="00CD77F0">
        <w:rPr>
          <w:rFonts w:ascii="Times New Roman" w:eastAsiaTheme="majorEastAsia" w:hAnsi="Times New Roman" w:cs="Times New Roman"/>
          <w:sz w:val="24"/>
          <w:szCs w:val="24"/>
        </w:rPr>
        <w:t>Wohleb</w:t>
      </w:r>
      <w:proofErr w:type="spellEnd"/>
      <w:r w:rsidRPr="00CD77F0">
        <w:rPr>
          <w:rFonts w:ascii="Times New Roman" w:eastAsiaTheme="majorEastAsia" w:hAnsi="Times New Roman" w:cs="Times New Roman"/>
          <w:sz w:val="24"/>
          <w:szCs w:val="24"/>
        </w:rPr>
        <w:t xml:space="preserve"> CH, Waters TD, </w:t>
      </w:r>
      <w:r w:rsidR="00C97623">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Crowder DW.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2021</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Decision support for potato growers using a pest monitoring network. </w:t>
      </w:r>
      <w:r w:rsidRPr="00CD77F0">
        <w:rPr>
          <w:rFonts w:ascii="Times New Roman" w:eastAsiaTheme="majorEastAsia" w:hAnsi="Times New Roman" w:cs="Times New Roman"/>
          <w:i/>
          <w:iCs/>
          <w:sz w:val="24"/>
          <w:szCs w:val="24"/>
        </w:rPr>
        <w:t>Am. J. Potato Res.</w:t>
      </w:r>
      <w:r w:rsidRPr="00CD77F0">
        <w:rPr>
          <w:rFonts w:ascii="Times New Roman" w:eastAsiaTheme="majorEastAsia" w:hAnsi="Times New Roman" w:cs="Times New Roman"/>
          <w:sz w:val="24"/>
          <w:szCs w:val="24"/>
        </w:rPr>
        <w:t xml:space="preserve"> 98:5–11.</w:t>
      </w:r>
    </w:p>
    <w:p w14:paraId="002B091B" w14:textId="6A56FE82"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Wood S, </w:t>
      </w:r>
      <w:r w:rsidR="00C97623">
        <w:rPr>
          <w:rFonts w:ascii="Times New Roman" w:eastAsiaTheme="majorEastAsia" w:hAnsi="Times New Roman" w:cs="Times New Roman"/>
          <w:sz w:val="24"/>
          <w:szCs w:val="24"/>
        </w:rPr>
        <w:t xml:space="preserve">&amp; </w:t>
      </w:r>
      <w:proofErr w:type="spellStart"/>
      <w:r w:rsidRPr="00CD77F0">
        <w:rPr>
          <w:rFonts w:ascii="Times New Roman" w:eastAsiaTheme="majorEastAsia" w:hAnsi="Times New Roman" w:cs="Times New Roman"/>
          <w:sz w:val="24"/>
          <w:szCs w:val="24"/>
        </w:rPr>
        <w:t>Scheipl</w:t>
      </w:r>
      <w:proofErr w:type="spellEnd"/>
      <w:r w:rsidRPr="00CD77F0">
        <w:rPr>
          <w:rFonts w:ascii="Times New Roman" w:eastAsiaTheme="majorEastAsia" w:hAnsi="Times New Roman" w:cs="Times New Roman"/>
          <w:sz w:val="24"/>
          <w:szCs w:val="24"/>
        </w:rPr>
        <w:t xml:space="preserve"> F.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gamm4: generalized additive mixed models using ‘</w:t>
      </w:r>
      <w:proofErr w:type="spellStart"/>
      <w:r w:rsidRPr="00CD77F0">
        <w:rPr>
          <w:rFonts w:ascii="Times New Roman" w:eastAsiaTheme="majorEastAsia" w:hAnsi="Times New Roman" w:cs="Times New Roman"/>
          <w:i/>
          <w:iCs/>
          <w:sz w:val="24"/>
          <w:szCs w:val="24"/>
        </w:rPr>
        <w:t>mgcv</w:t>
      </w:r>
      <w:proofErr w:type="spellEnd"/>
      <w:r w:rsidRPr="00CD77F0">
        <w:rPr>
          <w:rFonts w:ascii="Times New Roman" w:eastAsiaTheme="majorEastAsia" w:hAnsi="Times New Roman" w:cs="Times New Roman"/>
          <w:i/>
          <w:iCs/>
          <w:sz w:val="24"/>
          <w:szCs w:val="24"/>
        </w:rPr>
        <w:t>’ and ‘lme4’</w:t>
      </w:r>
      <w:r w:rsidRPr="00CD77F0">
        <w:rPr>
          <w:rFonts w:ascii="Times New Roman" w:eastAsiaTheme="majorEastAsia" w:hAnsi="Times New Roman" w:cs="Times New Roman"/>
          <w:sz w:val="24"/>
          <w:szCs w:val="24"/>
        </w:rPr>
        <w:t>. R package version 0.2-6. https://CRAN.R-project.org/package=gamm4</w:t>
      </w:r>
    </w:p>
    <w:p w14:paraId="075F7529" w14:textId="77777777" w:rsidR="00E12724" w:rsidRDefault="00E12724" w:rsidP="00CD77F0">
      <w:pPr>
        <w:spacing w:after="0" w:line="480" w:lineRule="auto"/>
        <w:rPr>
          <w:rFonts w:ascii="Times New Roman" w:hAnsi="Times New Roman" w:cs="Times New Roman"/>
          <w:sz w:val="24"/>
          <w:szCs w:val="24"/>
          <w:shd w:val="clear" w:color="auto" w:fill="FFFFFF"/>
        </w:rPr>
      </w:pPr>
    </w:p>
    <w:sectPr w:rsidR="00E12724" w:rsidSect="003D4F8C">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Wagstaff, Camille" w:date="2025-12-04T11:25:00Z" w:initials="CW">
    <w:p w14:paraId="3D12ED0D" w14:textId="77777777" w:rsidR="00C338F1" w:rsidRDefault="00C338F1" w:rsidP="00C338F1">
      <w:pPr>
        <w:pStyle w:val="CommentText"/>
      </w:pPr>
      <w:r>
        <w:rPr>
          <w:rStyle w:val="CommentReference"/>
        </w:rPr>
        <w:annotationRef/>
      </w:r>
      <w:r>
        <w:t>This is Strausbaugh et al 2024. How should I credit in abstract?</w:t>
      </w:r>
    </w:p>
  </w:comment>
  <w:comment w:id="0" w:author="Wagstaff, Camille" w:date="2025-11-26T13:49:00Z" w:initials="CW">
    <w:p w14:paraId="589B3E2C" w14:textId="25DA0FC9" w:rsidR="00C338F1" w:rsidRDefault="00C46959" w:rsidP="00C338F1">
      <w:pPr>
        <w:pStyle w:val="CommentText"/>
      </w:pPr>
      <w:r>
        <w:rPr>
          <w:rStyle w:val="CommentReference"/>
        </w:rPr>
        <w:annotationRef/>
      </w:r>
      <w:r w:rsidR="00C338F1">
        <w:t>Re-word for more clarity</w:t>
      </w:r>
    </w:p>
  </w:comment>
  <w:comment w:id="35" w:author="Wagstaff, Camille" w:date="2025-11-26T14:25:00Z" w:initials="CW">
    <w:p w14:paraId="1ADA733D" w14:textId="14D00BD4" w:rsidR="004E1FDC" w:rsidRDefault="004E1FDC" w:rsidP="004E1FDC">
      <w:pPr>
        <w:pStyle w:val="CommentText"/>
      </w:pPr>
      <w:r>
        <w:rPr>
          <w:rStyle w:val="CommentReference"/>
        </w:rPr>
        <w:annotationRef/>
      </w:r>
      <w:r>
        <w:t>This pub says Advance Access Publication Date: 31 December 2021. So is it published 2021 or 2022?</w:t>
      </w:r>
    </w:p>
  </w:comment>
  <w:comment w:id="138" w:author="Wagstaff, Camille" w:date="2025-12-04T13:57:00Z" w:initials="CW">
    <w:p w14:paraId="57DDF7BC" w14:textId="77777777" w:rsidR="00581467" w:rsidRDefault="00581467" w:rsidP="00581467">
      <w:pPr>
        <w:pStyle w:val="CommentText"/>
      </w:pPr>
      <w:r>
        <w:rPr>
          <w:rStyle w:val="CommentReference"/>
        </w:rPr>
        <w:annotationRef/>
      </w:r>
      <w:r>
        <w:t>Jillian - were these BLH tested using the BLH primers the USDA lab developed?</w:t>
      </w:r>
    </w:p>
  </w:comment>
  <w:comment w:id="415" w:author="Anderson, Riley Morgan" w:date="2025-12-09T12:17:00Z" w:initials="RA">
    <w:p w14:paraId="2121E42F" w14:textId="77777777" w:rsidR="0022101F" w:rsidRDefault="0022101F">
      <w:pPr>
        <w:pStyle w:val="CommentText"/>
      </w:pPr>
      <w:r>
        <w:rPr>
          <w:rStyle w:val="CommentReference"/>
        </w:rPr>
        <w:annotationRef/>
      </w:r>
      <w:r>
        <w:t>Had to reword this as the test we did was not actually testing what the wording suggested. The ANOVA at L860 in the .</w:t>
      </w:r>
      <w:proofErr w:type="spellStart"/>
      <w:r>
        <w:t>Rmd</w:t>
      </w:r>
      <w:proofErr w:type="spellEnd"/>
      <w:r>
        <w:t xml:space="preserve"> </w:t>
      </w:r>
      <w:r w:rsidR="00405B8E">
        <w:t>tests</w:t>
      </w:r>
      <w:r>
        <w:t xml:space="preserve"> whether the number</w:t>
      </w:r>
      <w:r w:rsidR="00405B8E">
        <w:t xml:space="preserve"> of plants varies by infection status, crop type, or their two-way interaction. The reported F statistic is for the interaction. Essentially, the proportion of plants infected did not vary by crop type (the proportions in the lower part of the composite figure). The specific crop tests are a part of the multivariate testing.</w:t>
      </w:r>
    </w:p>
    <w:p w14:paraId="0F36900E" w14:textId="748A9A2B" w:rsidR="00405B8E" w:rsidRDefault="00405B8E">
      <w:pPr>
        <w:pStyle w:val="CommentText"/>
      </w:pPr>
      <w:r>
        <w:t>And the F stat and P value changed because we added Solanum (potato).</w:t>
      </w:r>
    </w:p>
  </w:comment>
  <w:comment w:id="452" w:author="Anderson, Riley Morgan" w:date="2025-12-09T12:24:00Z" w:initials="RA">
    <w:p w14:paraId="2007D988" w14:textId="791BE1BC" w:rsidR="00405B8E" w:rsidRDefault="00405B8E">
      <w:pPr>
        <w:pStyle w:val="CommentText"/>
      </w:pPr>
      <w:r>
        <w:rPr>
          <w:rStyle w:val="CommentReference"/>
        </w:rPr>
        <w:annotationRef/>
      </w:r>
      <w:r>
        <w:t>This explanation is in the next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12ED0D" w15:done="0"/>
  <w15:commentEx w15:paraId="589B3E2C" w15:done="0"/>
  <w15:commentEx w15:paraId="1ADA733D" w15:done="0"/>
  <w15:commentEx w15:paraId="57DDF7BC" w15:done="0"/>
  <w15:commentEx w15:paraId="0F36900E" w15:done="0"/>
  <w15:commentEx w15:paraId="2007D9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83EF4A" w16cex:dateUtc="2025-12-04T19:25:00Z"/>
  <w16cex:commentExtensible w16cex:durableId="37A209E4" w16cex:dateUtc="2025-11-26T21:49:00Z"/>
  <w16cex:commentExtensible w16cex:durableId="2DE7427E" w16cex:dateUtc="2025-11-26T22:25:00Z"/>
  <w16cex:commentExtensible w16cex:durableId="712C6070" w16cex:dateUtc="2025-12-04T21:57:00Z"/>
  <w16cex:commentExtensible w16cex:durableId="7D41BDF2" w16cex:dateUtc="2025-12-09T17:17:00Z"/>
  <w16cex:commentExtensible w16cex:durableId="4DF86752" w16cex:dateUtc="2025-12-09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12ED0D" w16cid:durableId="3283EF4A"/>
  <w16cid:commentId w16cid:paraId="589B3E2C" w16cid:durableId="37A209E4"/>
  <w16cid:commentId w16cid:paraId="1ADA733D" w16cid:durableId="2DE7427E"/>
  <w16cid:commentId w16cid:paraId="57DDF7BC" w16cid:durableId="712C6070"/>
  <w16cid:commentId w16cid:paraId="0F36900E" w16cid:durableId="7D41BDF2"/>
  <w16cid:commentId w16cid:paraId="2007D988" w16cid:durableId="4DF867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B1B81" w14:textId="77777777" w:rsidR="00EB4C69" w:rsidRDefault="00EB4C69" w:rsidP="006A6E85">
      <w:pPr>
        <w:spacing w:after="0" w:line="240" w:lineRule="auto"/>
      </w:pPr>
      <w:r>
        <w:separator/>
      </w:r>
    </w:p>
  </w:endnote>
  <w:endnote w:type="continuationSeparator" w:id="0">
    <w:p w14:paraId="6964D414" w14:textId="77777777" w:rsidR="00EB4C69" w:rsidRDefault="00EB4C69" w:rsidP="006A6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75F46" w14:textId="77777777" w:rsidR="00EB4C69" w:rsidRDefault="00EB4C69" w:rsidP="006A6E85">
      <w:pPr>
        <w:spacing w:after="0" w:line="240" w:lineRule="auto"/>
      </w:pPr>
      <w:r>
        <w:separator/>
      </w:r>
    </w:p>
  </w:footnote>
  <w:footnote w:type="continuationSeparator" w:id="0">
    <w:p w14:paraId="3E07F511" w14:textId="77777777" w:rsidR="00EB4C69" w:rsidRDefault="00EB4C69" w:rsidP="006A6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01C"/>
    <w:multiLevelType w:val="hybridMultilevel"/>
    <w:tmpl w:val="859AF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D4222"/>
    <w:multiLevelType w:val="hybridMultilevel"/>
    <w:tmpl w:val="73C4C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83C35"/>
    <w:multiLevelType w:val="hybridMultilevel"/>
    <w:tmpl w:val="A96E7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D01AC"/>
    <w:multiLevelType w:val="hybridMultilevel"/>
    <w:tmpl w:val="ACAA8742"/>
    <w:lvl w:ilvl="0" w:tplc="7EB4305C">
      <w:start w:val="1"/>
      <w:numFmt w:val="bullet"/>
      <w:lvlText w:val="•"/>
      <w:lvlJc w:val="left"/>
      <w:pPr>
        <w:tabs>
          <w:tab w:val="num" w:pos="720"/>
        </w:tabs>
        <w:ind w:left="720" w:hanging="360"/>
      </w:pPr>
      <w:rPr>
        <w:rFonts w:ascii="Arial" w:hAnsi="Arial" w:hint="default"/>
      </w:rPr>
    </w:lvl>
    <w:lvl w:ilvl="1" w:tplc="8FC4CC68" w:tentative="1">
      <w:start w:val="1"/>
      <w:numFmt w:val="bullet"/>
      <w:lvlText w:val="•"/>
      <w:lvlJc w:val="left"/>
      <w:pPr>
        <w:tabs>
          <w:tab w:val="num" w:pos="1440"/>
        </w:tabs>
        <w:ind w:left="1440" w:hanging="360"/>
      </w:pPr>
      <w:rPr>
        <w:rFonts w:ascii="Arial" w:hAnsi="Arial" w:hint="default"/>
      </w:rPr>
    </w:lvl>
    <w:lvl w:ilvl="2" w:tplc="53240162" w:tentative="1">
      <w:start w:val="1"/>
      <w:numFmt w:val="bullet"/>
      <w:lvlText w:val="•"/>
      <w:lvlJc w:val="left"/>
      <w:pPr>
        <w:tabs>
          <w:tab w:val="num" w:pos="2160"/>
        </w:tabs>
        <w:ind w:left="2160" w:hanging="360"/>
      </w:pPr>
      <w:rPr>
        <w:rFonts w:ascii="Arial" w:hAnsi="Arial" w:hint="default"/>
      </w:rPr>
    </w:lvl>
    <w:lvl w:ilvl="3" w:tplc="55FC1456" w:tentative="1">
      <w:start w:val="1"/>
      <w:numFmt w:val="bullet"/>
      <w:lvlText w:val="•"/>
      <w:lvlJc w:val="left"/>
      <w:pPr>
        <w:tabs>
          <w:tab w:val="num" w:pos="2880"/>
        </w:tabs>
        <w:ind w:left="2880" w:hanging="360"/>
      </w:pPr>
      <w:rPr>
        <w:rFonts w:ascii="Arial" w:hAnsi="Arial" w:hint="default"/>
      </w:rPr>
    </w:lvl>
    <w:lvl w:ilvl="4" w:tplc="883494A8" w:tentative="1">
      <w:start w:val="1"/>
      <w:numFmt w:val="bullet"/>
      <w:lvlText w:val="•"/>
      <w:lvlJc w:val="left"/>
      <w:pPr>
        <w:tabs>
          <w:tab w:val="num" w:pos="3600"/>
        </w:tabs>
        <w:ind w:left="3600" w:hanging="360"/>
      </w:pPr>
      <w:rPr>
        <w:rFonts w:ascii="Arial" w:hAnsi="Arial" w:hint="default"/>
      </w:rPr>
    </w:lvl>
    <w:lvl w:ilvl="5" w:tplc="6ADAAB54" w:tentative="1">
      <w:start w:val="1"/>
      <w:numFmt w:val="bullet"/>
      <w:lvlText w:val="•"/>
      <w:lvlJc w:val="left"/>
      <w:pPr>
        <w:tabs>
          <w:tab w:val="num" w:pos="4320"/>
        </w:tabs>
        <w:ind w:left="4320" w:hanging="360"/>
      </w:pPr>
      <w:rPr>
        <w:rFonts w:ascii="Arial" w:hAnsi="Arial" w:hint="default"/>
      </w:rPr>
    </w:lvl>
    <w:lvl w:ilvl="6" w:tplc="33BC0178" w:tentative="1">
      <w:start w:val="1"/>
      <w:numFmt w:val="bullet"/>
      <w:lvlText w:val="•"/>
      <w:lvlJc w:val="left"/>
      <w:pPr>
        <w:tabs>
          <w:tab w:val="num" w:pos="5040"/>
        </w:tabs>
        <w:ind w:left="5040" w:hanging="360"/>
      </w:pPr>
      <w:rPr>
        <w:rFonts w:ascii="Arial" w:hAnsi="Arial" w:hint="default"/>
      </w:rPr>
    </w:lvl>
    <w:lvl w:ilvl="7" w:tplc="914487E6" w:tentative="1">
      <w:start w:val="1"/>
      <w:numFmt w:val="bullet"/>
      <w:lvlText w:val="•"/>
      <w:lvlJc w:val="left"/>
      <w:pPr>
        <w:tabs>
          <w:tab w:val="num" w:pos="5760"/>
        </w:tabs>
        <w:ind w:left="5760" w:hanging="360"/>
      </w:pPr>
      <w:rPr>
        <w:rFonts w:ascii="Arial" w:hAnsi="Arial" w:hint="default"/>
      </w:rPr>
    </w:lvl>
    <w:lvl w:ilvl="8" w:tplc="2D8EE8E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1292E4D"/>
    <w:multiLevelType w:val="hybridMultilevel"/>
    <w:tmpl w:val="519C412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BE27CBE"/>
    <w:multiLevelType w:val="hybridMultilevel"/>
    <w:tmpl w:val="B02E7D9A"/>
    <w:lvl w:ilvl="0" w:tplc="DA046FCA">
      <w:start w:val="1"/>
      <w:numFmt w:val="bullet"/>
      <w:lvlText w:val="•"/>
      <w:lvlJc w:val="left"/>
      <w:pPr>
        <w:tabs>
          <w:tab w:val="num" w:pos="720"/>
        </w:tabs>
        <w:ind w:left="720" w:hanging="360"/>
      </w:pPr>
      <w:rPr>
        <w:rFonts w:ascii="Arial" w:hAnsi="Arial" w:hint="default"/>
      </w:rPr>
    </w:lvl>
    <w:lvl w:ilvl="1" w:tplc="2DDE2DC6" w:tentative="1">
      <w:start w:val="1"/>
      <w:numFmt w:val="bullet"/>
      <w:lvlText w:val="•"/>
      <w:lvlJc w:val="left"/>
      <w:pPr>
        <w:tabs>
          <w:tab w:val="num" w:pos="1440"/>
        </w:tabs>
        <w:ind w:left="1440" w:hanging="360"/>
      </w:pPr>
      <w:rPr>
        <w:rFonts w:ascii="Arial" w:hAnsi="Arial" w:hint="default"/>
      </w:rPr>
    </w:lvl>
    <w:lvl w:ilvl="2" w:tplc="80E8C8C6" w:tentative="1">
      <w:start w:val="1"/>
      <w:numFmt w:val="bullet"/>
      <w:lvlText w:val="•"/>
      <w:lvlJc w:val="left"/>
      <w:pPr>
        <w:tabs>
          <w:tab w:val="num" w:pos="2160"/>
        </w:tabs>
        <w:ind w:left="2160" w:hanging="360"/>
      </w:pPr>
      <w:rPr>
        <w:rFonts w:ascii="Arial" w:hAnsi="Arial" w:hint="default"/>
      </w:rPr>
    </w:lvl>
    <w:lvl w:ilvl="3" w:tplc="ED8C9F46" w:tentative="1">
      <w:start w:val="1"/>
      <w:numFmt w:val="bullet"/>
      <w:lvlText w:val="•"/>
      <w:lvlJc w:val="left"/>
      <w:pPr>
        <w:tabs>
          <w:tab w:val="num" w:pos="2880"/>
        </w:tabs>
        <w:ind w:left="2880" w:hanging="360"/>
      </w:pPr>
      <w:rPr>
        <w:rFonts w:ascii="Arial" w:hAnsi="Arial" w:hint="default"/>
      </w:rPr>
    </w:lvl>
    <w:lvl w:ilvl="4" w:tplc="E6F02228" w:tentative="1">
      <w:start w:val="1"/>
      <w:numFmt w:val="bullet"/>
      <w:lvlText w:val="•"/>
      <w:lvlJc w:val="left"/>
      <w:pPr>
        <w:tabs>
          <w:tab w:val="num" w:pos="3600"/>
        </w:tabs>
        <w:ind w:left="3600" w:hanging="360"/>
      </w:pPr>
      <w:rPr>
        <w:rFonts w:ascii="Arial" w:hAnsi="Arial" w:hint="default"/>
      </w:rPr>
    </w:lvl>
    <w:lvl w:ilvl="5" w:tplc="C2A8213E" w:tentative="1">
      <w:start w:val="1"/>
      <w:numFmt w:val="bullet"/>
      <w:lvlText w:val="•"/>
      <w:lvlJc w:val="left"/>
      <w:pPr>
        <w:tabs>
          <w:tab w:val="num" w:pos="4320"/>
        </w:tabs>
        <w:ind w:left="4320" w:hanging="360"/>
      </w:pPr>
      <w:rPr>
        <w:rFonts w:ascii="Arial" w:hAnsi="Arial" w:hint="default"/>
      </w:rPr>
    </w:lvl>
    <w:lvl w:ilvl="6" w:tplc="8B444226" w:tentative="1">
      <w:start w:val="1"/>
      <w:numFmt w:val="bullet"/>
      <w:lvlText w:val="•"/>
      <w:lvlJc w:val="left"/>
      <w:pPr>
        <w:tabs>
          <w:tab w:val="num" w:pos="5040"/>
        </w:tabs>
        <w:ind w:left="5040" w:hanging="360"/>
      </w:pPr>
      <w:rPr>
        <w:rFonts w:ascii="Arial" w:hAnsi="Arial" w:hint="default"/>
      </w:rPr>
    </w:lvl>
    <w:lvl w:ilvl="7" w:tplc="3DC8B078" w:tentative="1">
      <w:start w:val="1"/>
      <w:numFmt w:val="bullet"/>
      <w:lvlText w:val="•"/>
      <w:lvlJc w:val="left"/>
      <w:pPr>
        <w:tabs>
          <w:tab w:val="num" w:pos="5760"/>
        </w:tabs>
        <w:ind w:left="5760" w:hanging="360"/>
      </w:pPr>
      <w:rPr>
        <w:rFonts w:ascii="Arial" w:hAnsi="Arial" w:hint="default"/>
      </w:rPr>
    </w:lvl>
    <w:lvl w:ilvl="8" w:tplc="67AE000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E9C2AEC"/>
    <w:multiLevelType w:val="hybridMultilevel"/>
    <w:tmpl w:val="D178A2DC"/>
    <w:lvl w:ilvl="0" w:tplc="8534A8FC">
      <w:start w:val="1"/>
      <w:numFmt w:val="bullet"/>
      <w:lvlText w:val="•"/>
      <w:lvlJc w:val="left"/>
      <w:pPr>
        <w:tabs>
          <w:tab w:val="num" w:pos="720"/>
        </w:tabs>
        <w:ind w:left="720" w:hanging="360"/>
      </w:pPr>
      <w:rPr>
        <w:rFonts w:ascii="Arial" w:hAnsi="Arial" w:hint="default"/>
      </w:rPr>
    </w:lvl>
    <w:lvl w:ilvl="1" w:tplc="80D6F18E" w:tentative="1">
      <w:start w:val="1"/>
      <w:numFmt w:val="bullet"/>
      <w:lvlText w:val="•"/>
      <w:lvlJc w:val="left"/>
      <w:pPr>
        <w:tabs>
          <w:tab w:val="num" w:pos="1440"/>
        </w:tabs>
        <w:ind w:left="1440" w:hanging="360"/>
      </w:pPr>
      <w:rPr>
        <w:rFonts w:ascii="Arial" w:hAnsi="Arial" w:hint="default"/>
      </w:rPr>
    </w:lvl>
    <w:lvl w:ilvl="2" w:tplc="98487896" w:tentative="1">
      <w:start w:val="1"/>
      <w:numFmt w:val="bullet"/>
      <w:lvlText w:val="•"/>
      <w:lvlJc w:val="left"/>
      <w:pPr>
        <w:tabs>
          <w:tab w:val="num" w:pos="2160"/>
        </w:tabs>
        <w:ind w:left="2160" w:hanging="360"/>
      </w:pPr>
      <w:rPr>
        <w:rFonts w:ascii="Arial" w:hAnsi="Arial" w:hint="default"/>
      </w:rPr>
    </w:lvl>
    <w:lvl w:ilvl="3" w:tplc="B052DDE4" w:tentative="1">
      <w:start w:val="1"/>
      <w:numFmt w:val="bullet"/>
      <w:lvlText w:val="•"/>
      <w:lvlJc w:val="left"/>
      <w:pPr>
        <w:tabs>
          <w:tab w:val="num" w:pos="2880"/>
        </w:tabs>
        <w:ind w:left="2880" w:hanging="360"/>
      </w:pPr>
      <w:rPr>
        <w:rFonts w:ascii="Arial" w:hAnsi="Arial" w:hint="default"/>
      </w:rPr>
    </w:lvl>
    <w:lvl w:ilvl="4" w:tplc="2E26BAA0" w:tentative="1">
      <w:start w:val="1"/>
      <w:numFmt w:val="bullet"/>
      <w:lvlText w:val="•"/>
      <w:lvlJc w:val="left"/>
      <w:pPr>
        <w:tabs>
          <w:tab w:val="num" w:pos="3600"/>
        </w:tabs>
        <w:ind w:left="3600" w:hanging="360"/>
      </w:pPr>
      <w:rPr>
        <w:rFonts w:ascii="Arial" w:hAnsi="Arial" w:hint="default"/>
      </w:rPr>
    </w:lvl>
    <w:lvl w:ilvl="5" w:tplc="3CBEA8FE" w:tentative="1">
      <w:start w:val="1"/>
      <w:numFmt w:val="bullet"/>
      <w:lvlText w:val="•"/>
      <w:lvlJc w:val="left"/>
      <w:pPr>
        <w:tabs>
          <w:tab w:val="num" w:pos="4320"/>
        </w:tabs>
        <w:ind w:left="4320" w:hanging="360"/>
      </w:pPr>
      <w:rPr>
        <w:rFonts w:ascii="Arial" w:hAnsi="Arial" w:hint="default"/>
      </w:rPr>
    </w:lvl>
    <w:lvl w:ilvl="6" w:tplc="CCC09A60" w:tentative="1">
      <w:start w:val="1"/>
      <w:numFmt w:val="bullet"/>
      <w:lvlText w:val="•"/>
      <w:lvlJc w:val="left"/>
      <w:pPr>
        <w:tabs>
          <w:tab w:val="num" w:pos="5040"/>
        </w:tabs>
        <w:ind w:left="5040" w:hanging="360"/>
      </w:pPr>
      <w:rPr>
        <w:rFonts w:ascii="Arial" w:hAnsi="Arial" w:hint="default"/>
      </w:rPr>
    </w:lvl>
    <w:lvl w:ilvl="7" w:tplc="CC4AB114" w:tentative="1">
      <w:start w:val="1"/>
      <w:numFmt w:val="bullet"/>
      <w:lvlText w:val="•"/>
      <w:lvlJc w:val="left"/>
      <w:pPr>
        <w:tabs>
          <w:tab w:val="num" w:pos="5760"/>
        </w:tabs>
        <w:ind w:left="5760" w:hanging="360"/>
      </w:pPr>
      <w:rPr>
        <w:rFonts w:ascii="Arial" w:hAnsi="Arial" w:hint="default"/>
      </w:rPr>
    </w:lvl>
    <w:lvl w:ilvl="8" w:tplc="E5B877F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3776041"/>
    <w:multiLevelType w:val="hybridMultilevel"/>
    <w:tmpl w:val="3BE06E82"/>
    <w:lvl w:ilvl="0" w:tplc="FED007E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A02349"/>
    <w:multiLevelType w:val="hybridMultilevel"/>
    <w:tmpl w:val="CDF4C1A8"/>
    <w:lvl w:ilvl="0" w:tplc="D96CA5F8">
      <w:start w:val="1"/>
      <w:numFmt w:val="bullet"/>
      <w:lvlText w:val="•"/>
      <w:lvlJc w:val="left"/>
      <w:pPr>
        <w:tabs>
          <w:tab w:val="num" w:pos="720"/>
        </w:tabs>
        <w:ind w:left="720" w:hanging="360"/>
      </w:pPr>
      <w:rPr>
        <w:rFonts w:ascii="Arial" w:hAnsi="Arial" w:hint="default"/>
      </w:rPr>
    </w:lvl>
    <w:lvl w:ilvl="1" w:tplc="B43C08E6" w:tentative="1">
      <w:start w:val="1"/>
      <w:numFmt w:val="bullet"/>
      <w:lvlText w:val="•"/>
      <w:lvlJc w:val="left"/>
      <w:pPr>
        <w:tabs>
          <w:tab w:val="num" w:pos="1440"/>
        </w:tabs>
        <w:ind w:left="1440" w:hanging="360"/>
      </w:pPr>
      <w:rPr>
        <w:rFonts w:ascii="Arial" w:hAnsi="Arial" w:hint="default"/>
      </w:rPr>
    </w:lvl>
    <w:lvl w:ilvl="2" w:tplc="C5D88DB6" w:tentative="1">
      <w:start w:val="1"/>
      <w:numFmt w:val="bullet"/>
      <w:lvlText w:val="•"/>
      <w:lvlJc w:val="left"/>
      <w:pPr>
        <w:tabs>
          <w:tab w:val="num" w:pos="2160"/>
        </w:tabs>
        <w:ind w:left="2160" w:hanging="360"/>
      </w:pPr>
      <w:rPr>
        <w:rFonts w:ascii="Arial" w:hAnsi="Arial" w:hint="default"/>
      </w:rPr>
    </w:lvl>
    <w:lvl w:ilvl="3" w:tplc="0826FE4A" w:tentative="1">
      <w:start w:val="1"/>
      <w:numFmt w:val="bullet"/>
      <w:lvlText w:val="•"/>
      <w:lvlJc w:val="left"/>
      <w:pPr>
        <w:tabs>
          <w:tab w:val="num" w:pos="2880"/>
        </w:tabs>
        <w:ind w:left="2880" w:hanging="360"/>
      </w:pPr>
      <w:rPr>
        <w:rFonts w:ascii="Arial" w:hAnsi="Arial" w:hint="default"/>
      </w:rPr>
    </w:lvl>
    <w:lvl w:ilvl="4" w:tplc="0FF6BB92" w:tentative="1">
      <w:start w:val="1"/>
      <w:numFmt w:val="bullet"/>
      <w:lvlText w:val="•"/>
      <w:lvlJc w:val="left"/>
      <w:pPr>
        <w:tabs>
          <w:tab w:val="num" w:pos="3600"/>
        </w:tabs>
        <w:ind w:left="3600" w:hanging="360"/>
      </w:pPr>
      <w:rPr>
        <w:rFonts w:ascii="Arial" w:hAnsi="Arial" w:hint="default"/>
      </w:rPr>
    </w:lvl>
    <w:lvl w:ilvl="5" w:tplc="4CD4F1D4" w:tentative="1">
      <w:start w:val="1"/>
      <w:numFmt w:val="bullet"/>
      <w:lvlText w:val="•"/>
      <w:lvlJc w:val="left"/>
      <w:pPr>
        <w:tabs>
          <w:tab w:val="num" w:pos="4320"/>
        </w:tabs>
        <w:ind w:left="4320" w:hanging="360"/>
      </w:pPr>
      <w:rPr>
        <w:rFonts w:ascii="Arial" w:hAnsi="Arial" w:hint="default"/>
      </w:rPr>
    </w:lvl>
    <w:lvl w:ilvl="6" w:tplc="DFB014A6" w:tentative="1">
      <w:start w:val="1"/>
      <w:numFmt w:val="bullet"/>
      <w:lvlText w:val="•"/>
      <w:lvlJc w:val="left"/>
      <w:pPr>
        <w:tabs>
          <w:tab w:val="num" w:pos="5040"/>
        </w:tabs>
        <w:ind w:left="5040" w:hanging="360"/>
      </w:pPr>
      <w:rPr>
        <w:rFonts w:ascii="Arial" w:hAnsi="Arial" w:hint="default"/>
      </w:rPr>
    </w:lvl>
    <w:lvl w:ilvl="7" w:tplc="6F9ABEAC" w:tentative="1">
      <w:start w:val="1"/>
      <w:numFmt w:val="bullet"/>
      <w:lvlText w:val="•"/>
      <w:lvlJc w:val="left"/>
      <w:pPr>
        <w:tabs>
          <w:tab w:val="num" w:pos="5760"/>
        </w:tabs>
        <w:ind w:left="5760" w:hanging="360"/>
      </w:pPr>
      <w:rPr>
        <w:rFonts w:ascii="Arial" w:hAnsi="Arial" w:hint="default"/>
      </w:rPr>
    </w:lvl>
    <w:lvl w:ilvl="8" w:tplc="8762428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46A66FC"/>
    <w:multiLevelType w:val="hybridMultilevel"/>
    <w:tmpl w:val="31F4E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FD3406"/>
    <w:multiLevelType w:val="hybridMultilevel"/>
    <w:tmpl w:val="03F41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276488"/>
    <w:multiLevelType w:val="hybridMultilevel"/>
    <w:tmpl w:val="29B2F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863198">
    <w:abstractNumId w:val="8"/>
  </w:num>
  <w:num w:numId="2" w16cid:durableId="1222256432">
    <w:abstractNumId w:val="5"/>
  </w:num>
  <w:num w:numId="3" w16cid:durableId="1516378462">
    <w:abstractNumId w:val="6"/>
  </w:num>
  <w:num w:numId="4" w16cid:durableId="1527131862">
    <w:abstractNumId w:val="10"/>
  </w:num>
  <w:num w:numId="5" w16cid:durableId="1278440238">
    <w:abstractNumId w:val="9"/>
  </w:num>
  <w:num w:numId="6" w16cid:durableId="54427604">
    <w:abstractNumId w:val="0"/>
  </w:num>
  <w:num w:numId="7" w16cid:durableId="1287276256">
    <w:abstractNumId w:val="3"/>
  </w:num>
  <w:num w:numId="8" w16cid:durableId="1680110991">
    <w:abstractNumId w:val="1"/>
  </w:num>
  <w:num w:numId="9" w16cid:durableId="1048531729">
    <w:abstractNumId w:val="7"/>
  </w:num>
  <w:num w:numId="10" w16cid:durableId="86509762">
    <w:abstractNumId w:val="2"/>
  </w:num>
  <w:num w:numId="11" w16cid:durableId="1787043607">
    <w:abstractNumId w:val="11"/>
  </w:num>
  <w:num w:numId="12" w16cid:durableId="206794958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gstaff, Camille">
    <w15:presenceInfo w15:providerId="AD" w15:userId="S::camille.wagstaff@wsu.edu::3f330f47-01a3-4791-a5ac-19e36e206b90"/>
  </w15:person>
  <w15:person w15:author="Anderson, Riley Morgan">
    <w15:presenceInfo w15:providerId="AD" w15:userId="S::riley.m.anderson@wsu.edu::0e34af02-73d3-4d40-a8cc-7926eb7d7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BD"/>
    <w:rsid w:val="0000114C"/>
    <w:rsid w:val="0000454D"/>
    <w:rsid w:val="00014E6D"/>
    <w:rsid w:val="000178DD"/>
    <w:rsid w:val="00021371"/>
    <w:rsid w:val="0002379F"/>
    <w:rsid w:val="000238DA"/>
    <w:rsid w:val="00025DF1"/>
    <w:rsid w:val="00026506"/>
    <w:rsid w:val="00042655"/>
    <w:rsid w:val="00052159"/>
    <w:rsid w:val="00067813"/>
    <w:rsid w:val="0008505A"/>
    <w:rsid w:val="0008597D"/>
    <w:rsid w:val="00087907"/>
    <w:rsid w:val="000A44D7"/>
    <w:rsid w:val="000A543C"/>
    <w:rsid w:val="000B2D75"/>
    <w:rsid w:val="000B2F46"/>
    <w:rsid w:val="000C3261"/>
    <w:rsid w:val="000C5F0B"/>
    <w:rsid w:val="000C672E"/>
    <w:rsid w:val="000C7993"/>
    <w:rsid w:val="000D0AC8"/>
    <w:rsid w:val="000D234B"/>
    <w:rsid w:val="000D5040"/>
    <w:rsid w:val="000E0999"/>
    <w:rsid w:val="000E1DA6"/>
    <w:rsid w:val="000F0349"/>
    <w:rsid w:val="000F6DE9"/>
    <w:rsid w:val="00110A2B"/>
    <w:rsid w:val="00112EC7"/>
    <w:rsid w:val="00114CBE"/>
    <w:rsid w:val="0012138A"/>
    <w:rsid w:val="0012197D"/>
    <w:rsid w:val="001262DF"/>
    <w:rsid w:val="0012788E"/>
    <w:rsid w:val="0013160D"/>
    <w:rsid w:val="00132C4C"/>
    <w:rsid w:val="00147B1C"/>
    <w:rsid w:val="001500D2"/>
    <w:rsid w:val="0017244D"/>
    <w:rsid w:val="0017489D"/>
    <w:rsid w:val="00174C35"/>
    <w:rsid w:val="001775B4"/>
    <w:rsid w:val="00183B78"/>
    <w:rsid w:val="001854EB"/>
    <w:rsid w:val="001945C1"/>
    <w:rsid w:val="0019561A"/>
    <w:rsid w:val="00195779"/>
    <w:rsid w:val="001A3865"/>
    <w:rsid w:val="001A59F0"/>
    <w:rsid w:val="001A6700"/>
    <w:rsid w:val="001B3E65"/>
    <w:rsid w:val="001C6A75"/>
    <w:rsid w:val="001C7A73"/>
    <w:rsid w:val="001E7AAB"/>
    <w:rsid w:val="001F1346"/>
    <w:rsid w:val="00210DA8"/>
    <w:rsid w:val="002140EC"/>
    <w:rsid w:val="00214FB6"/>
    <w:rsid w:val="0022101F"/>
    <w:rsid w:val="00234C82"/>
    <w:rsid w:val="00243225"/>
    <w:rsid w:val="00243AC0"/>
    <w:rsid w:val="00244389"/>
    <w:rsid w:val="002637D9"/>
    <w:rsid w:val="002704A9"/>
    <w:rsid w:val="00272395"/>
    <w:rsid w:val="00273705"/>
    <w:rsid w:val="00276DB5"/>
    <w:rsid w:val="00280BB2"/>
    <w:rsid w:val="00286D72"/>
    <w:rsid w:val="002A177C"/>
    <w:rsid w:val="002A22D6"/>
    <w:rsid w:val="002A405A"/>
    <w:rsid w:val="002A474A"/>
    <w:rsid w:val="002B41E5"/>
    <w:rsid w:val="002D053D"/>
    <w:rsid w:val="002D3F51"/>
    <w:rsid w:val="002E0FE3"/>
    <w:rsid w:val="002E169D"/>
    <w:rsid w:val="002F5237"/>
    <w:rsid w:val="00300EEC"/>
    <w:rsid w:val="00307ECB"/>
    <w:rsid w:val="00317739"/>
    <w:rsid w:val="0032159A"/>
    <w:rsid w:val="003343A4"/>
    <w:rsid w:val="00336DA6"/>
    <w:rsid w:val="003410BE"/>
    <w:rsid w:val="00356389"/>
    <w:rsid w:val="00357115"/>
    <w:rsid w:val="003611FF"/>
    <w:rsid w:val="003665E2"/>
    <w:rsid w:val="00367D00"/>
    <w:rsid w:val="00373C9C"/>
    <w:rsid w:val="00374B7D"/>
    <w:rsid w:val="00380D34"/>
    <w:rsid w:val="003844F2"/>
    <w:rsid w:val="00385D02"/>
    <w:rsid w:val="003910F7"/>
    <w:rsid w:val="00394FE4"/>
    <w:rsid w:val="00395D58"/>
    <w:rsid w:val="003A6829"/>
    <w:rsid w:val="003B0956"/>
    <w:rsid w:val="003B2EB9"/>
    <w:rsid w:val="003B4F05"/>
    <w:rsid w:val="003B79DC"/>
    <w:rsid w:val="003C10F9"/>
    <w:rsid w:val="003C4159"/>
    <w:rsid w:val="003C459B"/>
    <w:rsid w:val="003D0607"/>
    <w:rsid w:val="003D4F8C"/>
    <w:rsid w:val="003E4ACB"/>
    <w:rsid w:val="00405B8E"/>
    <w:rsid w:val="00412B56"/>
    <w:rsid w:val="004204B2"/>
    <w:rsid w:val="00427789"/>
    <w:rsid w:val="00433097"/>
    <w:rsid w:val="00433C6B"/>
    <w:rsid w:val="004409E0"/>
    <w:rsid w:val="004457A7"/>
    <w:rsid w:val="00446715"/>
    <w:rsid w:val="00451A30"/>
    <w:rsid w:val="0045722A"/>
    <w:rsid w:val="00461388"/>
    <w:rsid w:val="0046213C"/>
    <w:rsid w:val="00462A93"/>
    <w:rsid w:val="0046325D"/>
    <w:rsid w:val="00466A40"/>
    <w:rsid w:val="00467918"/>
    <w:rsid w:val="00481E61"/>
    <w:rsid w:val="004829A8"/>
    <w:rsid w:val="004854B8"/>
    <w:rsid w:val="0049030A"/>
    <w:rsid w:val="004A2058"/>
    <w:rsid w:val="004A2B25"/>
    <w:rsid w:val="004A6778"/>
    <w:rsid w:val="004B0DA0"/>
    <w:rsid w:val="004D5A47"/>
    <w:rsid w:val="004E1FDC"/>
    <w:rsid w:val="004F4320"/>
    <w:rsid w:val="004F5D01"/>
    <w:rsid w:val="005103F3"/>
    <w:rsid w:val="0053202A"/>
    <w:rsid w:val="00537238"/>
    <w:rsid w:val="00537BDB"/>
    <w:rsid w:val="00541D0F"/>
    <w:rsid w:val="00565281"/>
    <w:rsid w:val="005708CD"/>
    <w:rsid w:val="00581467"/>
    <w:rsid w:val="00582281"/>
    <w:rsid w:val="00583E58"/>
    <w:rsid w:val="00584B76"/>
    <w:rsid w:val="005853F7"/>
    <w:rsid w:val="00597AC6"/>
    <w:rsid w:val="005A0B48"/>
    <w:rsid w:val="005A2183"/>
    <w:rsid w:val="005A2B3C"/>
    <w:rsid w:val="005A5810"/>
    <w:rsid w:val="005B3870"/>
    <w:rsid w:val="005E296B"/>
    <w:rsid w:val="005E74E6"/>
    <w:rsid w:val="005E7C7E"/>
    <w:rsid w:val="005F27D7"/>
    <w:rsid w:val="005F5400"/>
    <w:rsid w:val="00604236"/>
    <w:rsid w:val="0061172F"/>
    <w:rsid w:val="006118E4"/>
    <w:rsid w:val="00635904"/>
    <w:rsid w:val="006364A3"/>
    <w:rsid w:val="006369D4"/>
    <w:rsid w:val="00640E7F"/>
    <w:rsid w:val="00651013"/>
    <w:rsid w:val="006543A8"/>
    <w:rsid w:val="00660EE5"/>
    <w:rsid w:val="006702DB"/>
    <w:rsid w:val="00670EF6"/>
    <w:rsid w:val="00671304"/>
    <w:rsid w:val="00675318"/>
    <w:rsid w:val="00682875"/>
    <w:rsid w:val="00685FA8"/>
    <w:rsid w:val="00687CC7"/>
    <w:rsid w:val="0069707A"/>
    <w:rsid w:val="006A4962"/>
    <w:rsid w:val="006A5BC9"/>
    <w:rsid w:val="006A6E85"/>
    <w:rsid w:val="006C4B64"/>
    <w:rsid w:val="006D63F0"/>
    <w:rsid w:val="006D7905"/>
    <w:rsid w:val="006E1480"/>
    <w:rsid w:val="006E5D75"/>
    <w:rsid w:val="006F4A02"/>
    <w:rsid w:val="00700994"/>
    <w:rsid w:val="00703B7E"/>
    <w:rsid w:val="00706BA3"/>
    <w:rsid w:val="00714EF2"/>
    <w:rsid w:val="00723F90"/>
    <w:rsid w:val="00731945"/>
    <w:rsid w:val="00732FC6"/>
    <w:rsid w:val="007341E6"/>
    <w:rsid w:val="007376D7"/>
    <w:rsid w:val="0074511A"/>
    <w:rsid w:val="007526BB"/>
    <w:rsid w:val="00763CFE"/>
    <w:rsid w:val="00770399"/>
    <w:rsid w:val="00770E74"/>
    <w:rsid w:val="007717CB"/>
    <w:rsid w:val="007741CF"/>
    <w:rsid w:val="00775CFD"/>
    <w:rsid w:val="007870E8"/>
    <w:rsid w:val="007A2B5C"/>
    <w:rsid w:val="007B2434"/>
    <w:rsid w:val="007B6456"/>
    <w:rsid w:val="007C7932"/>
    <w:rsid w:val="007D22AF"/>
    <w:rsid w:val="007E27E6"/>
    <w:rsid w:val="007E6C50"/>
    <w:rsid w:val="007F419E"/>
    <w:rsid w:val="00804731"/>
    <w:rsid w:val="0080688C"/>
    <w:rsid w:val="00806DA4"/>
    <w:rsid w:val="008120AC"/>
    <w:rsid w:val="0081519C"/>
    <w:rsid w:val="00816BA6"/>
    <w:rsid w:val="008363FF"/>
    <w:rsid w:val="00840E62"/>
    <w:rsid w:val="00845C3E"/>
    <w:rsid w:val="00847CCE"/>
    <w:rsid w:val="00852702"/>
    <w:rsid w:val="00852AD6"/>
    <w:rsid w:val="00853D64"/>
    <w:rsid w:val="008552DF"/>
    <w:rsid w:val="008703A6"/>
    <w:rsid w:val="00873105"/>
    <w:rsid w:val="00877E9B"/>
    <w:rsid w:val="00891BF8"/>
    <w:rsid w:val="008A306B"/>
    <w:rsid w:val="008B4649"/>
    <w:rsid w:val="008C1C75"/>
    <w:rsid w:val="008C438C"/>
    <w:rsid w:val="008C7443"/>
    <w:rsid w:val="008D1142"/>
    <w:rsid w:val="008F2284"/>
    <w:rsid w:val="008F3F36"/>
    <w:rsid w:val="00902732"/>
    <w:rsid w:val="0090537B"/>
    <w:rsid w:val="00906DF9"/>
    <w:rsid w:val="00913A93"/>
    <w:rsid w:val="009200C0"/>
    <w:rsid w:val="00920434"/>
    <w:rsid w:val="00923023"/>
    <w:rsid w:val="00924825"/>
    <w:rsid w:val="009264C9"/>
    <w:rsid w:val="00932E4C"/>
    <w:rsid w:val="0093344A"/>
    <w:rsid w:val="0093472A"/>
    <w:rsid w:val="0093544B"/>
    <w:rsid w:val="0094318E"/>
    <w:rsid w:val="00943A10"/>
    <w:rsid w:val="0095047D"/>
    <w:rsid w:val="00951CD8"/>
    <w:rsid w:val="00953BE4"/>
    <w:rsid w:val="00970D96"/>
    <w:rsid w:val="00972BFE"/>
    <w:rsid w:val="00973843"/>
    <w:rsid w:val="00992803"/>
    <w:rsid w:val="009B1D40"/>
    <w:rsid w:val="009B333D"/>
    <w:rsid w:val="009B4B26"/>
    <w:rsid w:val="009C09C8"/>
    <w:rsid w:val="009C229D"/>
    <w:rsid w:val="009C631F"/>
    <w:rsid w:val="009D3416"/>
    <w:rsid w:val="009E0B0B"/>
    <w:rsid w:val="009E556A"/>
    <w:rsid w:val="009F0116"/>
    <w:rsid w:val="009F51E0"/>
    <w:rsid w:val="00A027CA"/>
    <w:rsid w:val="00A043B5"/>
    <w:rsid w:val="00A049E8"/>
    <w:rsid w:val="00A0532F"/>
    <w:rsid w:val="00A111D2"/>
    <w:rsid w:val="00A24945"/>
    <w:rsid w:val="00A26AFA"/>
    <w:rsid w:val="00A275F8"/>
    <w:rsid w:val="00A277D1"/>
    <w:rsid w:val="00A27B9A"/>
    <w:rsid w:val="00A370E4"/>
    <w:rsid w:val="00A43865"/>
    <w:rsid w:val="00A6699E"/>
    <w:rsid w:val="00A70556"/>
    <w:rsid w:val="00A82F09"/>
    <w:rsid w:val="00A87336"/>
    <w:rsid w:val="00A91D2F"/>
    <w:rsid w:val="00A92F52"/>
    <w:rsid w:val="00A950A9"/>
    <w:rsid w:val="00A96D24"/>
    <w:rsid w:val="00A978A3"/>
    <w:rsid w:val="00AA750E"/>
    <w:rsid w:val="00AB0F72"/>
    <w:rsid w:val="00AB6BC2"/>
    <w:rsid w:val="00AD039E"/>
    <w:rsid w:val="00AD5D69"/>
    <w:rsid w:val="00AE2D6F"/>
    <w:rsid w:val="00AE470A"/>
    <w:rsid w:val="00AE762B"/>
    <w:rsid w:val="00AF527F"/>
    <w:rsid w:val="00AF738E"/>
    <w:rsid w:val="00AF7B6D"/>
    <w:rsid w:val="00B033E8"/>
    <w:rsid w:val="00B062F5"/>
    <w:rsid w:val="00B21F1D"/>
    <w:rsid w:val="00B2323E"/>
    <w:rsid w:val="00B30161"/>
    <w:rsid w:val="00B340ED"/>
    <w:rsid w:val="00B34EFF"/>
    <w:rsid w:val="00B379BD"/>
    <w:rsid w:val="00B404A8"/>
    <w:rsid w:val="00B40A35"/>
    <w:rsid w:val="00B472FC"/>
    <w:rsid w:val="00B63717"/>
    <w:rsid w:val="00B8008E"/>
    <w:rsid w:val="00B81B66"/>
    <w:rsid w:val="00B84E38"/>
    <w:rsid w:val="00B86137"/>
    <w:rsid w:val="00B873F0"/>
    <w:rsid w:val="00B92525"/>
    <w:rsid w:val="00B94707"/>
    <w:rsid w:val="00BA19F6"/>
    <w:rsid w:val="00BA3BEF"/>
    <w:rsid w:val="00BB36AC"/>
    <w:rsid w:val="00BB5B31"/>
    <w:rsid w:val="00BC7D56"/>
    <w:rsid w:val="00BD071D"/>
    <w:rsid w:val="00BD2921"/>
    <w:rsid w:val="00BD6EF4"/>
    <w:rsid w:val="00C03D10"/>
    <w:rsid w:val="00C03D65"/>
    <w:rsid w:val="00C114B4"/>
    <w:rsid w:val="00C14131"/>
    <w:rsid w:val="00C21D31"/>
    <w:rsid w:val="00C2300F"/>
    <w:rsid w:val="00C27632"/>
    <w:rsid w:val="00C338F1"/>
    <w:rsid w:val="00C34AE1"/>
    <w:rsid w:val="00C46959"/>
    <w:rsid w:val="00C60EB9"/>
    <w:rsid w:val="00C62D3B"/>
    <w:rsid w:val="00C759D6"/>
    <w:rsid w:val="00C75D24"/>
    <w:rsid w:val="00C76F76"/>
    <w:rsid w:val="00C830EE"/>
    <w:rsid w:val="00C844CF"/>
    <w:rsid w:val="00C8679D"/>
    <w:rsid w:val="00C96525"/>
    <w:rsid w:val="00C97623"/>
    <w:rsid w:val="00CA1160"/>
    <w:rsid w:val="00CA2CB3"/>
    <w:rsid w:val="00CA6DF3"/>
    <w:rsid w:val="00CB3954"/>
    <w:rsid w:val="00CB49DB"/>
    <w:rsid w:val="00CB5318"/>
    <w:rsid w:val="00CB590E"/>
    <w:rsid w:val="00CB6B6E"/>
    <w:rsid w:val="00CD0C95"/>
    <w:rsid w:val="00CD69AC"/>
    <w:rsid w:val="00CD777D"/>
    <w:rsid w:val="00CD77F0"/>
    <w:rsid w:val="00D00449"/>
    <w:rsid w:val="00D06ED8"/>
    <w:rsid w:val="00D06F30"/>
    <w:rsid w:val="00D139FF"/>
    <w:rsid w:val="00D1550C"/>
    <w:rsid w:val="00D15B49"/>
    <w:rsid w:val="00D17A90"/>
    <w:rsid w:val="00D226E2"/>
    <w:rsid w:val="00D25ED1"/>
    <w:rsid w:val="00D2791B"/>
    <w:rsid w:val="00D32FEC"/>
    <w:rsid w:val="00D347D3"/>
    <w:rsid w:val="00D43A9B"/>
    <w:rsid w:val="00D51AA3"/>
    <w:rsid w:val="00D52754"/>
    <w:rsid w:val="00D618F8"/>
    <w:rsid w:val="00D76D9B"/>
    <w:rsid w:val="00D77FBF"/>
    <w:rsid w:val="00D812AD"/>
    <w:rsid w:val="00D9256F"/>
    <w:rsid w:val="00DA2062"/>
    <w:rsid w:val="00DA3BAF"/>
    <w:rsid w:val="00DB1D81"/>
    <w:rsid w:val="00DB36DA"/>
    <w:rsid w:val="00DB43A0"/>
    <w:rsid w:val="00DD35CF"/>
    <w:rsid w:val="00DD56D1"/>
    <w:rsid w:val="00DF74CA"/>
    <w:rsid w:val="00E11940"/>
    <w:rsid w:val="00E12724"/>
    <w:rsid w:val="00E15626"/>
    <w:rsid w:val="00E162AE"/>
    <w:rsid w:val="00E21B28"/>
    <w:rsid w:val="00E2690B"/>
    <w:rsid w:val="00E42ADD"/>
    <w:rsid w:val="00E5788E"/>
    <w:rsid w:val="00E65035"/>
    <w:rsid w:val="00E67F3D"/>
    <w:rsid w:val="00E84AAE"/>
    <w:rsid w:val="00E92A16"/>
    <w:rsid w:val="00EB0251"/>
    <w:rsid w:val="00EB1A48"/>
    <w:rsid w:val="00EB4C69"/>
    <w:rsid w:val="00EB6083"/>
    <w:rsid w:val="00ED1EA3"/>
    <w:rsid w:val="00ED2761"/>
    <w:rsid w:val="00ED5356"/>
    <w:rsid w:val="00ED5EFB"/>
    <w:rsid w:val="00EE1364"/>
    <w:rsid w:val="00EE37FE"/>
    <w:rsid w:val="00EE7164"/>
    <w:rsid w:val="00F025AC"/>
    <w:rsid w:val="00F04FA3"/>
    <w:rsid w:val="00F05942"/>
    <w:rsid w:val="00F116B7"/>
    <w:rsid w:val="00F11BDF"/>
    <w:rsid w:val="00F158FD"/>
    <w:rsid w:val="00F219F6"/>
    <w:rsid w:val="00F422AC"/>
    <w:rsid w:val="00F54841"/>
    <w:rsid w:val="00F61BD3"/>
    <w:rsid w:val="00F67D41"/>
    <w:rsid w:val="00F76A18"/>
    <w:rsid w:val="00F84F64"/>
    <w:rsid w:val="00F8690D"/>
    <w:rsid w:val="00FA3458"/>
    <w:rsid w:val="00FA6F91"/>
    <w:rsid w:val="00FC70FB"/>
    <w:rsid w:val="00FD147C"/>
    <w:rsid w:val="00FE619C"/>
    <w:rsid w:val="00FE742F"/>
    <w:rsid w:val="00FF1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D860"/>
  <w15:chartTrackingRefBased/>
  <w15:docId w15:val="{4E4D3EC7-7A7A-4553-93C7-30BAAFFA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9BD"/>
    <w:rPr>
      <w:rFonts w:eastAsiaTheme="majorEastAsia" w:cstheme="majorBidi"/>
      <w:color w:val="272727" w:themeColor="text1" w:themeTint="D8"/>
    </w:rPr>
  </w:style>
  <w:style w:type="paragraph" w:styleId="Title">
    <w:name w:val="Title"/>
    <w:basedOn w:val="Normal"/>
    <w:next w:val="Normal"/>
    <w:link w:val="TitleChar"/>
    <w:uiPriority w:val="10"/>
    <w:qFormat/>
    <w:rsid w:val="00B37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9BD"/>
    <w:pPr>
      <w:spacing w:before="160"/>
      <w:jc w:val="center"/>
    </w:pPr>
    <w:rPr>
      <w:i/>
      <w:iCs/>
      <w:color w:val="404040" w:themeColor="text1" w:themeTint="BF"/>
    </w:rPr>
  </w:style>
  <w:style w:type="character" w:customStyle="1" w:styleId="QuoteChar">
    <w:name w:val="Quote Char"/>
    <w:basedOn w:val="DefaultParagraphFont"/>
    <w:link w:val="Quote"/>
    <w:uiPriority w:val="29"/>
    <w:rsid w:val="00B379BD"/>
    <w:rPr>
      <w:i/>
      <w:iCs/>
      <w:color w:val="404040" w:themeColor="text1" w:themeTint="BF"/>
    </w:rPr>
  </w:style>
  <w:style w:type="paragraph" w:styleId="ListParagraph">
    <w:name w:val="List Paragraph"/>
    <w:basedOn w:val="Normal"/>
    <w:uiPriority w:val="34"/>
    <w:qFormat/>
    <w:rsid w:val="00B379BD"/>
    <w:pPr>
      <w:ind w:left="720"/>
      <w:contextualSpacing/>
    </w:pPr>
  </w:style>
  <w:style w:type="character" w:styleId="IntenseEmphasis">
    <w:name w:val="Intense Emphasis"/>
    <w:basedOn w:val="DefaultParagraphFont"/>
    <w:uiPriority w:val="21"/>
    <w:qFormat/>
    <w:rsid w:val="00B379BD"/>
    <w:rPr>
      <w:i/>
      <w:iCs/>
      <w:color w:val="2F5496" w:themeColor="accent1" w:themeShade="BF"/>
    </w:rPr>
  </w:style>
  <w:style w:type="paragraph" w:styleId="IntenseQuote">
    <w:name w:val="Intense Quote"/>
    <w:basedOn w:val="Normal"/>
    <w:next w:val="Normal"/>
    <w:link w:val="IntenseQuoteChar"/>
    <w:uiPriority w:val="30"/>
    <w:qFormat/>
    <w:rsid w:val="00B37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9BD"/>
    <w:rPr>
      <w:i/>
      <w:iCs/>
      <w:color w:val="2F5496" w:themeColor="accent1" w:themeShade="BF"/>
    </w:rPr>
  </w:style>
  <w:style w:type="character" w:styleId="IntenseReference">
    <w:name w:val="Intense Reference"/>
    <w:basedOn w:val="DefaultParagraphFont"/>
    <w:uiPriority w:val="32"/>
    <w:qFormat/>
    <w:rsid w:val="00B379BD"/>
    <w:rPr>
      <w:b/>
      <w:bCs/>
      <w:smallCaps/>
      <w:color w:val="2F5496" w:themeColor="accent1" w:themeShade="BF"/>
      <w:spacing w:val="5"/>
    </w:rPr>
  </w:style>
  <w:style w:type="character" w:customStyle="1" w:styleId="normaltextrun">
    <w:name w:val="normaltextrun"/>
    <w:basedOn w:val="DefaultParagraphFont"/>
    <w:rsid w:val="00943A10"/>
  </w:style>
  <w:style w:type="paragraph" w:customStyle="1" w:styleId="paragraph">
    <w:name w:val="paragraph"/>
    <w:basedOn w:val="Normal"/>
    <w:rsid w:val="00943A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5A2183"/>
    <w:rPr>
      <w:sz w:val="16"/>
      <w:szCs w:val="16"/>
    </w:rPr>
  </w:style>
  <w:style w:type="paragraph" w:styleId="CommentText">
    <w:name w:val="annotation text"/>
    <w:basedOn w:val="Normal"/>
    <w:link w:val="CommentTextChar"/>
    <w:uiPriority w:val="99"/>
    <w:unhideWhenUsed/>
    <w:rsid w:val="005A2183"/>
    <w:pPr>
      <w:spacing w:line="240" w:lineRule="auto"/>
    </w:pPr>
    <w:rPr>
      <w:sz w:val="20"/>
      <w:szCs w:val="20"/>
    </w:rPr>
  </w:style>
  <w:style w:type="character" w:customStyle="1" w:styleId="CommentTextChar">
    <w:name w:val="Comment Text Char"/>
    <w:basedOn w:val="DefaultParagraphFont"/>
    <w:link w:val="CommentText"/>
    <w:uiPriority w:val="99"/>
    <w:rsid w:val="005A2183"/>
    <w:rPr>
      <w:sz w:val="20"/>
      <w:szCs w:val="20"/>
    </w:rPr>
  </w:style>
  <w:style w:type="paragraph" w:styleId="Caption">
    <w:name w:val="caption"/>
    <w:basedOn w:val="Normal"/>
    <w:next w:val="Normal"/>
    <w:uiPriority w:val="35"/>
    <w:unhideWhenUsed/>
    <w:qFormat/>
    <w:rsid w:val="00EB0251"/>
    <w:pPr>
      <w:spacing w:after="200" w:line="240" w:lineRule="auto"/>
    </w:pPr>
    <w:rPr>
      <w:i/>
      <w:iCs/>
      <w:color w:val="44546A" w:themeColor="text2"/>
      <w:kern w:val="0"/>
      <w:sz w:val="18"/>
      <w:szCs w:val="18"/>
      <w14:ligatures w14:val="none"/>
    </w:rPr>
  </w:style>
  <w:style w:type="character" w:customStyle="1" w:styleId="eop">
    <w:name w:val="eop"/>
    <w:basedOn w:val="DefaultParagraphFont"/>
    <w:rsid w:val="00EB0251"/>
  </w:style>
  <w:style w:type="character" w:customStyle="1" w:styleId="cf01">
    <w:name w:val="cf01"/>
    <w:basedOn w:val="DefaultParagraphFont"/>
    <w:rsid w:val="00EB0251"/>
    <w:rPr>
      <w:rFonts w:ascii="Segoe UI" w:hAnsi="Segoe UI" w:cs="Segoe UI" w:hint="default"/>
      <w:sz w:val="18"/>
      <w:szCs w:val="18"/>
    </w:rPr>
  </w:style>
  <w:style w:type="character" w:customStyle="1" w:styleId="lrzxr">
    <w:name w:val="lrzxr"/>
    <w:basedOn w:val="DefaultParagraphFont"/>
    <w:rsid w:val="00EB0251"/>
  </w:style>
  <w:style w:type="paragraph" w:customStyle="1" w:styleId="xmsonormal">
    <w:name w:val="x_msonormal"/>
    <w:basedOn w:val="Normal"/>
    <w:rsid w:val="00EB02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2300F"/>
    <w:rPr>
      <w:color w:val="0563C1" w:themeColor="hyperlink"/>
      <w:u w:val="single"/>
    </w:rPr>
  </w:style>
  <w:style w:type="character" w:styleId="UnresolvedMention">
    <w:name w:val="Unresolved Mention"/>
    <w:basedOn w:val="DefaultParagraphFont"/>
    <w:uiPriority w:val="99"/>
    <w:semiHidden/>
    <w:unhideWhenUsed/>
    <w:rsid w:val="00C2300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D3416"/>
    <w:rPr>
      <w:b/>
      <w:bCs/>
    </w:rPr>
  </w:style>
  <w:style w:type="character" w:customStyle="1" w:styleId="CommentSubjectChar">
    <w:name w:val="Comment Subject Char"/>
    <w:basedOn w:val="CommentTextChar"/>
    <w:link w:val="CommentSubject"/>
    <w:uiPriority w:val="99"/>
    <w:semiHidden/>
    <w:rsid w:val="009D3416"/>
    <w:rPr>
      <w:b/>
      <w:bCs/>
      <w:sz w:val="20"/>
      <w:szCs w:val="20"/>
    </w:rPr>
  </w:style>
  <w:style w:type="paragraph" w:styleId="NormalWeb">
    <w:name w:val="Normal (Web)"/>
    <w:basedOn w:val="Normal"/>
    <w:uiPriority w:val="99"/>
    <w:semiHidden/>
    <w:unhideWhenUsed/>
    <w:rsid w:val="009D34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LineNumber">
    <w:name w:val="line number"/>
    <w:basedOn w:val="DefaultParagraphFont"/>
    <w:uiPriority w:val="99"/>
    <w:semiHidden/>
    <w:unhideWhenUsed/>
    <w:rsid w:val="003D4F8C"/>
  </w:style>
  <w:style w:type="paragraph" w:styleId="Revision">
    <w:name w:val="Revision"/>
    <w:hidden/>
    <w:uiPriority w:val="99"/>
    <w:semiHidden/>
    <w:rsid w:val="0008597D"/>
    <w:pPr>
      <w:spacing w:after="0" w:line="240" w:lineRule="auto"/>
    </w:pPr>
  </w:style>
  <w:style w:type="paragraph" w:styleId="HTMLPreformatted">
    <w:name w:val="HTML Preformatted"/>
    <w:basedOn w:val="Normal"/>
    <w:link w:val="HTMLPreformattedChar"/>
    <w:uiPriority w:val="99"/>
    <w:semiHidden/>
    <w:unhideWhenUsed/>
    <w:rsid w:val="000213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1371"/>
    <w:rPr>
      <w:rFonts w:ascii="Consolas" w:hAnsi="Consolas"/>
      <w:sz w:val="20"/>
      <w:szCs w:val="20"/>
    </w:rPr>
  </w:style>
  <w:style w:type="paragraph" w:styleId="Header">
    <w:name w:val="header"/>
    <w:basedOn w:val="Normal"/>
    <w:link w:val="HeaderChar"/>
    <w:uiPriority w:val="99"/>
    <w:unhideWhenUsed/>
    <w:rsid w:val="006A6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E85"/>
  </w:style>
  <w:style w:type="paragraph" w:styleId="Footer">
    <w:name w:val="footer"/>
    <w:basedOn w:val="Normal"/>
    <w:link w:val="FooterChar"/>
    <w:uiPriority w:val="99"/>
    <w:unhideWhenUsed/>
    <w:rsid w:val="006A6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E85"/>
  </w:style>
  <w:style w:type="table" w:styleId="TableGrid">
    <w:name w:val="Table Grid"/>
    <w:basedOn w:val="TableNormal"/>
    <w:uiPriority w:val="39"/>
    <w:rsid w:val="004B0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369">
      <w:bodyDiv w:val="1"/>
      <w:marLeft w:val="0"/>
      <w:marRight w:val="0"/>
      <w:marTop w:val="0"/>
      <w:marBottom w:val="0"/>
      <w:divBdr>
        <w:top w:val="none" w:sz="0" w:space="0" w:color="auto"/>
        <w:left w:val="none" w:sz="0" w:space="0" w:color="auto"/>
        <w:bottom w:val="none" w:sz="0" w:space="0" w:color="auto"/>
        <w:right w:val="none" w:sz="0" w:space="0" w:color="auto"/>
      </w:divBdr>
    </w:div>
    <w:div w:id="124351825">
      <w:bodyDiv w:val="1"/>
      <w:marLeft w:val="0"/>
      <w:marRight w:val="0"/>
      <w:marTop w:val="0"/>
      <w:marBottom w:val="0"/>
      <w:divBdr>
        <w:top w:val="none" w:sz="0" w:space="0" w:color="auto"/>
        <w:left w:val="none" w:sz="0" w:space="0" w:color="auto"/>
        <w:bottom w:val="none" w:sz="0" w:space="0" w:color="auto"/>
        <w:right w:val="none" w:sz="0" w:space="0" w:color="auto"/>
      </w:divBdr>
      <w:divsChild>
        <w:div w:id="2087530059">
          <w:marLeft w:val="0"/>
          <w:marRight w:val="0"/>
          <w:marTop w:val="0"/>
          <w:marBottom w:val="0"/>
          <w:divBdr>
            <w:top w:val="none" w:sz="0" w:space="0" w:color="auto"/>
            <w:left w:val="none" w:sz="0" w:space="0" w:color="auto"/>
            <w:bottom w:val="none" w:sz="0" w:space="0" w:color="auto"/>
            <w:right w:val="none" w:sz="0" w:space="0" w:color="auto"/>
          </w:divBdr>
        </w:div>
      </w:divsChild>
    </w:div>
    <w:div w:id="142699221">
      <w:bodyDiv w:val="1"/>
      <w:marLeft w:val="0"/>
      <w:marRight w:val="0"/>
      <w:marTop w:val="0"/>
      <w:marBottom w:val="0"/>
      <w:divBdr>
        <w:top w:val="none" w:sz="0" w:space="0" w:color="auto"/>
        <w:left w:val="none" w:sz="0" w:space="0" w:color="auto"/>
        <w:bottom w:val="none" w:sz="0" w:space="0" w:color="auto"/>
        <w:right w:val="none" w:sz="0" w:space="0" w:color="auto"/>
      </w:divBdr>
    </w:div>
    <w:div w:id="184946388">
      <w:bodyDiv w:val="1"/>
      <w:marLeft w:val="0"/>
      <w:marRight w:val="0"/>
      <w:marTop w:val="0"/>
      <w:marBottom w:val="0"/>
      <w:divBdr>
        <w:top w:val="none" w:sz="0" w:space="0" w:color="auto"/>
        <w:left w:val="none" w:sz="0" w:space="0" w:color="auto"/>
        <w:bottom w:val="none" w:sz="0" w:space="0" w:color="auto"/>
        <w:right w:val="none" w:sz="0" w:space="0" w:color="auto"/>
      </w:divBdr>
      <w:divsChild>
        <w:div w:id="628587872">
          <w:marLeft w:val="0"/>
          <w:marRight w:val="0"/>
          <w:marTop w:val="0"/>
          <w:marBottom w:val="0"/>
          <w:divBdr>
            <w:top w:val="none" w:sz="0" w:space="0" w:color="auto"/>
            <w:left w:val="none" w:sz="0" w:space="0" w:color="auto"/>
            <w:bottom w:val="none" w:sz="0" w:space="0" w:color="auto"/>
            <w:right w:val="none" w:sz="0" w:space="0" w:color="auto"/>
          </w:divBdr>
        </w:div>
      </w:divsChild>
    </w:div>
    <w:div w:id="234752975">
      <w:bodyDiv w:val="1"/>
      <w:marLeft w:val="0"/>
      <w:marRight w:val="0"/>
      <w:marTop w:val="0"/>
      <w:marBottom w:val="0"/>
      <w:divBdr>
        <w:top w:val="none" w:sz="0" w:space="0" w:color="auto"/>
        <w:left w:val="none" w:sz="0" w:space="0" w:color="auto"/>
        <w:bottom w:val="none" w:sz="0" w:space="0" w:color="auto"/>
        <w:right w:val="none" w:sz="0" w:space="0" w:color="auto"/>
      </w:divBdr>
    </w:div>
    <w:div w:id="250741287">
      <w:bodyDiv w:val="1"/>
      <w:marLeft w:val="0"/>
      <w:marRight w:val="0"/>
      <w:marTop w:val="0"/>
      <w:marBottom w:val="0"/>
      <w:divBdr>
        <w:top w:val="none" w:sz="0" w:space="0" w:color="auto"/>
        <w:left w:val="none" w:sz="0" w:space="0" w:color="auto"/>
        <w:bottom w:val="none" w:sz="0" w:space="0" w:color="auto"/>
        <w:right w:val="none" w:sz="0" w:space="0" w:color="auto"/>
      </w:divBdr>
    </w:div>
    <w:div w:id="307782298">
      <w:bodyDiv w:val="1"/>
      <w:marLeft w:val="0"/>
      <w:marRight w:val="0"/>
      <w:marTop w:val="0"/>
      <w:marBottom w:val="0"/>
      <w:divBdr>
        <w:top w:val="none" w:sz="0" w:space="0" w:color="auto"/>
        <w:left w:val="none" w:sz="0" w:space="0" w:color="auto"/>
        <w:bottom w:val="none" w:sz="0" w:space="0" w:color="auto"/>
        <w:right w:val="none" w:sz="0" w:space="0" w:color="auto"/>
      </w:divBdr>
    </w:div>
    <w:div w:id="310017376">
      <w:bodyDiv w:val="1"/>
      <w:marLeft w:val="0"/>
      <w:marRight w:val="0"/>
      <w:marTop w:val="0"/>
      <w:marBottom w:val="0"/>
      <w:divBdr>
        <w:top w:val="none" w:sz="0" w:space="0" w:color="auto"/>
        <w:left w:val="none" w:sz="0" w:space="0" w:color="auto"/>
        <w:bottom w:val="none" w:sz="0" w:space="0" w:color="auto"/>
        <w:right w:val="none" w:sz="0" w:space="0" w:color="auto"/>
      </w:divBdr>
    </w:div>
    <w:div w:id="328021283">
      <w:bodyDiv w:val="1"/>
      <w:marLeft w:val="0"/>
      <w:marRight w:val="0"/>
      <w:marTop w:val="0"/>
      <w:marBottom w:val="0"/>
      <w:divBdr>
        <w:top w:val="none" w:sz="0" w:space="0" w:color="auto"/>
        <w:left w:val="none" w:sz="0" w:space="0" w:color="auto"/>
        <w:bottom w:val="none" w:sz="0" w:space="0" w:color="auto"/>
        <w:right w:val="none" w:sz="0" w:space="0" w:color="auto"/>
      </w:divBdr>
    </w:div>
    <w:div w:id="353583157">
      <w:bodyDiv w:val="1"/>
      <w:marLeft w:val="0"/>
      <w:marRight w:val="0"/>
      <w:marTop w:val="0"/>
      <w:marBottom w:val="0"/>
      <w:divBdr>
        <w:top w:val="none" w:sz="0" w:space="0" w:color="auto"/>
        <w:left w:val="none" w:sz="0" w:space="0" w:color="auto"/>
        <w:bottom w:val="none" w:sz="0" w:space="0" w:color="auto"/>
        <w:right w:val="none" w:sz="0" w:space="0" w:color="auto"/>
      </w:divBdr>
    </w:div>
    <w:div w:id="442193376">
      <w:bodyDiv w:val="1"/>
      <w:marLeft w:val="0"/>
      <w:marRight w:val="0"/>
      <w:marTop w:val="0"/>
      <w:marBottom w:val="0"/>
      <w:divBdr>
        <w:top w:val="none" w:sz="0" w:space="0" w:color="auto"/>
        <w:left w:val="none" w:sz="0" w:space="0" w:color="auto"/>
        <w:bottom w:val="none" w:sz="0" w:space="0" w:color="auto"/>
        <w:right w:val="none" w:sz="0" w:space="0" w:color="auto"/>
      </w:divBdr>
    </w:div>
    <w:div w:id="485130077">
      <w:bodyDiv w:val="1"/>
      <w:marLeft w:val="0"/>
      <w:marRight w:val="0"/>
      <w:marTop w:val="0"/>
      <w:marBottom w:val="0"/>
      <w:divBdr>
        <w:top w:val="none" w:sz="0" w:space="0" w:color="auto"/>
        <w:left w:val="none" w:sz="0" w:space="0" w:color="auto"/>
        <w:bottom w:val="none" w:sz="0" w:space="0" w:color="auto"/>
        <w:right w:val="none" w:sz="0" w:space="0" w:color="auto"/>
      </w:divBdr>
    </w:div>
    <w:div w:id="490027917">
      <w:bodyDiv w:val="1"/>
      <w:marLeft w:val="0"/>
      <w:marRight w:val="0"/>
      <w:marTop w:val="0"/>
      <w:marBottom w:val="0"/>
      <w:divBdr>
        <w:top w:val="none" w:sz="0" w:space="0" w:color="auto"/>
        <w:left w:val="none" w:sz="0" w:space="0" w:color="auto"/>
        <w:bottom w:val="none" w:sz="0" w:space="0" w:color="auto"/>
        <w:right w:val="none" w:sz="0" w:space="0" w:color="auto"/>
      </w:divBdr>
    </w:div>
    <w:div w:id="500124882">
      <w:bodyDiv w:val="1"/>
      <w:marLeft w:val="0"/>
      <w:marRight w:val="0"/>
      <w:marTop w:val="0"/>
      <w:marBottom w:val="0"/>
      <w:divBdr>
        <w:top w:val="none" w:sz="0" w:space="0" w:color="auto"/>
        <w:left w:val="none" w:sz="0" w:space="0" w:color="auto"/>
        <w:bottom w:val="none" w:sz="0" w:space="0" w:color="auto"/>
        <w:right w:val="none" w:sz="0" w:space="0" w:color="auto"/>
      </w:divBdr>
    </w:div>
    <w:div w:id="541285985">
      <w:bodyDiv w:val="1"/>
      <w:marLeft w:val="0"/>
      <w:marRight w:val="0"/>
      <w:marTop w:val="0"/>
      <w:marBottom w:val="0"/>
      <w:divBdr>
        <w:top w:val="none" w:sz="0" w:space="0" w:color="auto"/>
        <w:left w:val="none" w:sz="0" w:space="0" w:color="auto"/>
        <w:bottom w:val="none" w:sz="0" w:space="0" w:color="auto"/>
        <w:right w:val="none" w:sz="0" w:space="0" w:color="auto"/>
      </w:divBdr>
    </w:div>
    <w:div w:id="576718103">
      <w:bodyDiv w:val="1"/>
      <w:marLeft w:val="0"/>
      <w:marRight w:val="0"/>
      <w:marTop w:val="0"/>
      <w:marBottom w:val="0"/>
      <w:divBdr>
        <w:top w:val="none" w:sz="0" w:space="0" w:color="auto"/>
        <w:left w:val="none" w:sz="0" w:space="0" w:color="auto"/>
        <w:bottom w:val="none" w:sz="0" w:space="0" w:color="auto"/>
        <w:right w:val="none" w:sz="0" w:space="0" w:color="auto"/>
      </w:divBdr>
    </w:div>
    <w:div w:id="584461637">
      <w:bodyDiv w:val="1"/>
      <w:marLeft w:val="0"/>
      <w:marRight w:val="0"/>
      <w:marTop w:val="0"/>
      <w:marBottom w:val="0"/>
      <w:divBdr>
        <w:top w:val="none" w:sz="0" w:space="0" w:color="auto"/>
        <w:left w:val="none" w:sz="0" w:space="0" w:color="auto"/>
        <w:bottom w:val="none" w:sz="0" w:space="0" w:color="auto"/>
        <w:right w:val="none" w:sz="0" w:space="0" w:color="auto"/>
      </w:divBdr>
    </w:div>
    <w:div w:id="600259865">
      <w:bodyDiv w:val="1"/>
      <w:marLeft w:val="0"/>
      <w:marRight w:val="0"/>
      <w:marTop w:val="0"/>
      <w:marBottom w:val="0"/>
      <w:divBdr>
        <w:top w:val="none" w:sz="0" w:space="0" w:color="auto"/>
        <w:left w:val="none" w:sz="0" w:space="0" w:color="auto"/>
        <w:bottom w:val="none" w:sz="0" w:space="0" w:color="auto"/>
        <w:right w:val="none" w:sz="0" w:space="0" w:color="auto"/>
      </w:divBdr>
      <w:divsChild>
        <w:div w:id="544488803">
          <w:marLeft w:val="274"/>
          <w:marRight w:val="0"/>
          <w:marTop w:val="0"/>
          <w:marBottom w:val="0"/>
          <w:divBdr>
            <w:top w:val="none" w:sz="0" w:space="0" w:color="auto"/>
            <w:left w:val="none" w:sz="0" w:space="0" w:color="auto"/>
            <w:bottom w:val="none" w:sz="0" w:space="0" w:color="auto"/>
            <w:right w:val="none" w:sz="0" w:space="0" w:color="auto"/>
          </w:divBdr>
        </w:div>
        <w:div w:id="2052656662">
          <w:marLeft w:val="274"/>
          <w:marRight w:val="0"/>
          <w:marTop w:val="0"/>
          <w:marBottom w:val="0"/>
          <w:divBdr>
            <w:top w:val="none" w:sz="0" w:space="0" w:color="auto"/>
            <w:left w:val="none" w:sz="0" w:space="0" w:color="auto"/>
            <w:bottom w:val="none" w:sz="0" w:space="0" w:color="auto"/>
            <w:right w:val="none" w:sz="0" w:space="0" w:color="auto"/>
          </w:divBdr>
        </w:div>
      </w:divsChild>
    </w:div>
    <w:div w:id="610477672">
      <w:bodyDiv w:val="1"/>
      <w:marLeft w:val="0"/>
      <w:marRight w:val="0"/>
      <w:marTop w:val="0"/>
      <w:marBottom w:val="0"/>
      <w:divBdr>
        <w:top w:val="none" w:sz="0" w:space="0" w:color="auto"/>
        <w:left w:val="none" w:sz="0" w:space="0" w:color="auto"/>
        <w:bottom w:val="none" w:sz="0" w:space="0" w:color="auto"/>
        <w:right w:val="none" w:sz="0" w:space="0" w:color="auto"/>
      </w:divBdr>
    </w:div>
    <w:div w:id="620112448">
      <w:bodyDiv w:val="1"/>
      <w:marLeft w:val="0"/>
      <w:marRight w:val="0"/>
      <w:marTop w:val="0"/>
      <w:marBottom w:val="0"/>
      <w:divBdr>
        <w:top w:val="none" w:sz="0" w:space="0" w:color="auto"/>
        <w:left w:val="none" w:sz="0" w:space="0" w:color="auto"/>
        <w:bottom w:val="none" w:sz="0" w:space="0" w:color="auto"/>
        <w:right w:val="none" w:sz="0" w:space="0" w:color="auto"/>
      </w:divBdr>
    </w:div>
    <w:div w:id="641539426">
      <w:bodyDiv w:val="1"/>
      <w:marLeft w:val="0"/>
      <w:marRight w:val="0"/>
      <w:marTop w:val="0"/>
      <w:marBottom w:val="0"/>
      <w:divBdr>
        <w:top w:val="none" w:sz="0" w:space="0" w:color="auto"/>
        <w:left w:val="none" w:sz="0" w:space="0" w:color="auto"/>
        <w:bottom w:val="none" w:sz="0" w:space="0" w:color="auto"/>
        <w:right w:val="none" w:sz="0" w:space="0" w:color="auto"/>
      </w:divBdr>
    </w:div>
    <w:div w:id="656104991">
      <w:bodyDiv w:val="1"/>
      <w:marLeft w:val="0"/>
      <w:marRight w:val="0"/>
      <w:marTop w:val="0"/>
      <w:marBottom w:val="0"/>
      <w:divBdr>
        <w:top w:val="none" w:sz="0" w:space="0" w:color="auto"/>
        <w:left w:val="none" w:sz="0" w:space="0" w:color="auto"/>
        <w:bottom w:val="none" w:sz="0" w:space="0" w:color="auto"/>
        <w:right w:val="none" w:sz="0" w:space="0" w:color="auto"/>
      </w:divBdr>
    </w:div>
    <w:div w:id="681470543">
      <w:bodyDiv w:val="1"/>
      <w:marLeft w:val="0"/>
      <w:marRight w:val="0"/>
      <w:marTop w:val="0"/>
      <w:marBottom w:val="0"/>
      <w:divBdr>
        <w:top w:val="none" w:sz="0" w:space="0" w:color="auto"/>
        <w:left w:val="none" w:sz="0" w:space="0" w:color="auto"/>
        <w:bottom w:val="none" w:sz="0" w:space="0" w:color="auto"/>
        <w:right w:val="none" w:sz="0" w:space="0" w:color="auto"/>
      </w:divBdr>
    </w:div>
    <w:div w:id="682050133">
      <w:bodyDiv w:val="1"/>
      <w:marLeft w:val="0"/>
      <w:marRight w:val="0"/>
      <w:marTop w:val="0"/>
      <w:marBottom w:val="0"/>
      <w:divBdr>
        <w:top w:val="none" w:sz="0" w:space="0" w:color="auto"/>
        <w:left w:val="none" w:sz="0" w:space="0" w:color="auto"/>
        <w:bottom w:val="none" w:sz="0" w:space="0" w:color="auto"/>
        <w:right w:val="none" w:sz="0" w:space="0" w:color="auto"/>
      </w:divBdr>
    </w:div>
    <w:div w:id="687561215">
      <w:bodyDiv w:val="1"/>
      <w:marLeft w:val="0"/>
      <w:marRight w:val="0"/>
      <w:marTop w:val="0"/>
      <w:marBottom w:val="0"/>
      <w:divBdr>
        <w:top w:val="none" w:sz="0" w:space="0" w:color="auto"/>
        <w:left w:val="none" w:sz="0" w:space="0" w:color="auto"/>
        <w:bottom w:val="none" w:sz="0" w:space="0" w:color="auto"/>
        <w:right w:val="none" w:sz="0" w:space="0" w:color="auto"/>
      </w:divBdr>
    </w:div>
    <w:div w:id="701827934">
      <w:bodyDiv w:val="1"/>
      <w:marLeft w:val="0"/>
      <w:marRight w:val="0"/>
      <w:marTop w:val="0"/>
      <w:marBottom w:val="0"/>
      <w:divBdr>
        <w:top w:val="none" w:sz="0" w:space="0" w:color="auto"/>
        <w:left w:val="none" w:sz="0" w:space="0" w:color="auto"/>
        <w:bottom w:val="none" w:sz="0" w:space="0" w:color="auto"/>
        <w:right w:val="none" w:sz="0" w:space="0" w:color="auto"/>
      </w:divBdr>
    </w:div>
    <w:div w:id="747381463">
      <w:bodyDiv w:val="1"/>
      <w:marLeft w:val="0"/>
      <w:marRight w:val="0"/>
      <w:marTop w:val="0"/>
      <w:marBottom w:val="0"/>
      <w:divBdr>
        <w:top w:val="none" w:sz="0" w:space="0" w:color="auto"/>
        <w:left w:val="none" w:sz="0" w:space="0" w:color="auto"/>
        <w:bottom w:val="none" w:sz="0" w:space="0" w:color="auto"/>
        <w:right w:val="none" w:sz="0" w:space="0" w:color="auto"/>
      </w:divBdr>
    </w:div>
    <w:div w:id="747769463">
      <w:bodyDiv w:val="1"/>
      <w:marLeft w:val="0"/>
      <w:marRight w:val="0"/>
      <w:marTop w:val="0"/>
      <w:marBottom w:val="0"/>
      <w:divBdr>
        <w:top w:val="none" w:sz="0" w:space="0" w:color="auto"/>
        <w:left w:val="none" w:sz="0" w:space="0" w:color="auto"/>
        <w:bottom w:val="none" w:sz="0" w:space="0" w:color="auto"/>
        <w:right w:val="none" w:sz="0" w:space="0" w:color="auto"/>
      </w:divBdr>
    </w:div>
    <w:div w:id="784813225">
      <w:bodyDiv w:val="1"/>
      <w:marLeft w:val="0"/>
      <w:marRight w:val="0"/>
      <w:marTop w:val="0"/>
      <w:marBottom w:val="0"/>
      <w:divBdr>
        <w:top w:val="none" w:sz="0" w:space="0" w:color="auto"/>
        <w:left w:val="none" w:sz="0" w:space="0" w:color="auto"/>
        <w:bottom w:val="none" w:sz="0" w:space="0" w:color="auto"/>
        <w:right w:val="none" w:sz="0" w:space="0" w:color="auto"/>
      </w:divBdr>
    </w:div>
    <w:div w:id="824126376">
      <w:bodyDiv w:val="1"/>
      <w:marLeft w:val="0"/>
      <w:marRight w:val="0"/>
      <w:marTop w:val="0"/>
      <w:marBottom w:val="0"/>
      <w:divBdr>
        <w:top w:val="none" w:sz="0" w:space="0" w:color="auto"/>
        <w:left w:val="none" w:sz="0" w:space="0" w:color="auto"/>
        <w:bottom w:val="none" w:sz="0" w:space="0" w:color="auto"/>
        <w:right w:val="none" w:sz="0" w:space="0" w:color="auto"/>
      </w:divBdr>
    </w:div>
    <w:div w:id="826828014">
      <w:bodyDiv w:val="1"/>
      <w:marLeft w:val="0"/>
      <w:marRight w:val="0"/>
      <w:marTop w:val="0"/>
      <w:marBottom w:val="0"/>
      <w:divBdr>
        <w:top w:val="none" w:sz="0" w:space="0" w:color="auto"/>
        <w:left w:val="none" w:sz="0" w:space="0" w:color="auto"/>
        <w:bottom w:val="none" w:sz="0" w:space="0" w:color="auto"/>
        <w:right w:val="none" w:sz="0" w:space="0" w:color="auto"/>
      </w:divBdr>
      <w:divsChild>
        <w:div w:id="2005426884">
          <w:marLeft w:val="0"/>
          <w:marRight w:val="0"/>
          <w:marTop w:val="0"/>
          <w:marBottom w:val="0"/>
          <w:divBdr>
            <w:top w:val="none" w:sz="0" w:space="0" w:color="auto"/>
            <w:left w:val="none" w:sz="0" w:space="0" w:color="auto"/>
            <w:bottom w:val="none" w:sz="0" w:space="0" w:color="auto"/>
            <w:right w:val="none" w:sz="0" w:space="0" w:color="auto"/>
          </w:divBdr>
        </w:div>
      </w:divsChild>
    </w:div>
    <w:div w:id="847257660">
      <w:bodyDiv w:val="1"/>
      <w:marLeft w:val="0"/>
      <w:marRight w:val="0"/>
      <w:marTop w:val="0"/>
      <w:marBottom w:val="0"/>
      <w:divBdr>
        <w:top w:val="none" w:sz="0" w:space="0" w:color="auto"/>
        <w:left w:val="none" w:sz="0" w:space="0" w:color="auto"/>
        <w:bottom w:val="none" w:sz="0" w:space="0" w:color="auto"/>
        <w:right w:val="none" w:sz="0" w:space="0" w:color="auto"/>
      </w:divBdr>
    </w:div>
    <w:div w:id="859010540">
      <w:bodyDiv w:val="1"/>
      <w:marLeft w:val="0"/>
      <w:marRight w:val="0"/>
      <w:marTop w:val="0"/>
      <w:marBottom w:val="0"/>
      <w:divBdr>
        <w:top w:val="none" w:sz="0" w:space="0" w:color="auto"/>
        <w:left w:val="none" w:sz="0" w:space="0" w:color="auto"/>
        <w:bottom w:val="none" w:sz="0" w:space="0" w:color="auto"/>
        <w:right w:val="none" w:sz="0" w:space="0" w:color="auto"/>
      </w:divBdr>
    </w:div>
    <w:div w:id="879589752">
      <w:bodyDiv w:val="1"/>
      <w:marLeft w:val="0"/>
      <w:marRight w:val="0"/>
      <w:marTop w:val="0"/>
      <w:marBottom w:val="0"/>
      <w:divBdr>
        <w:top w:val="none" w:sz="0" w:space="0" w:color="auto"/>
        <w:left w:val="none" w:sz="0" w:space="0" w:color="auto"/>
        <w:bottom w:val="none" w:sz="0" w:space="0" w:color="auto"/>
        <w:right w:val="none" w:sz="0" w:space="0" w:color="auto"/>
      </w:divBdr>
    </w:div>
    <w:div w:id="917061305">
      <w:bodyDiv w:val="1"/>
      <w:marLeft w:val="0"/>
      <w:marRight w:val="0"/>
      <w:marTop w:val="0"/>
      <w:marBottom w:val="0"/>
      <w:divBdr>
        <w:top w:val="none" w:sz="0" w:space="0" w:color="auto"/>
        <w:left w:val="none" w:sz="0" w:space="0" w:color="auto"/>
        <w:bottom w:val="none" w:sz="0" w:space="0" w:color="auto"/>
        <w:right w:val="none" w:sz="0" w:space="0" w:color="auto"/>
      </w:divBdr>
      <w:divsChild>
        <w:div w:id="1952399312">
          <w:marLeft w:val="0"/>
          <w:marRight w:val="0"/>
          <w:marTop w:val="0"/>
          <w:marBottom w:val="0"/>
          <w:divBdr>
            <w:top w:val="none" w:sz="0" w:space="0" w:color="auto"/>
            <w:left w:val="none" w:sz="0" w:space="0" w:color="auto"/>
            <w:bottom w:val="none" w:sz="0" w:space="0" w:color="auto"/>
            <w:right w:val="none" w:sz="0" w:space="0" w:color="auto"/>
          </w:divBdr>
        </w:div>
      </w:divsChild>
    </w:div>
    <w:div w:id="1006057978">
      <w:bodyDiv w:val="1"/>
      <w:marLeft w:val="0"/>
      <w:marRight w:val="0"/>
      <w:marTop w:val="0"/>
      <w:marBottom w:val="0"/>
      <w:divBdr>
        <w:top w:val="none" w:sz="0" w:space="0" w:color="auto"/>
        <w:left w:val="none" w:sz="0" w:space="0" w:color="auto"/>
        <w:bottom w:val="none" w:sz="0" w:space="0" w:color="auto"/>
        <w:right w:val="none" w:sz="0" w:space="0" w:color="auto"/>
      </w:divBdr>
      <w:divsChild>
        <w:div w:id="1995603231">
          <w:marLeft w:val="0"/>
          <w:marRight w:val="0"/>
          <w:marTop w:val="0"/>
          <w:marBottom w:val="0"/>
          <w:divBdr>
            <w:top w:val="none" w:sz="0" w:space="0" w:color="auto"/>
            <w:left w:val="none" w:sz="0" w:space="0" w:color="auto"/>
            <w:bottom w:val="none" w:sz="0" w:space="0" w:color="auto"/>
            <w:right w:val="none" w:sz="0" w:space="0" w:color="auto"/>
          </w:divBdr>
        </w:div>
      </w:divsChild>
    </w:div>
    <w:div w:id="1024139316">
      <w:bodyDiv w:val="1"/>
      <w:marLeft w:val="0"/>
      <w:marRight w:val="0"/>
      <w:marTop w:val="0"/>
      <w:marBottom w:val="0"/>
      <w:divBdr>
        <w:top w:val="none" w:sz="0" w:space="0" w:color="auto"/>
        <w:left w:val="none" w:sz="0" w:space="0" w:color="auto"/>
        <w:bottom w:val="none" w:sz="0" w:space="0" w:color="auto"/>
        <w:right w:val="none" w:sz="0" w:space="0" w:color="auto"/>
      </w:divBdr>
    </w:div>
    <w:div w:id="1052071814">
      <w:bodyDiv w:val="1"/>
      <w:marLeft w:val="0"/>
      <w:marRight w:val="0"/>
      <w:marTop w:val="0"/>
      <w:marBottom w:val="0"/>
      <w:divBdr>
        <w:top w:val="none" w:sz="0" w:space="0" w:color="auto"/>
        <w:left w:val="none" w:sz="0" w:space="0" w:color="auto"/>
        <w:bottom w:val="none" w:sz="0" w:space="0" w:color="auto"/>
        <w:right w:val="none" w:sz="0" w:space="0" w:color="auto"/>
      </w:divBdr>
    </w:div>
    <w:div w:id="1165777726">
      <w:bodyDiv w:val="1"/>
      <w:marLeft w:val="0"/>
      <w:marRight w:val="0"/>
      <w:marTop w:val="0"/>
      <w:marBottom w:val="0"/>
      <w:divBdr>
        <w:top w:val="none" w:sz="0" w:space="0" w:color="auto"/>
        <w:left w:val="none" w:sz="0" w:space="0" w:color="auto"/>
        <w:bottom w:val="none" w:sz="0" w:space="0" w:color="auto"/>
        <w:right w:val="none" w:sz="0" w:space="0" w:color="auto"/>
      </w:divBdr>
    </w:div>
    <w:div w:id="1166364035">
      <w:bodyDiv w:val="1"/>
      <w:marLeft w:val="0"/>
      <w:marRight w:val="0"/>
      <w:marTop w:val="0"/>
      <w:marBottom w:val="0"/>
      <w:divBdr>
        <w:top w:val="none" w:sz="0" w:space="0" w:color="auto"/>
        <w:left w:val="none" w:sz="0" w:space="0" w:color="auto"/>
        <w:bottom w:val="none" w:sz="0" w:space="0" w:color="auto"/>
        <w:right w:val="none" w:sz="0" w:space="0" w:color="auto"/>
      </w:divBdr>
    </w:div>
    <w:div w:id="1183134093">
      <w:bodyDiv w:val="1"/>
      <w:marLeft w:val="0"/>
      <w:marRight w:val="0"/>
      <w:marTop w:val="0"/>
      <w:marBottom w:val="0"/>
      <w:divBdr>
        <w:top w:val="none" w:sz="0" w:space="0" w:color="auto"/>
        <w:left w:val="none" w:sz="0" w:space="0" w:color="auto"/>
        <w:bottom w:val="none" w:sz="0" w:space="0" w:color="auto"/>
        <w:right w:val="none" w:sz="0" w:space="0" w:color="auto"/>
      </w:divBdr>
    </w:div>
    <w:div w:id="1215657265">
      <w:bodyDiv w:val="1"/>
      <w:marLeft w:val="0"/>
      <w:marRight w:val="0"/>
      <w:marTop w:val="0"/>
      <w:marBottom w:val="0"/>
      <w:divBdr>
        <w:top w:val="none" w:sz="0" w:space="0" w:color="auto"/>
        <w:left w:val="none" w:sz="0" w:space="0" w:color="auto"/>
        <w:bottom w:val="none" w:sz="0" w:space="0" w:color="auto"/>
        <w:right w:val="none" w:sz="0" w:space="0" w:color="auto"/>
      </w:divBdr>
    </w:div>
    <w:div w:id="1216430860">
      <w:bodyDiv w:val="1"/>
      <w:marLeft w:val="0"/>
      <w:marRight w:val="0"/>
      <w:marTop w:val="0"/>
      <w:marBottom w:val="0"/>
      <w:divBdr>
        <w:top w:val="none" w:sz="0" w:space="0" w:color="auto"/>
        <w:left w:val="none" w:sz="0" w:space="0" w:color="auto"/>
        <w:bottom w:val="none" w:sz="0" w:space="0" w:color="auto"/>
        <w:right w:val="none" w:sz="0" w:space="0" w:color="auto"/>
      </w:divBdr>
    </w:div>
    <w:div w:id="1256939631">
      <w:bodyDiv w:val="1"/>
      <w:marLeft w:val="0"/>
      <w:marRight w:val="0"/>
      <w:marTop w:val="0"/>
      <w:marBottom w:val="0"/>
      <w:divBdr>
        <w:top w:val="none" w:sz="0" w:space="0" w:color="auto"/>
        <w:left w:val="none" w:sz="0" w:space="0" w:color="auto"/>
        <w:bottom w:val="none" w:sz="0" w:space="0" w:color="auto"/>
        <w:right w:val="none" w:sz="0" w:space="0" w:color="auto"/>
      </w:divBdr>
      <w:divsChild>
        <w:div w:id="452872734">
          <w:marLeft w:val="274"/>
          <w:marRight w:val="0"/>
          <w:marTop w:val="0"/>
          <w:marBottom w:val="0"/>
          <w:divBdr>
            <w:top w:val="none" w:sz="0" w:space="0" w:color="auto"/>
            <w:left w:val="none" w:sz="0" w:space="0" w:color="auto"/>
            <w:bottom w:val="none" w:sz="0" w:space="0" w:color="auto"/>
            <w:right w:val="none" w:sz="0" w:space="0" w:color="auto"/>
          </w:divBdr>
        </w:div>
        <w:div w:id="661664897">
          <w:marLeft w:val="274"/>
          <w:marRight w:val="0"/>
          <w:marTop w:val="0"/>
          <w:marBottom w:val="0"/>
          <w:divBdr>
            <w:top w:val="none" w:sz="0" w:space="0" w:color="auto"/>
            <w:left w:val="none" w:sz="0" w:space="0" w:color="auto"/>
            <w:bottom w:val="none" w:sz="0" w:space="0" w:color="auto"/>
            <w:right w:val="none" w:sz="0" w:space="0" w:color="auto"/>
          </w:divBdr>
        </w:div>
        <w:div w:id="663095733">
          <w:marLeft w:val="274"/>
          <w:marRight w:val="0"/>
          <w:marTop w:val="0"/>
          <w:marBottom w:val="0"/>
          <w:divBdr>
            <w:top w:val="none" w:sz="0" w:space="0" w:color="auto"/>
            <w:left w:val="none" w:sz="0" w:space="0" w:color="auto"/>
            <w:bottom w:val="none" w:sz="0" w:space="0" w:color="auto"/>
            <w:right w:val="none" w:sz="0" w:space="0" w:color="auto"/>
          </w:divBdr>
        </w:div>
        <w:div w:id="1209102759">
          <w:marLeft w:val="274"/>
          <w:marRight w:val="0"/>
          <w:marTop w:val="0"/>
          <w:marBottom w:val="0"/>
          <w:divBdr>
            <w:top w:val="none" w:sz="0" w:space="0" w:color="auto"/>
            <w:left w:val="none" w:sz="0" w:space="0" w:color="auto"/>
            <w:bottom w:val="none" w:sz="0" w:space="0" w:color="auto"/>
            <w:right w:val="none" w:sz="0" w:space="0" w:color="auto"/>
          </w:divBdr>
        </w:div>
        <w:div w:id="1216237021">
          <w:marLeft w:val="274"/>
          <w:marRight w:val="0"/>
          <w:marTop w:val="0"/>
          <w:marBottom w:val="0"/>
          <w:divBdr>
            <w:top w:val="none" w:sz="0" w:space="0" w:color="auto"/>
            <w:left w:val="none" w:sz="0" w:space="0" w:color="auto"/>
            <w:bottom w:val="none" w:sz="0" w:space="0" w:color="auto"/>
            <w:right w:val="none" w:sz="0" w:space="0" w:color="auto"/>
          </w:divBdr>
        </w:div>
      </w:divsChild>
    </w:div>
    <w:div w:id="1292980172">
      <w:bodyDiv w:val="1"/>
      <w:marLeft w:val="0"/>
      <w:marRight w:val="0"/>
      <w:marTop w:val="0"/>
      <w:marBottom w:val="0"/>
      <w:divBdr>
        <w:top w:val="none" w:sz="0" w:space="0" w:color="auto"/>
        <w:left w:val="none" w:sz="0" w:space="0" w:color="auto"/>
        <w:bottom w:val="none" w:sz="0" w:space="0" w:color="auto"/>
        <w:right w:val="none" w:sz="0" w:space="0" w:color="auto"/>
      </w:divBdr>
    </w:div>
    <w:div w:id="1303198991">
      <w:bodyDiv w:val="1"/>
      <w:marLeft w:val="0"/>
      <w:marRight w:val="0"/>
      <w:marTop w:val="0"/>
      <w:marBottom w:val="0"/>
      <w:divBdr>
        <w:top w:val="none" w:sz="0" w:space="0" w:color="auto"/>
        <w:left w:val="none" w:sz="0" w:space="0" w:color="auto"/>
        <w:bottom w:val="none" w:sz="0" w:space="0" w:color="auto"/>
        <w:right w:val="none" w:sz="0" w:space="0" w:color="auto"/>
      </w:divBdr>
    </w:div>
    <w:div w:id="1324090236">
      <w:bodyDiv w:val="1"/>
      <w:marLeft w:val="0"/>
      <w:marRight w:val="0"/>
      <w:marTop w:val="0"/>
      <w:marBottom w:val="0"/>
      <w:divBdr>
        <w:top w:val="none" w:sz="0" w:space="0" w:color="auto"/>
        <w:left w:val="none" w:sz="0" w:space="0" w:color="auto"/>
        <w:bottom w:val="none" w:sz="0" w:space="0" w:color="auto"/>
        <w:right w:val="none" w:sz="0" w:space="0" w:color="auto"/>
      </w:divBdr>
      <w:divsChild>
        <w:div w:id="448013530">
          <w:marLeft w:val="0"/>
          <w:marRight w:val="0"/>
          <w:marTop w:val="0"/>
          <w:marBottom w:val="0"/>
          <w:divBdr>
            <w:top w:val="none" w:sz="0" w:space="0" w:color="auto"/>
            <w:left w:val="none" w:sz="0" w:space="0" w:color="auto"/>
            <w:bottom w:val="none" w:sz="0" w:space="0" w:color="auto"/>
            <w:right w:val="none" w:sz="0" w:space="0" w:color="auto"/>
          </w:divBdr>
        </w:div>
      </w:divsChild>
    </w:div>
    <w:div w:id="1329939537">
      <w:bodyDiv w:val="1"/>
      <w:marLeft w:val="0"/>
      <w:marRight w:val="0"/>
      <w:marTop w:val="0"/>
      <w:marBottom w:val="0"/>
      <w:divBdr>
        <w:top w:val="none" w:sz="0" w:space="0" w:color="auto"/>
        <w:left w:val="none" w:sz="0" w:space="0" w:color="auto"/>
        <w:bottom w:val="none" w:sz="0" w:space="0" w:color="auto"/>
        <w:right w:val="none" w:sz="0" w:space="0" w:color="auto"/>
      </w:divBdr>
    </w:div>
    <w:div w:id="1330215659">
      <w:bodyDiv w:val="1"/>
      <w:marLeft w:val="0"/>
      <w:marRight w:val="0"/>
      <w:marTop w:val="0"/>
      <w:marBottom w:val="0"/>
      <w:divBdr>
        <w:top w:val="none" w:sz="0" w:space="0" w:color="auto"/>
        <w:left w:val="none" w:sz="0" w:space="0" w:color="auto"/>
        <w:bottom w:val="none" w:sz="0" w:space="0" w:color="auto"/>
        <w:right w:val="none" w:sz="0" w:space="0" w:color="auto"/>
      </w:divBdr>
    </w:div>
    <w:div w:id="1363283590">
      <w:bodyDiv w:val="1"/>
      <w:marLeft w:val="0"/>
      <w:marRight w:val="0"/>
      <w:marTop w:val="0"/>
      <w:marBottom w:val="0"/>
      <w:divBdr>
        <w:top w:val="none" w:sz="0" w:space="0" w:color="auto"/>
        <w:left w:val="none" w:sz="0" w:space="0" w:color="auto"/>
        <w:bottom w:val="none" w:sz="0" w:space="0" w:color="auto"/>
        <w:right w:val="none" w:sz="0" w:space="0" w:color="auto"/>
      </w:divBdr>
    </w:div>
    <w:div w:id="1387950895">
      <w:bodyDiv w:val="1"/>
      <w:marLeft w:val="0"/>
      <w:marRight w:val="0"/>
      <w:marTop w:val="0"/>
      <w:marBottom w:val="0"/>
      <w:divBdr>
        <w:top w:val="none" w:sz="0" w:space="0" w:color="auto"/>
        <w:left w:val="none" w:sz="0" w:space="0" w:color="auto"/>
        <w:bottom w:val="none" w:sz="0" w:space="0" w:color="auto"/>
        <w:right w:val="none" w:sz="0" w:space="0" w:color="auto"/>
      </w:divBdr>
      <w:divsChild>
        <w:div w:id="139544851">
          <w:marLeft w:val="274"/>
          <w:marRight w:val="0"/>
          <w:marTop w:val="0"/>
          <w:marBottom w:val="0"/>
          <w:divBdr>
            <w:top w:val="none" w:sz="0" w:space="0" w:color="auto"/>
            <w:left w:val="none" w:sz="0" w:space="0" w:color="auto"/>
            <w:bottom w:val="none" w:sz="0" w:space="0" w:color="auto"/>
            <w:right w:val="none" w:sz="0" w:space="0" w:color="auto"/>
          </w:divBdr>
        </w:div>
        <w:div w:id="811024244">
          <w:marLeft w:val="274"/>
          <w:marRight w:val="0"/>
          <w:marTop w:val="0"/>
          <w:marBottom w:val="0"/>
          <w:divBdr>
            <w:top w:val="none" w:sz="0" w:space="0" w:color="auto"/>
            <w:left w:val="none" w:sz="0" w:space="0" w:color="auto"/>
            <w:bottom w:val="none" w:sz="0" w:space="0" w:color="auto"/>
            <w:right w:val="none" w:sz="0" w:space="0" w:color="auto"/>
          </w:divBdr>
        </w:div>
      </w:divsChild>
    </w:div>
    <w:div w:id="1394155769">
      <w:bodyDiv w:val="1"/>
      <w:marLeft w:val="0"/>
      <w:marRight w:val="0"/>
      <w:marTop w:val="0"/>
      <w:marBottom w:val="0"/>
      <w:divBdr>
        <w:top w:val="none" w:sz="0" w:space="0" w:color="auto"/>
        <w:left w:val="none" w:sz="0" w:space="0" w:color="auto"/>
        <w:bottom w:val="none" w:sz="0" w:space="0" w:color="auto"/>
        <w:right w:val="none" w:sz="0" w:space="0" w:color="auto"/>
      </w:divBdr>
    </w:div>
    <w:div w:id="1394230780">
      <w:bodyDiv w:val="1"/>
      <w:marLeft w:val="0"/>
      <w:marRight w:val="0"/>
      <w:marTop w:val="0"/>
      <w:marBottom w:val="0"/>
      <w:divBdr>
        <w:top w:val="none" w:sz="0" w:space="0" w:color="auto"/>
        <w:left w:val="none" w:sz="0" w:space="0" w:color="auto"/>
        <w:bottom w:val="none" w:sz="0" w:space="0" w:color="auto"/>
        <w:right w:val="none" w:sz="0" w:space="0" w:color="auto"/>
      </w:divBdr>
    </w:div>
    <w:div w:id="1416708904">
      <w:bodyDiv w:val="1"/>
      <w:marLeft w:val="0"/>
      <w:marRight w:val="0"/>
      <w:marTop w:val="0"/>
      <w:marBottom w:val="0"/>
      <w:divBdr>
        <w:top w:val="none" w:sz="0" w:space="0" w:color="auto"/>
        <w:left w:val="none" w:sz="0" w:space="0" w:color="auto"/>
        <w:bottom w:val="none" w:sz="0" w:space="0" w:color="auto"/>
        <w:right w:val="none" w:sz="0" w:space="0" w:color="auto"/>
      </w:divBdr>
      <w:divsChild>
        <w:div w:id="695153646">
          <w:marLeft w:val="0"/>
          <w:marRight w:val="0"/>
          <w:marTop w:val="0"/>
          <w:marBottom w:val="0"/>
          <w:divBdr>
            <w:top w:val="none" w:sz="0" w:space="0" w:color="auto"/>
            <w:left w:val="none" w:sz="0" w:space="0" w:color="auto"/>
            <w:bottom w:val="none" w:sz="0" w:space="0" w:color="auto"/>
            <w:right w:val="none" w:sz="0" w:space="0" w:color="auto"/>
          </w:divBdr>
        </w:div>
      </w:divsChild>
    </w:div>
    <w:div w:id="1417047979">
      <w:bodyDiv w:val="1"/>
      <w:marLeft w:val="0"/>
      <w:marRight w:val="0"/>
      <w:marTop w:val="0"/>
      <w:marBottom w:val="0"/>
      <w:divBdr>
        <w:top w:val="none" w:sz="0" w:space="0" w:color="auto"/>
        <w:left w:val="none" w:sz="0" w:space="0" w:color="auto"/>
        <w:bottom w:val="none" w:sz="0" w:space="0" w:color="auto"/>
        <w:right w:val="none" w:sz="0" w:space="0" w:color="auto"/>
      </w:divBdr>
    </w:div>
    <w:div w:id="1529952763">
      <w:bodyDiv w:val="1"/>
      <w:marLeft w:val="0"/>
      <w:marRight w:val="0"/>
      <w:marTop w:val="0"/>
      <w:marBottom w:val="0"/>
      <w:divBdr>
        <w:top w:val="none" w:sz="0" w:space="0" w:color="auto"/>
        <w:left w:val="none" w:sz="0" w:space="0" w:color="auto"/>
        <w:bottom w:val="none" w:sz="0" w:space="0" w:color="auto"/>
        <w:right w:val="none" w:sz="0" w:space="0" w:color="auto"/>
      </w:divBdr>
    </w:div>
    <w:div w:id="1568685948">
      <w:bodyDiv w:val="1"/>
      <w:marLeft w:val="0"/>
      <w:marRight w:val="0"/>
      <w:marTop w:val="0"/>
      <w:marBottom w:val="0"/>
      <w:divBdr>
        <w:top w:val="none" w:sz="0" w:space="0" w:color="auto"/>
        <w:left w:val="none" w:sz="0" w:space="0" w:color="auto"/>
        <w:bottom w:val="none" w:sz="0" w:space="0" w:color="auto"/>
        <w:right w:val="none" w:sz="0" w:space="0" w:color="auto"/>
      </w:divBdr>
    </w:div>
    <w:div w:id="1571185281">
      <w:bodyDiv w:val="1"/>
      <w:marLeft w:val="0"/>
      <w:marRight w:val="0"/>
      <w:marTop w:val="0"/>
      <w:marBottom w:val="0"/>
      <w:divBdr>
        <w:top w:val="none" w:sz="0" w:space="0" w:color="auto"/>
        <w:left w:val="none" w:sz="0" w:space="0" w:color="auto"/>
        <w:bottom w:val="none" w:sz="0" w:space="0" w:color="auto"/>
        <w:right w:val="none" w:sz="0" w:space="0" w:color="auto"/>
      </w:divBdr>
    </w:div>
    <w:div w:id="1673296632">
      <w:bodyDiv w:val="1"/>
      <w:marLeft w:val="0"/>
      <w:marRight w:val="0"/>
      <w:marTop w:val="0"/>
      <w:marBottom w:val="0"/>
      <w:divBdr>
        <w:top w:val="none" w:sz="0" w:space="0" w:color="auto"/>
        <w:left w:val="none" w:sz="0" w:space="0" w:color="auto"/>
        <w:bottom w:val="none" w:sz="0" w:space="0" w:color="auto"/>
        <w:right w:val="none" w:sz="0" w:space="0" w:color="auto"/>
      </w:divBdr>
    </w:div>
    <w:div w:id="1683898723">
      <w:bodyDiv w:val="1"/>
      <w:marLeft w:val="0"/>
      <w:marRight w:val="0"/>
      <w:marTop w:val="0"/>
      <w:marBottom w:val="0"/>
      <w:divBdr>
        <w:top w:val="none" w:sz="0" w:space="0" w:color="auto"/>
        <w:left w:val="none" w:sz="0" w:space="0" w:color="auto"/>
        <w:bottom w:val="none" w:sz="0" w:space="0" w:color="auto"/>
        <w:right w:val="none" w:sz="0" w:space="0" w:color="auto"/>
      </w:divBdr>
    </w:div>
    <w:div w:id="1708679356">
      <w:bodyDiv w:val="1"/>
      <w:marLeft w:val="0"/>
      <w:marRight w:val="0"/>
      <w:marTop w:val="0"/>
      <w:marBottom w:val="0"/>
      <w:divBdr>
        <w:top w:val="none" w:sz="0" w:space="0" w:color="auto"/>
        <w:left w:val="none" w:sz="0" w:space="0" w:color="auto"/>
        <w:bottom w:val="none" w:sz="0" w:space="0" w:color="auto"/>
        <w:right w:val="none" w:sz="0" w:space="0" w:color="auto"/>
      </w:divBdr>
    </w:div>
    <w:div w:id="1736051042">
      <w:bodyDiv w:val="1"/>
      <w:marLeft w:val="0"/>
      <w:marRight w:val="0"/>
      <w:marTop w:val="0"/>
      <w:marBottom w:val="0"/>
      <w:divBdr>
        <w:top w:val="none" w:sz="0" w:space="0" w:color="auto"/>
        <w:left w:val="none" w:sz="0" w:space="0" w:color="auto"/>
        <w:bottom w:val="none" w:sz="0" w:space="0" w:color="auto"/>
        <w:right w:val="none" w:sz="0" w:space="0" w:color="auto"/>
      </w:divBdr>
    </w:div>
    <w:div w:id="1744181671">
      <w:bodyDiv w:val="1"/>
      <w:marLeft w:val="0"/>
      <w:marRight w:val="0"/>
      <w:marTop w:val="0"/>
      <w:marBottom w:val="0"/>
      <w:divBdr>
        <w:top w:val="none" w:sz="0" w:space="0" w:color="auto"/>
        <w:left w:val="none" w:sz="0" w:space="0" w:color="auto"/>
        <w:bottom w:val="none" w:sz="0" w:space="0" w:color="auto"/>
        <w:right w:val="none" w:sz="0" w:space="0" w:color="auto"/>
      </w:divBdr>
    </w:div>
    <w:div w:id="1749110019">
      <w:bodyDiv w:val="1"/>
      <w:marLeft w:val="0"/>
      <w:marRight w:val="0"/>
      <w:marTop w:val="0"/>
      <w:marBottom w:val="0"/>
      <w:divBdr>
        <w:top w:val="none" w:sz="0" w:space="0" w:color="auto"/>
        <w:left w:val="none" w:sz="0" w:space="0" w:color="auto"/>
        <w:bottom w:val="none" w:sz="0" w:space="0" w:color="auto"/>
        <w:right w:val="none" w:sz="0" w:space="0" w:color="auto"/>
      </w:divBdr>
    </w:div>
    <w:div w:id="1806922763">
      <w:bodyDiv w:val="1"/>
      <w:marLeft w:val="0"/>
      <w:marRight w:val="0"/>
      <w:marTop w:val="0"/>
      <w:marBottom w:val="0"/>
      <w:divBdr>
        <w:top w:val="none" w:sz="0" w:space="0" w:color="auto"/>
        <w:left w:val="none" w:sz="0" w:space="0" w:color="auto"/>
        <w:bottom w:val="none" w:sz="0" w:space="0" w:color="auto"/>
        <w:right w:val="none" w:sz="0" w:space="0" w:color="auto"/>
      </w:divBdr>
    </w:div>
    <w:div w:id="1835679756">
      <w:bodyDiv w:val="1"/>
      <w:marLeft w:val="0"/>
      <w:marRight w:val="0"/>
      <w:marTop w:val="0"/>
      <w:marBottom w:val="0"/>
      <w:divBdr>
        <w:top w:val="none" w:sz="0" w:space="0" w:color="auto"/>
        <w:left w:val="none" w:sz="0" w:space="0" w:color="auto"/>
        <w:bottom w:val="none" w:sz="0" w:space="0" w:color="auto"/>
        <w:right w:val="none" w:sz="0" w:space="0" w:color="auto"/>
      </w:divBdr>
    </w:div>
    <w:div w:id="1852910960">
      <w:bodyDiv w:val="1"/>
      <w:marLeft w:val="0"/>
      <w:marRight w:val="0"/>
      <w:marTop w:val="0"/>
      <w:marBottom w:val="0"/>
      <w:divBdr>
        <w:top w:val="none" w:sz="0" w:space="0" w:color="auto"/>
        <w:left w:val="none" w:sz="0" w:space="0" w:color="auto"/>
        <w:bottom w:val="none" w:sz="0" w:space="0" w:color="auto"/>
        <w:right w:val="none" w:sz="0" w:space="0" w:color="auto"/>
      </w:divBdr>
    </w:div>
    <w:div w:id="1906835875">
      <w:bodyDiv w:val="1"/>
      <w:marLeft w:val="0"/>
      <w:marRight w:val="0"/>
      <w:marTop w:val="0"/>
      <w:marBottom w:val="0"/>
      <w:divBdr>
        <w:top w:val="none" w:sz="0" w:space="0" w:color="auto"/>
        <w:left w:val="none" w:sz="0" w:space="0" w:color="auto"/>
        <w:bottom w:val="none" w:sz="0" w:space="0" w:color="auto"/>
        <w:right w:val="none" w:sz="0" w:space="0" w:color="auto"/>
      </w:divBdr>
    </w:div>
    <w:div w:id="1919435399">
      <w:bodyDiv w:val="1"/>
      <w:marLeft w:val="0"/>
      <w:marRight w:val="0"/>
      <w:marTop w:val="0"/>
      <w:marBottom w:val="0"/>
      <w:divBdr>
        <w:top w:val="none" w:sz="0" w:space="0" w:color="auto"/>
        <w:left w:val="none" w:sz="0" w:space="0" w:color="auto"/>
        <w:bottom w:val="none" w:sz="0" w:space="0" w:color="auto"/>
        <w:right w:val="none" w:sz="0" w:space="0" w:color="auto"/>
      </w:divBdr>
      <w:divsChild>
        <w:div w:id="1829128320">
          <w:marLeft w:val="0"/>
          <w:marRight w:val="0"/>
          <w:marTop w:val="0"/>
          <w:marBottom w:val="0"/>
          <w:divBdr>
            <w:top w:val="none" w:sz="0" w:space="0" w:color="auto"/>
            <w:left w:val="none" w:sz="0" w:space="0" w:color="auto"/>
            <w:bottom w:val="none" w:sz="0" w:space="0" w:color="auto"/>
            <w:right w:val="none" w:sz="0" w:space="0" w:color="auto"/>
          </w:divBdr>
        </w:div>
      </w:divsChild>
    </w:div>
    <w:div w:id="1933972781">
      <w:bodyDiv w:val="1"/>
      <w:marLeft w:val="0"/>
      <w:marRight w:val="0"/>
      <w:marTop w:val="0"/>
      <w:marBottom w:val="0"/>
      <w:divBdr>
        <w:top w:val="none" w:sz="0" w:space="0" w:color="auto"/>
        <w:left w:val="none" w:sz="0" w:space="0" w:color="auto"/>
        <w:bottom w:val="none" w:sz="0" w:space="0" w:color="auto"/>
        <w:right w:val="none" w:sz="0" w:space="0" w:color="auto"/>
      </w:divBdr>
    </w:div>
    <w:div w:id="1944337414">
      <w:bodyDiv w:val="1"/>
      <w:marLeft w:val="0"/>
      <w:marRight w:val="0"/>
      <w:marTop w:val="0"/>
      <w:marBottom w:val="0"/>
      <w:divBdr>
        <w:top w:val="none" w:sz="0" w:space="0" w:color="auto"/>
        <w:left w:val="none" w:sz="0" w:space="0" w:color="auto"/>
        <w:bottom w:val="none" w:sz="0" w:space="0" w:color="auto"/>
        <w:right w:val="none" w:sz="0" w:space="0" w:color="auto"/>
      </w:divBdr>
      <w:divsChild>
        <w:div w:id="404882295">
          <w:marLeft w:val="274"/>
          <w:marRight w:val="0"/>
          <w:marTop w:val="0"/>
          <w:marBottom w:val="0"/>
          <w:divBdr>
            <w:top w:val="none" w:sz="0" w:space="0" w:color="auto"/>
            <w:left w:val="none" w:sz="0" w:space="0" w:color="auto"/>
            <w:bottom w:val="none" w:sz="0" w:space="0" w:color="auto"/>
            <w:right w:val="none" w:sz="0" w:space="0" w:color="auto"/>
          </w:divBdr>
        </w:div>
        <w:div w:id="1803234040">
          <w:marLeft w:val="274"/>
          <w:marRight w:val="0"/>
          <w:marTop w:val="0"/>
          <w:marBottom w:val="0"/>
          <w:divBdr>
            <w:top w:val="none" w:sz="0" w:space="0" w:color="auto"/>
            <w:left w:val="none" w:sz="0" w:space="0" w:color="auto"/>
            <w:bottom w:val="none" w:sz="0" w:space="0" w:color="auto"/>
            <w:right w:val="none" w:sz="0" w:space="0" w:color="auto"/>
          </w:divBdr>
        </w:div>
      </w:divsChild>
    </w:div>
    <w:div w:id="1950429649">
      <w:bodyDiv w:val="1"/>
      <w:marLeft w:val="0"/>
      <w:marRight w:val="0"/>
      <w:marTop w:val="0"/>
      <w:marBottom w:val="0"/>
      <w:divBdr>
        <w:top w:val="none" w:sz="0" w:space="0" w:color="auto"/>
        <w:left w:val="none" w:sz="0" w:space="0" w:color="auto"/>
        <w:bottom w:val="none" w:sz="0" w:space="0" w:color="auto"/>
        <w:right w:val="none" w:sz="0" w:space="0" w:color="auto"/>
      </w:divBdr>
    </w:div>
    <w:div w:id="1963681753">
      <w:bodyDiv w:val="1"/>
      <w:marLeft w:val="0"/>
      <w:marRight w:val="0"/>
      <w:marTop w:val="0"/>
      <w:marBottom w:val="0"/>
      <w:divBdr>
        <w:top w:val="none" w:sz="0" w:space="0" w:color="auto"/>
        <w:left w:val="none" w:sz="0" w:space="0" w:color="auto"/>
        <w:bottom w:val="none" w:sz="0" w:space="0" w:color="auto"/>
        <w:right w:val="none" w:sz="0" w:space="0" w:color="auto"/>
      </w:divBdr>
    </w:div>
    <w:div w:id="1974359359">
      <w:bodyDiv w:val="1"/>
      <w:marLeft w:val="0"/>
      <w:marRight w:val="0"/>
      <w:marTop w:val="0"/>
      <w:marBottom w:val="0"/>
      <w:divBdr>
        <w:top w:val="none" w:sz="0" w:space="0" w:color="auto"/>
        <w:left w:val="none" w:sz="0" w:space="0" w:color="auto"/>
        <w:bottom w:val="none" w:sz="0" w:space="0" w:color="auto"/>
        <w:right w:val="none" w:sz="0" w:space="0" w:color="auto"/>
      </w:divBdr>
      <w:divsChild>
        <w:div w:id="1097363900">
          <w:marLeft w:val="0"/>
          <w:marRight w:val="0"/>
          <w:marTop w:val="0"/>
          <w:marBottom w:val="0"/>
          <w:divBdr>
            <w:top w:val="none" w:sz="0" w:space="0" w:color="auto"/>
            <w:left w:val="none" w:sz="0" w:space="0" w:color="auto"/>
            <w:bottom w:val="none" w:sz="0" w:space="0" w:color="auto"/>
            <w:right w:val="none" w:sz="0" w:space="0" w:color="auto"/>
          </w:divBdr>
        </w:div>
      </w:divsChild>
    </w:div>
    <w:div w:id="2013674806">
      <w:bodyDiv w:val="1"/>
      <w:marLeft w:val="0"/>
      <w:marRight w:val="0"/>
      <w:marTop w:val="0"/>
      <w:marBottom w:val="0"/>
      <w:divBdr>
        <w:top w:val="none" w:sz="0" w:space="0" w:color="auto"/>
        <w:left w:val="none" w:sz="0" w:space="0" w:color="auto"/>
        <w:bottom w:val="none" w:sz="0" w:space="0" w:color="auto"/>
        <w:right w:val="none" w:sz="0" w:space="0" w:color="auto"/>
      </w:divBdr>
      <w:divsChild>
        <w:div w:id="1348142507">
          <w:marLeft w:val="0"/>
          <w:marRight w:val="0"/>
          <w:marTop w:val="0"/>
          <w:marBottom w:val="0"/>
          <w:divBdr>
            <w:top w:val="none" w:sz="0" w:space="0" w:color="auto"/>
            <w:left w:val="none" w:sz="0" w:space="0" w:color="auto"/>
            <w:bottom w:val="none" w:sz="0" w:space="0" w:color="auto"/>
            <w:right w:val="none" w:sz="0" w:space="0" w:color="auto"/>
          </w:divBdr>
        </w:div>
      </w:divsChild>
    </w:div>
    <w:div w:id="2023360171">
      <w:bodyDiv w:val="1"/>
      <w:marLeft w:val="0"/>
      <w:marRight w:val="0"/>
      <w:marTop w:val="0"/>
      <w:marBottom w:val="0"/>
      <w:divBdr>
        <w:top w:val="none" w:sz="0" w:space="0" w:color="auto"/>
        <w:left w:val="none" w:sz="0" w:space="0" w:color="auto"/>
        <w:bottom w:val="none" w:sz="0" w:space="0" w:color="auto"/>
        <w:right w:val="none" w:sz="0" w:space="0" w:color="auto"/>
      </w:divBdr>
    </w:div>
    <w:div w:id="2025477932">
      <w:bodyDiv w:val="1"/>
      <w:marLeft w:val="0"/>
      <w:marRight w:val="0"/>
      <w:marTop w:val="0"/>
      <w:marBottom w:val="0"/>
      <w:divBdr>
        <w:top w:val="none" w:sz="0" w:space="0" w:color="auto"/>
        <w:left w:val="none" w:sz="0" w:space="0" w:color="auto"/>
        <w:bottom w:val="none" w:sz="0" w:space="0" w:color="auto"/>
        <w:right w:val="none" w:sz="0" w:space="0" w:color="auto"/>
      </w:divBdr>
      <w:divsChild>
        <w:div w:id="1584408648">
          <w:marLeft w:val="0"/>
          <w:marRight w:val="0"/>
          <w:marTop w:val="0"/>
          <w:marBottom w:val="0"/>
          <w:divBdr>
            <w:top w:val="none" w:sz="0" w:space="0" w:color="auto"/>
            <w:left w:val="none" w:sz="0" w:space="0" w:color="auto"/>
            <w:bottom w:val="none" w:sz="0" w:space="0" w:color="auto"/>
            <w:right w:val="none" w:sz="0" w:space="0" w:color="auto"/>
          </w:divBdr>
        </w:div>
      </w:divsChild>
    </w:div>
    <w:div w:id="2030984330">
      <w:bodyDiv w:val="1"/>
      <w:marLeft w:val="0"/>
      <w:marRight w:val="0"/>
      <w:marTop w:val="0"/>
      <w:marBottom w:val="0"/>
      <w:divBdr>
        <w:top w:val="none" w:sz="0" w:space="0" w:color="auto"/>
        <w:left w:val="none" w:sz="0" w:space="0" w:color="auto"/>
        <w:bottom w:val="none" w:sz="0" w:space="0" w:color="auto"/>
        <w:right w:val="none" w:sz="0" w:space="0" w:color="auto"/>
      </w:divBdr>
    </w:div>
    <w:div w:id="2057852997">
      <w:bodyDiv w:val="1"/>
      <w:marLeft w:val="0"/>
      <w:marRight w:val="0"/>
      <w:marTop w:val="0"/>
      <w:marBottom w:val="0"/>
      <w:divBdr>
        <w:top w:val="none" w:sz="0" w:space="0" w:color="auto"/>
        <w:left w:val="none" w:sz="0" w:space="0" w:color="auto"/>
        <w:bottom w:val="none" w:sz="0" w:space="0" w:color="auto"/>
        <w:right w:val="none" w:sz="0" w:space="0" w:color="auto"/>
      </w:divBdr>
    </w:div>
    <w:div w:id="2063945526">
      <w:bodyDiv w:val="1"/>
      <w:marLeft w:val="0"/>
      <w:marRight w:val="0"/>
      <w:marTop w:val="0"/>
      <w:marBottom w:val="0"/>
      <w:divBdr>
        <w:top w:val="none" w:sz="0" w:space="0" w:color="auto"/>
        <w:left w:val="none" w:sz="0" w:space="0" w:color="auto"/>
        <w:bottom w:val="none" w:sz="0" w:space="0" w:color="auto"/>
        <w:right w:val="none" w:sz="0" w:space="0" w:color="auto"/>
      </w:divBdr>
    </w:div>
    <w:div w:id="2069068017">
      <w:bodyDiv w:val="1"/>
      <w:marLeft w:val="0"/>
      <w:marRight w:val="0"/>
      <w:marTop w:val="0"/>
      <w:marBottom w:val="0"/>
      <w:divBdr>
        <w:top w:val="none" w:sz="0" w:space="0" w:color="auto"/>
        <w:left w:val="none" w:sz="0" w:space="0" w:color="auto"/>
        <w:bottom w:val="none" w:sz="0" w:space="0" w:color="auto"/>
        <w:right w:val="none" w:sz="0" w:space="0" w:color="auto"/>
      </w:divBdr>
      <w:divsChild>
        <w:div w:id="412432514">
          <w:marLeft w:val="0"/>
          <w:marRight w:val="0"/>
          <w:marTop w:val="0"/>
          <w:marBottom w:val="0"/>
          <w:divBdr>
            <w:top w:val="none" w:sz="0" w:space="0" w:color="auto"/>
            <w:left w:val="none" w:sz="0" w:space="0" w:color="auto"/>
            <w:bottom w:val="none" w:sz="0" w:space="0" w:color="auto"/>
            <w:right w:val="none" w:sz="0" w:space="0" w:color="auto"/>
          </w:divBdr>
        </w:div>
      </w:divsChild>
    </w:div>
    <w:div w:id="2089038847">
      <w:bodyDiv w:val="1"/>
      <w:marLeft w:val="0"/>
      <w:marRight w:val="0"/>
      <w:marTop w:val="0"/>
      <w:marBottom w:val="0"/>
      <w:divBdr>
        <w:top w:val="none" w:sz="0" w:space="0" w:color="auto"/>
        <w:left w:val="none" w:sz="0" w:space="0" w:color="auto"/>
        <w:bottom w:val="none" w:sz="0" w:space="0" w:color="auto"/>
        <w:right w:val="none" w:sz="0" w:space="0" w:color="auto"/>
      </w:divBdr>
    </w:div>
    <w:div w:id="2094617442">
      <w:bodyDiv w:val="1"/>
      <w:marLeft w:val="0"/>
      <w:marRight w:val="0"/>
      <w:marTop w:val="0"/>
      <w:marBottom w:val="0"/>
      <w:divBdr>
        <w:top w:val="none" w:sz="0" w:space="0" w:color="auto"/>
        <w:left w:val="none" w:sz="0" w:space="0" w:color="auto"/>
        <w:bottom w:val="none" w:sz="0" w:space="0" w:color="auto"/>
        <w:right w:val="none" w:sz="0" w:space="0" w:color="auto"/>
      </w:divBdr>
      <w:divsChild>
        <w:div w:id="601694457">
          <w:marLeft w:val="0"/>
          <w:marRight w:val="0"/>
          <w:marTop w:val="0"/>
          <w:marBottom w:val="0"/>
          <w:divBdr>
            <w:top w:val="none" w:sz="0" w:space="0" w:color="auto"/>
            <w:left w:val="none" w:sz="0" w:space="0" w:color="auto"/>
            <w:bottom w:val="none" w:sz="0" w:space="0" w:color="auto"/>
            <w:right w:val="none" w:sz="0" w:space="0" w:color="auto"/>
          </w:divBdr>
        </w:div>
      </w:divsChild>
    </w:div>
    <w:div w:id="2097314194">
      <w:bodyDiv w:val="1"/>
      <w:marLeft w:val="0"/>
      <w:marRight w:val="0"/>
      <w:marTop w:val="0"/>
      <w:marBottom w:val="0"/>
      <w:divBdr>
        <w:top w:val="none" w:sz="0" w:space="0" w:color="auto"/>
        <w:left w:val="none" w:sz="0" w:space="0" w:color="auto"/>
        <w:bottom w:val="none" w:sz="0" w:space="0" w:color="auto"/>
        <w:right w:val="none" w:sz="0" w:space="0" w:color="auto"/>
      </w:divBdr>
    </w:div>
    <w:div w:id="2114862711">
      <w:bodyDiv w:val="1"/>
      <w:marLeft w:val="0"/>
      <w:marRight w:val="0"/>
      <w:marTop w:val="0"/>
      <w:marBottom w:val="0"/>
      <w:divBdr>
        <w:top w:val="none" w:sz="0" w:space="0" w:color="auto"/>
        <w:left w:val="none" w:sz="0" w:space="0" w:color="auto"/>
        <w:bottom w:val="none" w:sz="0" w:space="0" w:color="auto"/>
        <w:right w:val="none" w:sz="0" w:space="0" w:color="auto"/>
      </w:divBdr>
    </w:div>
    <w:div w:id="213536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R-project.org/"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8b29e2-e056-46d7-9f03-f58d1622412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756E07B8C6FDF4AA9C8148FCBB0BCEE" ma:contentTypeVersion="12" ma:contentTypeDescription="Create a new document." ma:contentTypeScope="" ma:versionID="057d2fbd1687e8c210c5a6a6201cde5d">
  <xsd:schema xmlns:xsd="http://www.w3.org/2001/XMLSchema" xmlns:xs="http://www.w3.org/2001/XMLSchema" xmlns:p="http://schemas.microsoft.com/office/2006/metadata/properties" xmlns:ns3="048b29e2-e056-46d7-9f03-f58d16224128" targetNamespace="http://schemas.microsoft.com/office/2006/metadata/properties" ma:root="true" ma:fieldsID="765bbdb8524b9f11acc914f1b8cea95b" ns3:_="">
    <xsd:import namespace="048b29e2-e056-46d7-9f03-f58d1622412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8b29e2-e056-46d7-9f03-f58d162241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70EB22-0CAE-4434-9640-9CACC0AEC9B2}">
  <ds:schemaRefs>
    <ds:schemaRef ds:uri="http://schemas.microsoft.com/office/2006/metadata/properties"/>
    <ds:schemaRef ds:uri="http://schemas.microsoft.com/office/infopath/2007/PartnerControls"/>
    <ds:schemaRef ds:uri="048b29e2-e056-46d7-9f03-f58d16224128"/>
  </ds:schemaRefs>
</ds:datastoreItem>
</file>

<file path=customXml/itemProps2.xml><?xml version="1.0" encoding="utf-8"?>
<ds:datastoreItem xmlns:ds="http://schemas.openxmlformats.org/officeDocument/2006/customXml" ds:itemID="{F829C8B4-BF74-4C9A-8126-4D8E4BCFB923}">
  <ds:schemaRefs>
    <ds:schemaRef ds:uri="http://schemas.openxmlformats.org/officeDocument/2006/bibliography"/>
  </ds:schemaRefs>
</ds:datastoreItem>
</file>

<file path=customXml/itemProps3.xml><?xml version="1.0" encoding="utf-8"?>
<ds:datastoreItem xmlns:ds="http://schemas.openxmlformats.org/officeDocument/2006/customXml" ds:itemID="{4441B1BD-B813-4BFB-8508-1108FA2AC9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8b29e2-e056-46d7-9f03-f58d162241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1CF663-4369-4A91-A79D-6A364B8979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28</Pages>
  <Words>7472</Words>
  <Characters>42592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Wags</dc:creator>
  <cp:keywords/>
  <dc:description/>
  <cp:lastModifiedBy>Anderson, Riley Morgan</cp:lastModifiedBy>
  <cp:revision>4</cp:revision>
  <dcterms:created xsi:type="dcterms:W3CDTF">2025-12-09T17:30:00Z</dcterms:created>
  <dcterms:modified xsi:type="dcterms:W3CDTF">2025-12-09T18:58:00Z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0x0101000756E07B8C6FDF4AA9C8148FCBB0BCEE</vt:lpwstr>
  </property>
</Properties>
</file>